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B6F08" w14:textId="44C44B82" w:rsidR="004539A2" w:rsidRPr="00157F8E" w:rsidRDefault="004539A2" w:rsidP="004539A2">
      <w:pPr>
        <w:spacing w:line="480" w:lineRule="auto"/>
        <w:rPr>
          <w:b/>
        </w:rPr>
      </w:pPr>
      <w:bookmarkStart w:id="0" w:name="_GoBack"/>
      <w:bookmarkEnd w:id="0"/>
      <w:r w:rsidRPr="00157F8E">
        <w:rPr>
          <w:b/>
        </w:rPr>
        <w:t>Nanopore Direct RNA Sequencing Maps the Arabidopsis m</w:t>
      </w:r>
      <w:r w:rsidRPr="00157F8E">
        <w:rPr>
          <w:b/>
          <w:vertAlign w:val="superscript"/>
        </w:rPr>
        <w:t>6</w:t>
      </w:r>
      <w:r w:rsidRPr="00157F8E">
        <w:rPr>
          <w:b/>
        </w:rPr>
        <w:t xml:space="preserve">A </w:t>
      </w:r>
      <w:proofErr w:type="spellStart"/>
      <w:r w:rsidRPr="00157F8E">
        <w:rPr>
          <w:b/>
        </w:rPr>
        <w:t>Epitranscriptome</w:t>
      </w:r>
      <w:proofErr w:type="spellEnd"/>
    </w:p>
    <w:p w14:paraId="686F412C" w14:textId="0D35AE92" w:rsidR="004539A2" w:rsidRPr="00FE0A4A" w:rsidRDefault="004539A2" w:rsidP="004539A2">
      <w:pPr>
        <w:spacing w:line="480" w:lineRule="auto"/>
        <w:rPr>
          <w:sz w:val="22"/>
          <w:szCs w:val="22"/>
        </w:rPr>
      </w:pPr>
    </w:p>
    <w:p w14:paraId="5F76C3EB" w14:textId="77777777" w:rsidR="002C5BD2" w:rsidRPr="00FE0A4A" w:rsidRDefault="002C5BD2" w:rsidP="004539A2">
      <w:pPr>
        <w:spacing w:line="480" w:lineRule="auto"/>
        <w:rPr>
          <w:sz w:val="22"/>
          <w:szCs w:val="22"/>
        </w:rPr>
      </w:pPr>
    </w:p>
    <w:p w14:paraId="7FF47F99" w14:textId="11464BFA" w:rsidR="004539A2" w:rsidRPr="00FE0A4A" w:rsidRDefault="004539A2" w:rsidP="004539A2">
      <w:pPr>
        <w:spacing w:line="480" w:lineRule="auto"/>
        <w:rPr>
          <w:sz w:val="22"/>
          <w:szCs w:val="22"/>
          <w:vertAlign w:val="superscript"/>
        </w:rPr>
      </w:pPr>
      <w:r w:rsidRPr="00FE0A4A">
        <w:rPr>
          <w:sz w:val="22"/>
          <w:szCs w:val="22"/>
        </w:rPr>
        <w:t>Matthew T. Parker</w:t>
      </w:r>
      <w:r w:rsidRPr="00FE0A4A">
        <w:rPr>
          <w:sz w:val="22"/>
          <w:szCs w:val="22"/>
          <w:vertAlign w:val="superscript"/>
        </w:rPr>
        <w:t>1</w:t>
      </w:r>
      <w:r w:rsidR="006C202E" w:rsidRPr="713E80AB">
        <w:rPr>
          <w:rFonts w:ascii="Calibri" w:hAnsi="Calibri" w:cs="Calibri"/>
          <w:sz w:val="22"/>
          <w:szCs w:val="22"/>
          <w:vertAlign w:val="superscript"/>
        </w:rPr>
        <w:t>†</w:t>
      </w:r>
      <w:r w:rsidR="713E80AB" w:rsidRPr="713E80AB">
        <w:rPr>
          <w:sz w:val="22"/>
          <w:szCs w:val="22"/>
        </w:rPr>
        <w:t>,</w:t>
      </w:r>
      <w:r w:rsidRPr="00FE0A4A">
        <w:rPr>
          <w:sz w:val="22"/>
          <w:szCs w:val="22"/>
        </w:rPr>
        <w:t xml:space="preserve"> Katarzyna Knop</w:t>
      </w:r>
      <w:r w:rsidRPr="00FE0A4A">
        <w:rPr>
          <w:sz w:val="22"/>
          <w:szCs w:val="22"/>
          <w:vertAlign w:val="superscript"/>
        </w:rPr>
        <w:t>1</w:t>
      </w:r>
      <w:r w:rsidR="006C202E" w:rsidRPr="713E80AB">
        <w:rPr>
          <w:rFonts w:ascii="Calibri" w:hAnsi="Calibri" w:cs="Calibri"/>
          <w:sz w:val="22"/>
          <w:szCs w:val="22"/>
          <w:vertAlign w:val="superscript"/>
        </w:rPr>
        <w:t>†</w:t>
      </w:r>
      <w:r w:rsidR="713E80AB" w:rsidRPr="713E80AB">
        <w:rPr>
          <w:sz w:val="22"/>
          <w:szCs w:val="22"/>
        </w:rPr>
        <w:t>,</w:t>
      </w:r>
      <w:r w:rsidRPr="00FE0A4A">
        <w:rPr>
          <w:sz w:val="22"/>
          <w:szCs w:val="22"/>
        </w:rPr>
        <w:t xml:space="preserve"> </w:t>
      </w:r>
      <w:r w:rsidR="3E313163" w:rsidRPr="3E313163">
        <w:rPr>
          <w:sz w:val="22"/>
          <w:szCs w:val="22"/>
        </w:rPr>
        <w:t>Anna</w:t>
      </w:r>
      <w:r w:rsidRPr="00FE0A4A">
        <w:rPr>
          <w:sz w:val="22"/>
          <w:szCs w:val="22"/>
        </w:rPr>
        <w:t xml:space="preserve"> V. Sherwood</w:t>
      </w:r>
      <w:r w:rsidRPr="00FE0A4A">
        <w:rPr>
          <w:sz w:val="22"/>
          <w:szCs w:val="22"/>
          <w:vertAlign w:val="superscript"/>
        </w:rPr>
        <w:t>1</w:t>
      </w:r>
      <w:r>
        <w:rPr>
          <w:rFonts w:ascii="Calibri" w:hAnsi="Calibri" w:cs="Calibri"/>
          <w:sz w:val="22"/>
          <w:szCs w:val="22"/>
          <w:vertAlign w:val="superscript"/>
        </w:rPr>
        <w:t>†</w:t>
      </w:r>
      <w:r w:rsidRPr="00FE0A4A">
        <w:rPr>
          <w:sz w:val="22"/>
          <w:szCs w:val="22"/>
        </w:rPr>
        <w:t>, Nicholas J. Schurch</w:t>
      </w:r>
      <w:r w:rsidRPr="00FE0A4A">
        <w:rPr>
          <w:sz w:val="22"/>
          <w:szCs w:val="22"/>
          <w:vertAlign w:val="superscript"/>
        </w:rPr>
        <w:t>1</w:t>
      </w:r>
      <w:r w:rsidR="006C202E" w:rsidRPr="713E80AB">
        <w:rPr>
          <w:rFonts w:ascii="Calibri" w:hAnsi="Calibri" w:cs="Calibri"/>
          <w:sz w:val="22"/>
          <w:szCs w:val="22"/>
          <w:vertAlign w:val="superscript"/>
        </w:rPr>
        <w:t>†</w:t>
      </w:r>
      <w:r w:rsidR="713E80AB" w:rsidRPr="713E80AB">
        <w:rPr>
          <w:rFonts w:ascii="Calibri" w:hAnsi="Calibri" w:cs="Calibri"/>
          <w:sz w:val="22"/>
          <w:szCs w:val="22"/>
          <w:vertAlign w:val="superscript"/>
        </w:rPr>
        <w:t>‡</w:t>
      </w:r>
      <w:r w:rsidR="713E80AB" w:rsidRPr="713E80AB">
        <w:rPr>
          <w:sz w:val="22"/>
          <w:szCs w:val="22"/>
        </w:rPr>
        <w:t>,</w:t>
      </w:r>
      <w:r w:rsidRPr="00FE0A4A">
        <w:rPr>
          <w:sz w:val="22"/>
          <w:szCs w:val="22"/>
        </w:rPr>
        <w:t xml:space="preserve"> Katarzyna Mackinnon</w:t>
      </w:r>
      <w:r w:rsidRPr="00FE0A4A">
        <w:rPr>
          <w:sz w:val="22"/>
          <w:szCs w:val="22"/>
          <w:vertAlign w:val="superscript"/>
        </w:rPr>
        <w:t>1</w:t>
      </w:r>
      <w:r w:rsidRPr="00FE0A4A">
        <w:rPr>
          <w:sz w:val="22"/>
          <w:szCs w:val="22"/>
        </w:rPr>
        <w:t xml:space="preserve">, </w:t>
      </w:r>
      <w:commentRangeStart w:id="1"/>
      <w:r w:rsidRPr="00FE0A4A">
        <w:rPr>
          <w:sz w:val="22"/>
          <w:szCs w:val="22"/>
        </w:rPr>
        <w:t xml:space="preserve">Peter </w:t>
      </w:r>
      <w:r w:rsidR="713E80AB" w:rsidRPr="713E80AB">
        <w:rPr>
          <w:sz w:val="22"/>
          <w:szCs w:val="22"/>
        </w:rPr>
        <w:t>D</w:t>
      </w:r>
      <w:r w:rsidRPr="00FE0A4A">
        <w:rPr>
          <w:sz w:val="22"/>
          <w:szCs w:val="22"/>
        </w:rPr>
        <w:t>. Gould</w:t>
      </w:r>
      <w:r w:rsidRPr="00FE0A4A">
        <w:rPr>
          <w:sz w:val="22"/>
          <w:szCs w:val="22"/>
          <w:vertAlign w:val="superscript"/>
        </w:rPr>
        <w:t>2</w:t>
      </w:r>
      <w:r w:rsidRPr="00FE0A4A">
        <w:rPr>
          <w:sz w:val="22"/>
          <w:szCs w:val="22"/>
        </w:rPr>
        <w:t>, Anthony Hall</w:t>
      </w:r>
      <w:r w:rsidRPr="00FE0A4A">
        <w:rPr>
          <w:sz w:val="22"/>
          <w:szCs w:val="22"/>
          <w:vertAlign w:val="superscript"/>
        </w:rPr>
        <w:t>3</w:t>
      </w:r>
      <w:commentRangeEnd w:id="1"/>
      <w:r>
        <w:rPr>
          <w:rStyle w:val="CommentReference"/>
        </w:rPr>
        <w:commentReference w:id="1"/>
      </w:r>
      <w:r w:rsidRPr="00FE0A4A">
        <w:rPr>
          <w:sz w:val="22"/>
          <w:szCs w:val="22"/>
        </w:rPr>
        <w:t>, Geoffrey J. Barton</w:t>
      </w:r>
      <w:r w:rsidRPr="00FE0A4A">
        <w:rPr>
          <w:sz w:val="22"/>
          <w:szCs w:val="22"/>
          <w:vertAlign w:val="superscript"/>
        </w:rPr>
        <w:t>1</w:t>
      </w:r>
      <w:r w:rsidR="002C2C05" w:rsidRPr="713E80AB">
        <w:rPr>
          <w:sz w:val="22"/>
          <w:szCs w:val="22"/>
          <w:vertAlign w:val="superscript"/>
        </w:rPr>
        <w:t>*</w:t>
      </w:r>
      <w:r w:rsidRPr="00FE0A4A">
        <w:rPr>
          <w:sz w:val="22"/>
          <w:szCs w:val="22"/>
        </w:rPr>
        <w:t xml:space="preserve"> and Gordon G. Simpson</w:t>
      </w:r>
      <w:r w:rsidRPr="00FE0A4A">
        <w:rPr>
          <w:sz w:val="22"/>
          <w:szCs w:val="22"/>
          <w:vertAlign w:val="superscript"/>
        </w:rPr>
        <w:t>1,4*</w:t>
      </w:r>
    </w:p>
    <w:p w14:paraId="61D01414" w14:textId="77777777" w:rsidR="004539A2" w:rsidRPr="00FE0A4A" w:rsidRDefault="004539A2" w:rsidP="004539A2">
      <w:pPr>
        <w:spacing w:line="480" w:lineRule="auto"/>
        <w:rPr>
          <w:sz w:val="22"/>
          <w:szCs w:val="22"/>
        </w:rPr>
      </w:pPr>
    </w:p>
    <w:p w14:paraId="4F5D346A" w14:textId="552FD4DC" w:rsidR="004539A2" w:rsidRPr="00FE0A4A" w:rsidRDefault="004539A2" w:rsidP="004539A2">
      <w:pPr>
        <w:pStyle w:val="ListParagraph"/>
        <w:spacing w:line="480" w:lineRule="auto"/>
        <w:ind w:left="0"/>
      </w:pPr>
      <w:r w:rsidRPr="00FE0A4A">
        <w:rPr>
          <w:vertAlign w:val="superscript"/>
        </w:rPr>
        <w:t>1</w:t>
      </w:r>
      <w:r w:rsidRPr="00FE0A4A">
        <w:t>School of Life Sciences, University of Dundee, Dow Street, Dundee DD1 5EH, UK</w:t>
      </w:r>
    </w:p>
    <w:p w14:paraId="3C7FAD97" w14:textId="56BB2619" w:rsidR="004539A2" w:rsidRPr="00FE0A4A" w:rsidRDefault="004539A2" w:rsidP="4979BB12">
      <w:pPr>
        <w:pStyle w:val="ListParagraph"/>
        <w:spacing w:line="480" w:lineRule="auto"/>
        <w:ind w:left="0"/>
        <w:rPr>
          <w:rFonts w:eastAsia="Times New Roman"/>
        </w:rPr>
      </w:pPr>
      <w:r w:rsidRPr="4979BB12">
        <w:rPr>
          <w:vertAlign w:val="superscript"/>
        </w:rPr>
        <w:t>2</w:t>
      </w:r>
      <w:r w:rsidRPr="00FE0A4A">
        <w:t>Institute of Integrative Biology, University of Liverpool, Crown Street, Liverpool, L69 7ZB, UK</w:t>
      </w:r>
    </w:p>
    <w:p w14:paraId="15D4CEC4" w14:textId="77777777" w:rsidR="004539A2" w:rsidRPr="00FE0A4A" w:rsidRDefault="004539A2" w:rsidP="4979BB12">
      <w:pPr>
        <w:pStyle w:val="ListParagraph"/>
        <w:spacing w:line="480" w:lineRule="auto"/>
        <w:ind w:left="0"/>
        <w:rPr>
          <w:rFonts w:eastAsia="Times New Roman"/>
        </w:rPr>
      </w:pPr>
      <w:r w:rsidRPr="4979BB12">
        <w:rPr>
          <w:rFonts w:eastAsia="Times New Roman"/>
          <w:color w:val="000000"/>
          <w:bdr w:val="none" w:sz="0" w:space="0" w:color="auto" w:frame="1"/>
          <w:vertAlign w:val="superscript"/>
        </w:rPr>
        <w:t>3</w:t>
      </w:r>
      <w:r w:rsidRPr="4979BB12">
        <w:rPr>
          <w:rFonts w:eastAsia="Times New Roman"/>
          <w:color w:val="000000"/>
          <w:bdr w:val="none" w:sz="0" w:space="0" w:color="auto" w:frame="1"/>
        </w:rPr>
        <w:t xml:space="preserve">Earlham Institute, </w:t>
      </w:r>
      <w:r w:rsidRPr="4979BB12">
        <w:rPr>
          <w:rFonts w:eastAsia="Times New Roman"/>
          <w:color w:val="000000"/>
          <w:shd w:val="clear" w:color="auto" w:fill="FFFFFF"/>
        </w:rPr>
        <w:t>Norwich Research Park, Norwich, NR4 7UZ, UK</w:t>
      </w:r>
    </w:p>
    <w:p w14:paraId="66DACAC5" w14:textId="192184E5" w:rsidR="004539A2" w:rsidRPr="00FE0A4A" w:rsidRDefault="004539A2" w:rsidP="4979BB12">
      <w:pPr>
        <w:pStyle w:val="ListParagraph"/>
        <w:spacing w:line="480" w:lineRule="auto"/>
        <w:ind w:left="0"/>
        <w:rPr>
          <w:rFonts w:eastAsia="Times New Roman"/>
        </w:rPr>
      </w:pPr>
      <w:r w:rsidRPr="4979BB12">
        <w:rPr>
          <w:rFonts w:eastAsia="Times New Roman"/>
          <w:vertAlign w:val="superscript"/>
        </w:rPr>
        <w:t>4</w:t>
      </w:r>
      <w:r w:rsidRPr="4979BB12">
        <w:rPr>
          <w:rFonts w:eastAsia="Times New Roman"/>
        </w:rPr>
        <w:t xml:space="preserve">James Hutton Institute, </w:t>
      </w:r>
      <w:proofErr w:type="spellStart"/>
      <w:r w:rsidRPr="4979BB12">
        <w:rPr>
          <w:rFonts w:eastAsia="Times New Roman"/>
        </w:rPr>
        <w:t>Invergowrie</w:t>
      </w:r>
      <w:proofErr w:type="spellEnd"/>
      <w:r w:rsidRPr="4979BB12">
        <w:rPr>
          <w:rFonts w:eastAsia="Times New Roman"/>
        </w:rPr>
        <w:t>, DD2 5DA, UK</w:t>
      </w:r>
    </w:p>
    <w:p w14:paraId="3137B48A" w14:textId="77777777" w:rsidR="00F733B5" w:rsidRDefault="00F733B5" w:rsidP="00F55785">
      <w:pPr>
        <w:pStyle w:val="ListParagraph"/>
        <w:spacing w:line="480" w:lineRule="auto"/>
        <w:ind w:left="0"/>
        <w:rPr>
          <w:rFonts w:ascii="Calibri" w:hAnsi="Calibri" w:cs="Calibri"/>
          <w:vertAlign w:val="superscript"/>
        </w:rPr>
      </w:pPr>
    </w:p>
    <w:p w14:paraId="592DAFFA" w14:textId="1AA7C4DB" w:rsidR="00F55785" w:rsidRDefault="00F55785" w:rsidP="00F55785">
      <w:pPr>
        <w:pStyle w:val="ListParagraph"/>
        <w:spacing w:line="480" w:lineRule="auto"/>
        <w:ind w:left="0"/>
        <w:rPr>
          <w:rFonts w:ascii="Calibri" w:hAnsi="Calibri" w:cs="Calibri"/>
        </w:rPr>
      </w:pPr>
      <w:r w:rsidRPr="713E80AB">
        <w:rPr>
          <w:rFonts w:ascii="Calibri" w:hAnsi="Calibri" w:cs="Calibri"/>
          <w:vertAlign w:val="superscript"/>
        </w:rPr>
        <w:t>†</w:t>
      </w:r>
      <w:r>
        <w:rPr>
          <w:rFonts w:ascii="Calibri" w:hAnsi="Calibri" w:cs="Calibri"/>
        </w:rPr>
        <w:t>Contributed equally</w:t>
      </w:r>
    </w:p>
    <w:p w14:paraId="4D6552A5" w14:textId="7511D1F4" w:rsidR="004539A2" w:rsidRDefault="004539A2" w:rsidP="004539A2">
      <w:pPr>
        <w:pStyle w:val="ListParagraph"/>
        <w:spacing w:line="480" w:lineRule="auto"/>
        <w:ind w:left="0"/>
        <w:rPr>
          <w:rFonts w:eastAsia="Times New Roman"/>
        </w:rPr>
      </w:pPr>
    </w:p>
    <w:p w14:paraId="1B2C4594" w14:textId="260F8571" w:rsidR="004539A2" w:rsidRPr="00FE0A4A" w:rsidRDefault="004539A2" w:rsidP="004539A2">
      <w:pPr>
        <w:pStyle w:val="ListParagraph"/>
        <w:spacing w:line="480" w:lineRule="auto"/>
        <w:ind w:left="0"/>
      </w:pPr>
      <w:r w:rsidRPr="00FE0A4A">
        <w:rPr>
          <w:vertAlign w:val="superscript"/>
        </w:rPr>
        <w:t>*</w:t>
      </w:r>
      <w:r w:rsidRPr="00FE0A4A">
        <w:t xml:space="preserve">Correspondence: </w:t>
      </w:r>
      <w:hyperlink r:id="rId11">
        <w:r w:rsidR="4979BB12" w:rsidRPr="4979BB12">
          <w:rPr>
            <w:rStyle w:val="Hyperlink"/>
          </w:rPr>
          <w:t>g.g.simpson@dundee.ac.uk</w:t>
        </w:r>
      </w:hyperlink>
      <w:r w:rsidR="4979BB12">
        <w:t xml:space="preserve"> </w:t>
      </w:r>
      <w:r w:rsidR="002C2C05">
        <w:t xml:space="preserve">; </w:t>
      </w:r>
      <w:hyperlink r:id="rId12" w:history="1">
        <w:r w:rsidR="001A13D8" w:rsidRPr="00830DE2">
          <w:rPr>
            <w:rStyle w:val="Hyperlink"/>
          </w:rPr>
          <w:t>g.j.barton@dundee.ac.uk</w:t>
        </w:r>
      </w:hyperlink>
    </w:p>
    <w:p w14:paraId="210A3B2A" w14:textId="77777777" w:rsidR="001A13D8" w:rsidRPr="00FE0A4A" w:rsidRDefault="001A13D8" w:rsidP="004539A2">
      <w:pPr>
        <w:pStyle w:val="ListParagraph"/>
        <w:spacing w:line="480" w:lineRule="auto"/>
        <w:ind w:left="0"/>
      </w:pPr>
    </w:p>
    <w:p w14:paraId="4A887566" w14:textId="365AA51C" w:rsidR="00F55785" w:rsidRDefault="00F55785" w:rsidP="4979BB12">
      <w:pPr>
        <w:pStyle w:val="ListParagraph"/>
        <w:spacing w:line="480" w:lineRule="auto"/>
        <w:ind w:left="0"/>
      </w:pPr>
    </w:p>
    <w:p w14:paraId="4E7CF930" w14:textId="373030C7" w:rsidR="00F55785" w:rsidRDefault="00F55785" w:rsidP="4979BB12">
      <w:pPr>
        <w:pStyle w:val="ListParagraph"/>
        <w:spacing w:line="480" w:lineRule="auto"/>
        <w:ind w:left="0"/>
      </w:pPr>
      <w:r>
        <w:t>Current Address:</w:t>
      </w:r>
    </w:p>
    <w:p w14:paraId="3922FCBC" w14:textId="23367203" w:rsidR="00F55785" w:rsidRPr="00F55785" w:rsidRDefault="00F55785" w:rsidP="00F55785">
      <w:pPr>
        <w:pStyle w:val="ListParagraph"/>
        <w:spacing w:line="480" w:lineRule="auto"/>
        <w:ind w:left="0"/>
        <w:rPr>
          <w:rFonts w:ascii="Calibri" w:hAnsi="Calibri" w:cs="Calibri"/>
        </w:rPr>
      </w:pPr>
      <w:r w:rsidRPr="713E80AB">
        <w:rPr>
          <w:rFonts w:ascii="Calibri" w:hAnsi="Calibri" w:cs="Calibri"/>
          <w:vertAlign w:val="superscript"/>
        </w:rPr>
        <w:t>‡</w:t>
      </w:r>
      <w:r>
        <w:rPr>
          <w:rFonts w:ascii="Calibri" w:hAnsi="Calibri" w:cs="Calibri"/>
        </w:rPr>
        <w:t>Biomathematics and Statistics Scotland, The James Hut</w:t>
      </w:r>
      <w:r w:rsidR="009A3355">
        <w:rPr>
          <w:rFonts w:ascii="Calibri" w:hAnsi="Calibri" w:cs="Calibri"/>
        </w:rPr>
        <w:t>t</w:t>
      </w:r>
      <w:r>
        <w:rPr>
          <w:rFonts w:ascii="Calibri" w:hAnsi="Calibri" w:cs="Calibri"/>
        </w:rPr>
        <w:t>on Institute, Aberdeen, AB15 8QH, UK</w:t>
      </w:r>
    </w:p>
    <w:p w14:paraId="4ECC0308" w14:textId="77777777" w:rsidR="00F55785" w:rsidRDefault="00F55785" w:rsidP="4979BB12">
      <w:pPr>
        <w:pStyle w:val="ListParagraph"/>
        <w:spacing w:line="480" w:lineRule="auto"/>
        <w:ind w:left="0"/>
      </w:pPr>
    </w:p>
    <w:p w14:paraId="07E18D6B" w14:textId="77777777" w:rsidR="004539A2" w:rsidRDefault="004539A2" w:rsidP="004539A2">
      <w:pPr>
        <w:pStyle w:val="ListParagraph"/>
        <w:spacing w:line="480" w:lineRule="auto"/>
        <w:ind w:left="0"/>
      </w:pPr>
    </w:p>
    <w:p w14:paraId="6068383B" w14:textId="7D52B2C1" w:rsidR="004539A2" w:rsidRDefault="004539A2" w:rsidP="4979BB12">
      <w:pPr>
        <w:spacing w:line="480" w:lineRule="auto"/>
        <w:rPr>
          <w:rFonts w:ascii="Calibri" w:hAnsi="Calibri" w:cs="Calibri"/>
          <w:sz w:val="22"/>
          <w:szCs w:val="22"/>
        </w:rPr>
      </w:pPr>
      <w:r>
        <w:rPr>
          <w:rFonts w:ascii="Calibri" w:hAnsi="Calibri" w:cs="Calibri"/>
        </w:rPr>
        <w:br w:type="page"/>
      </w:r>
    </w:p>
    <w:p w14:paraId="7B4590D6" w14:textId="589BF7A3" w:rsidR="00546C2D" w:rsidRDefault="00546C2D" w:rsidP="4979BB12">
      <w:pPr>
        <w:spacing w:line="480" w:lineRule="auto"/>
        <w:rPr>
          <w:b/>
          <w:bCs/>
          <w:sz w:val="22"/>
          <w:szCs w:val="22"/>
        </w:rPr>
      </w:pPr>
      <w:r>
        <w:rPr>
          <w:b/>
          <w:bCs/>
          <w:sz w:val="22"/>
          <w:szCs w:val="22"/>
        </w:rPr>
        <w:t>Abstract</w:t>
      </w:r>
    </w:p>
    <w:p w14:paraId="7277FC22" w14:textId="77777777" w:rsidR="00546C2D" w:rsidRDefault="00546C2D" w:rsidP="4979BB12">
      <w:pPr>
        <w:spacing w:line="480" w:lineRule="auto"/>
        <w:rPr>
          <w:b/>
          <w:bCs/>
          <w:sz w:val="22"/>
          <w:szCs w:val="22"/>
        </w:rPr>
      </w:pPr>
    </w:p>
    <w:p w14:paraId="6DC45018" w14:textId="43519F51" w:rsidR="00C0731C" w:rsidRPr="00407DE8" w:rsidRDefault="00936DFC" w:rsidP="4979BB12">
      <w:pPr>
        <w:spacing w:line="480" w:lineRule="auto"/>
        <w:rPr>
          <w:b/>
          <w:bCs/>
          <w:sz w:val="22"/>
          <w:szCs w:val="22"/>
        </w:rPr>
      </w:pPr>
      <w:r>
        <w:rPr>
          <w:b/>
          <w:bCs/>
          <w:sz w:val="22"/>
          <w:szCs w:val="22"/>
        </w:rPr>
        <w:t>Understanding genome organization and gene regulation requires insight into RNA transcription, processing and modification.</w:t>
      </w:r>
      <w:r w:rsidRPr="00407DE8">
        <w:rPr>
          <w:b/>
          <w:bCs/>
          <w:sz w:val="22"/>
          <w:szCs w:val="22"/>
        </w:rPr>
        <w:t xml:space="preserve"> </w:t>
      </w:r>
      <w:commentRangeStart w:id="2"/>
      <w:r>
        <w:rPr>
          <w:b/>
          <w:bCs/>
          <w:sz w:val="22"/>
          <w:szCs w:val="22"/>
        </w:rPr>
        <w:t>We</w:t>
      </w:r>
      <w:r w:rsidRPr="00407DE8">
        <w:rPr>
          <w:b/>
          <w:bCs/>
          <w:sz w:val="22"/>
          <w:szCs w:val="22"/>
        </w:rPr>
        <w:t xml:space="preserve"> </w:t>
      </w:r>
      <w:r w:rsidR="003520A5">
        <w:rPr>
          <w:b/>
          <w:bCs/>
          <w:sz w:val="22"/>
          <w:szCs w:val="22"/>
        </w:rPr>
        <w:t xml:space="preserve">adapted </w:t>
      </w:r>
      <w:r w:rsidR="00246A67">
        <w:rPr>
          <w:b/>
          <w:bCs/>
          <w:sz w:val="22"/>
          <w:szCs w:val="22"/>
        </w:rPr>
        <w:t>Oxford N</w:t>
      </w:r>
      <w:r>
        <w:rPr>
          <w:b/>
          <w:bCs/>
          <w:sz w:val="22"/>
          <w:szCs w:val="22"/>
        </w:rPr>
        <w:t xml:space="preserve">anopore </w:t>
      </w:r>
      <w:r w:rsidR="00E00C7A">
        <w:rPr>
          <w:b/>
          <w:bCs/>
          <w:sz w:val="22"/>
          <w:szCs w:val="22"/>
        </w:rPr>
        <w:t xml:space="preserve">Direct RNA Sequencing </w:t>
      </w:r>
      <w:r w:rsidR="00663731">
        <w:rPr>
          <w:b/>
          <w:bCs/>
          <w:sz w:val="22"/>
          <w:szCs w:val="22"/>
        </w:rPr>
        <w:t xml:space="preserve">to examine </w:t>
      </w:r>
      <w:r w:rsidRPr="00407DE8">
        <w:rPr>
          <w:b/>
          <w:bCs/>
          <w:sz w:val="22"/>
          <w:szCs w:val="22"/>
        </w:rPr>
        <w:t xml:space="preserve">RNA from a wild-type accession </w:t>
      </w:r>
      <w:r>
        <w:rPr>
          <w:b/>
          <w:bCs/>
          <w:sz w:val="22"/>
          <w:szCs w:val="22"/>
        </w:rPr>
        <w:t xml:space="preserve">of the model plant </w:t>
      </w:r>
      <w:r w:rsidRPr="00F47749">
        <w:rPr>
          <w:b/>
          <w:i/>
          <w:sz w:val="22"/>
          <w:szCs w:val="22"/>
        </w:rPr>
        <w:t>Arabidopsis thaliana</w:t>
      </w:r>
      <w:r>
        <w:rPr>
          <w:b/>
          <w:bCs/>
          <w:sz w:val="22"/>
          <w:szCs w:val="22"/>
        </w:rPr>
        <w:t xml:space="preserve"> </w:t>
      </w:r>
      <w:r w:rsidRPr="00407DE8">
        <w:rPr>
          <w:b/>
          <w:bCs/>
          <w:sz w:val="22"/>
          <w:szCs w:val="22"/>
        </w:rPr>
        <w:t>and a mutant defective in mRNA methylation (m</w:t>
      </w:r>
      <w:r w:rsidRPr="00407DE8">
        <w:rPr>
          <w:b/>
          <w:bCs/>
          <w:sz w:val="22"/>
          <w:szCs w:val="22"/>
          <w:vertAlign w:val="superscript"/>
        </w:rPr>
        <w:t>6</w:t>
      </w:r>
      <w:r w:rsidRPr="00407DE8">
        <w:rPr>
          <w:b/>
          <w:bCs/>
          <w:sz w:val="22"/>
          <w:szCs w:val="22"/>
        </w:rPr>
        <w:t>A).</w:t>
      </w:r>
      <w:commentRangeEnd w:id="2"/>
      <w:r>
        <w:rPr>
          <w:rStyle w:val="CommentReference"/>
        </w:rPr>
        <w:commentReference w:id="2"/>
      </w:r>
      <w:r w:rsidRPr="00407DE8">
        <w:rPr>
          <w:b/>
          <w:bCs/>
          <w:sz w:val="22"/>
          <w:szCs w:val="22"/>
        </w:rPr>
        <w:t xml:space="preserve"> Here we show that m</w:t>
      </w:r>
      <w:r w:rsidRPr="00407DE8">
        <w:rPr>
          <w:b/>
          <w:bCs/>
          <w:sz w:val="22"/>
          <w:szCs w:val="22"/>
          <w:vertAlign w:val="superscript"/>
        </w:rPr>
        <w:t>6</w:t>
      </w:r>
      <w:r w:rsidRPr="00407DE8">
        <w:rPr>
          <w:b/>
          <w:bCs/>
          <w:sz w:val="22"/>
          <w:szCs w:val="22"/>
        </w:rPr>
        <w:t>A can be mapped in full-length mRNA</w:t>
      </w:r>
      <w:r>
        <w:rPr>
          <w:b/>
          <w:bCs/>
          <w:sz w:val="22"/>
          <w:szCs w:val="22"/>
        </w:rPr>
        <w:t>s</w:t>
      </w:r>
      <w:r w:rsidRPr="00407DE8">
        <w:rPr>
          <w:b/>
          <w:bCs/>
          <w:sz w:val="22"/>
          <w:szCs w:val="22"/>
        </w:rPr>
        <w:t xml:space="preserve"> transcriptome-wide</w:t>
      </w:r>
      <w:r w:rsidR="006E086B">
        <w:rPr>
          <w:b/>
          <w:bCs/>
          <w:sz w:val="22"/>
          <w:szCs w:val="22"/>
        </w:rPr>
        <w:t xml:space="preserve"> </w:t>
      </w:r>
      <w:r w:rsidR="00011162">
        <w:rPr>
          <w:b/>
          <w:bCs/>
          <w:sz w:val="22"/>
          <w:szCs w:val="22"/>
        </w:rPr>
        <w:t>and</w:t>
      </w:r>
      <w:r w:rsidR="003C509E" w:rsidRPr="00407DE8">
        <w:rPr>
          <w:b/>
          <w:bCs/>
          <w:sz w:val="22"/>
          <w:szCs w:val="22"/>
        </w:rPr>
        <w:t xml:space="preserve"> r</w:t>
      </w:r>
      <w:r w:rsidR="59D93750" w:rsidRPr="00407DE8">
        <w:rPr>
          <w:b/>
          <w:bCs/>
          <w:sz w:val="22"/>
          <w:szCs w:val="22"/>
        </w:rPr>
        <w:t>eveal</w:t>
      </w:r>
      <w:r w:rsidR="0025381C" w:rsidRPr="00407DE8">
        <w:rPr>
          <w:b/>
          <w:bCs/>
          <w:sz w:val="22"/>
          <w:szCs w:val="22"/>
        </w:rPr>
        <w:t xml:space="preserve"> </w:t>
      </w:r>
      <w:r w:rsidR="00231123">
        <w:rPr>
          <w:b/>
          <w:bCs/>
          <w:sz w:val="22"/>
          <w:szCs w:val="22"/>
        </w:rPr>
        <w:t xml:space="preserve">the </w:t>
      </w:r>
      <w:commentRangeStart w:id="3"/>
      <w:r w:rsidR="00231123">
        <w:rPr>
          <w:b/>
          <w:bCs/>
          <w:sz w:val="22"/>
          <w:szCs w:val="22"/>
        </w:rPr>
        <w:t>complexity of</w:t>
      </w:r>
      <w:r w:rsidR="003A688A" w:rsidRPr="00407DE8">
        <w:rPr>
          <w:b/>
          <w:bCs/>
          <w:sz w:val="22"/>
          <w:szCs w:val="22"/>
        </w:rPr>
        <w:t xml:space="preserve"> </w:t>
      </w:r>
      <w:r w:rsidR="00602DA9">
        <w:rPr>
          <w:b/>
          <w:bCs/>
          <w:sz w:val="22"/>
          <w:szCs w:val="22"/>
        </w:rPr>
        <w:t xml:space="preserve">combinations of </w:t>
      </w:r>
      <w:r w:rsidR="0061384A" w:rsidRPr="00407DE8">
        <w:rPr>
          <w:b/>
          <w:bCs/>
          <w:sz w:val="22"/>
          <w:szCs w:val="22"/>
        </w:rPr>
        <w:t xml:space="preserve">cap-associated </w:t>
      </w:r>
      <w:r w:rsidR="0025381C" w:rsidRPr="00407DE8">
        <w:rPr>
          <w:b/>
          <w:bCs/>
          <w:sz w:val="22"/>
          <w:szCs w:val="22"/>
        </w:rPr>
        <w:t>transcription</w:t>
      </w:r>
      <w:commentRangeEnd w:id="3"/>
      <w:r>
        <w:rPr>
          <w:rStyle w:val="CommentReference"/>
        </w:rPr>
        <w:commentReference w:id="3"/>
      </w:r>
      <w:r w:rsidR="0025381C" w:rsidRPr="00407DE8">
        <w:rPr>
          <w:b/>
          <w:bCs/>
          <w:sz w:val="22"/>
          <w:szCs w:val="22"/>
        </w:rPr>
        <w:t xml:space="preserve"> start sites, </w:t>
      </w:r>
      <w:r w:rsidR="00C0731C" w:rsidRPr="00407DE8">
        <w:rPr>
          <w:b/>
          <w:bCs/>
          <w:sz w:val="22"/>
          <w:szCs w:val="22"/>
        </w:rPr>
        <w:t>splicing</w:t>
      </w:r>
      <w:r w:rsidR="0025381C" w:rsidRPr="00407DE8">
        <w:rPr>
          <w:b/>
          <w:bCs/>
          <w:sz w:val="22"/>
          <w:szCs w:val="22"/>
        </w:rPr>
        <w:t xml:space="preserve"> events</w:t>
      </w:r>
      <w:r w:rsidR="00C0731C" w:rsidRPr="00407DE8">
        <w:rPr>
          <w:b/>
          <w:bCs/>
          <w:sz w:val="22"/>
          <w:szCs w:val="22"/>
        </w:rPr>
        <w:t xml:space="preserve">, </w:t>
      </w:r>
      <w:r w:rsidR="0061384A" w:rsidRPr="00407DE8">
        <w:rPr>
          <w:b/>
          <w:bCs/>
          <w:sz w:val="22"/>
          <w:szCs w:val="22"/>
        </w:rPr>
        <w:t xml:space="preserve">poly(A) </w:t>
      </w:r>
      <w:r w:rsidR="00C0731C" w:rsidRPr="00407DE8">
        <w:rPr>
          <w:b/>
          <w:bCs/>
          <w:sz w:val="22"/>
          <w:szCs w:val="22"/>
        </w:rPr>
        <w:t>site choice</w:t>
      </w:r>
      <w:r w:rsidR="00011162">
        <w:rPr>
          <w:b/>
          <w:bCs/>
          <w:sz w:val="22"/>
          <w:szCs w:val="22"/>
        </w:rPr>
        <w:t xml:space="preserve"> and</w:t>
      </w:r>
      <w:r w:rsidR="00C0731C" w:rsidRPr="00407DE8">
        <w:rPr>
          <w:b/>
          <w:bCs/>
          <w:sz w:val="22"/>
          <w:szCs w:val="22"/>
        </w:rPr>
        <w:t xml:space="preserve"> poly(A) tail length</w:t>
      </w:r>
      <w:r w:rsidR="00660B12" w:rsidRPr="00407DE8">
        <w:rPr>
          <w:b/>
          <w:bCs/>
          <w:sz w:val="22"/>
          <w:szCs w:val="22"/>
        </w:rPr>
        <w:t xml:space="preserve">. </w:t>
      </w:r>
      <w:r w:rsidR="002F608F">
        <w:rPr>
          <w:b/>
          <w:bCs/>
          <w:sz w:val="22"/>
          <w:szCs w:val="22"/>
        </w:rPr>
        <w:t>Loss</w:t>
      </w:r>
      <w:r w:rsidR="00C0731C" w:rsidRPr="00407DE8">
        <w:rPr>
          <w:b/>
          <w:bCs/>
          <w:sz w:val="22"/>
          <w:szCs w:val="22"/>
        </w:rPr>
        <w:t xml:space="preserve"> of m</w:t>
      </w:r>
      <w:r w:rsidR="00C0731C" w:rsidRPr="00407DE8">
        <w:rPr>
          <w:b/>
          <w:bCs/>
          <w:sz w:val="22"/>
          <w:szCs w:val="22"/>
          <w:vertAlign w:val="superscript"/>
        </w:rPr>
        <w:t>6</w:t>
      </w:r>
      <w:r w:rsidR="00C0731C" w:rsidRPr="00407DE8">
        <w:rPr>
          <w:b/>
          <w:bCs/>
          <w:sz w:val="22"/>
          <w:szCs w:val="22"/>
        </w:rPr>
        <w:t xml:space="preserve">A </w:t>
      </w:r>
      <w:r w:rsidR="00345FB2" w:rsidRPr="00407DE8">
        <w:rPr>
          <w:b/>
          <w:bCs/>
          <w:sz w:val="22"/>
          <w:szCs w:val="22"/>
        </w:rPr>
        <w:t>from terminal exons</w:t>
      </w:r>
      <w:r w:rsidR="00345FB2" w:rsidRPr="002B276D">
        <w:rPr>
          <w:b/>
          <w:bCs/>
          <w:sz w:val="22"/>
          <w:szCs w:val="22"/>
        </w:rPr>
        <w:t xml:space="preserve"> </w:t>
      </w:r>
      <w:r w:rsidR="00660B12" w:rsidRPr="006328A7">
        <w:rPr>
          <w:b/>
          <w:bCs/>
          <w:sz w:val="22"/>
          <w:szCs w:val="22"/>
        </w:rPr>
        <w:t xml:space="preserve">is associated with </w:t>
      </w:r>
      <w:commentRangeStart w:id="4"/>
      <w:r w:rsidR="00660B12" w:rsidRPr="006328A7">
        <w:rPr>
          <w:b/>
          <w:bCs/>
          <w:sz w:val="22"/>
          <w:szCs w:val="22"/>
        </w:rPr>
        <w:t>decreased transcript abundance</w:t>
      </w:r>
      <w:commentRangeEnd w:id="4"/>
      <w:r>
        <w:rPr>
          <w:rStyle w:val="CommentReference"/>
        </w:rPr>
        <w:commentReference w:id="4"/>
      </w:r>
      <w:r w:rsidR="002333DD" w:rsidRPr="006328A7">
        <w:rPr>
          <w:b/>
          <w:bCs/>
          <w:sz w:val="22"/>
          <w:szCs w:val="22"/>
        </w:rPr>
        <w:t xml:space="preserve"> and</w:t>
      </w:r>
      <w:r w:rsidR="00660B12" w:rsidRPr="00407DE8">
        <w:rPr>
          <w:b/>
          <w:bCs/>
          <w:sz w:val="22"/>
          <w:szCs w:val="22"/>
        </w:rPr>
        <w:t xml:space="preserve"> </w:t>
      </w:r>
      <w:r w:rsidR="00240EDD" w:rsidRPr="008F752A">
        <w:rPr>
          <w:b/>
          <w:bCs/>
          <w:sz w:val="22"/>
          <w:szCs w:val="22"/>
        </w:rPr>
        <w:t>defective</w:t>
      </w:r>
      <w:r w:rsidR="00C0731C" w:rsidRPr="00F47749">
        <w:rPr>
          <w:b/>
          <w:sz w:val="22"/>
          <w:szCs w:val="22"/>
        </w:rPr>
        <w:t xml:space="preserve"> RNA</w:t>
      </w:r>
      <w:r w:rsidR="003C509E" w:rsidRPr="00F47749">
        <w:rPr>
          <w:b/>
          <w:sz w:val="22"/>
          <w:szCs w:val="22"/>
        </w:rPr>
        <w:t xml:space="preserve"> </w:t>
      </w:r>
      <w:r w:rsidR="00240EDD" w:rsidRPr="008F752A">
        <w:rPr>
          <w:b/>
          <w:bCs/>
          <w:sz w:val="22"/>
          <w:szCs w:val="22"/>
        </w:rPr>
        <w:t xml:space="preserve">3’ end </w:t>
      </w:r>
      <w:r w:rsidR="003C509E" w:rsidRPr="00F47749">
        <w:rPr>
          <w:b/>
          <w:sz w:val="22"/>
          <w:szCs w:val="22"/>
        </w:rPr>
        <w:t>formation</w:t>
      </w:r>
      <w:r w:rsidR="002333DD">
        <w:rPr>
          <w:b/>
          <w:bCs/>
          <w:sz w:val="22"/>
          <w:szCs w:val="22"/>
        </w:rPr>
        <w:t>. A functional consequence of disrupted m</w:t>
      </w:r>
      <w:r w:rsidR="002333DD" w:rsidRPr="00C14A57">
        <w:rPr>
          <w:b/>
          <w:bCs/>
          <w:sz w:val="22"/>
          <w:szCs w:val="22"/>
          <w:vertAlign w:val="superscript"/>
        </w:rPr>
        <w:t>6</w:t>
      </w:r>
      <w:r w:rsidR="002333DD">
        <w:rPr>
          <w:b/>
          <w:bCs/>
          <w:sz w:val="22"/>
          <w:szCs w:val="22"/>
        </w:rPr>
        <w:t xml:space="preserve">A is a lengthening of the circadian period. </w:t>
      </w:r>
      <w:commentRangeStart w:id="5"/>
      <w:r w:rsidR="00663731">
        <w:rPr>
          <w:b/>
          <w:bCs/>
          <w:sz w:val="22"/>
          <w:szCs w:val="22"/>
        </w:rPr>
        <w:t>Hence</w:t>
      </w:r>
      <w:commentRangeEnd w:id="5"/>
      <w:r w:rsidR="00613F15">
        <w:rPr>
          <w:rStyle w:val="CommentReference"/>
        </w:rPr>
        <w:commentReference w:id="5"/>
      </w:r>
      <w:r w:rsidR="00663731">
        <w:rPr>
          <w:b/>
          <w:bCs/>
          <w:sz w:val="22"/>
          <w:szCs w:val="22"/>
        </w:rPr>
        <w:t>,</w:t>
      </w:r>
      <w:r w:rsidR="00CD23D7" w:rsidRPr="00407DE8">
        <w:rPr>
          <w:b/>
          <w:bCs/>
          <w:sz w:val="22"/>
          <w:szCs w:val="22"/>
        </w:rPr>
        <w:t xml:space="preserve"> </w:t>
      </w:r>
      <w:r w:rsidR="00C0731C" w:rsidRPr="00407DE8">
        <w:rPr>
          <w:b/>
          <w:bCs/>
          <w:sz w:val="22"/>
          <w:szCs w:val="22"/>
        </w:rPr>
        <w:t>nanopore direct RNA sequencing</w:t>
      </w:r>
      <w:r w:rsidR="00CD23D7" w:rsidRPr="00407DE8">
        <w:rPr>
          <w:b/>
          <w:bCs/>
          <w:sz w:val="22"/>
          <w:szCs w:val="22"/>
        </w:rPr>
        <w:t xml:space="preserve"> </w:t>
      </w:r>
      <w:r w:rsidR="00C0731C" w:rsidRPr="00407DE8">
        <w:rPr>
          <w:b/>
          <w:bCs/>
          <w:sz w:val="22"/>
          <w:szCs w:val="22"/>
        </w:rPr>
        <w:t>can reveal</w:t>
      </w:r>
      <w:r w:rsidR="00602DA9">
        <w:rPr>
          <w:b/>
          <w:bCs/>
          <w:sz w:val="22"/>
          <w:szCs w:val="22"/>
        </w:rPr>
        <w:t xml:space="preserve"> </w:t>
      </w:r>
      <w:r w:rsidR="00040DE8">
        <w:rPr>
          <w:b/>
          <w:bCs/>
          <w:sz w:val="22"/>
          <w:szCs w:val="22"/>
        </w:rPr>
        <w:t xml:space="preserve">the </w:t>
      </w:r>
      <w:r w:rsidR="00602DA9">
        <w:rPr>
          <w:b/>
          <w:bCs/>
          <w:sz w:val="22"/>
          <w:szCs w:val="22"/>
        </w:rPr>
        <w:t>complexity</w:t>
      </w:r>
      <w:r w:rsidR="00040DE8">
        <w:rPr>
          <w:b/>
          <w:bCs/>
          <w:sz w:val="22"/>
          <w:szCs w:val="22"/>
        </w:rPr>
        <w:t xml:space="preserve"> of </w:t>
      </w:r>
      <w:r w:rsidR="00C0731C" w:rsidRPr="00407DE8">
        <w:rPr>
          <w:b/>
          <w:bCs/>
          <w:sz w:val="22"/>
          <w:szCs w:val="22"/>
        </w:rPr>
        <w:t xml:space="preserve">mRNA </w:t>
      </w:r>
      <w:r w:rsidR="006E5E6D">
        <w:rPr>
          <w:b/>
          <w:bCs/>
          <w:sz w:val="22"/>
          <w:szCs w:val="22"/>
        </w:rPr>
        <w:t xml:space="preserve">processing and modification </w:t>
      </w:r>
      <w:r w:rsidR="00C0731C" w:rsidRPr="00407DE8">
        <w:rPr>
          <w:b/>
          <w:bCs/>
          <w:sz w:val="22"/>
          <w:szCs w:val="22"/>
        </w:rPr>
        <w:t>in full-length single molecule reads.</w:t>
      </w:r>
      <w:r w:rsidR="00CD23D7" w:rsidRPr="00407DE8">
        <w:rPr>
          <w:b/>
          <w:bCs/>
          <w:sz w:val="22"/>
          <w:szCs w:val="22"/>
        </w:rPr>
        <w:t xml:space="preserve"> </w:t>
      </w:r>
      <w:r w:rsidR="004E05F6" w:rsidRPr="00407DE8">
        <w:rPr>
          <w:b/>
          <w:bCs/>
          <w:sz w:val="22"/>
          <w:szCs w:val="22"/>
        </w:rPr>
        <w:t>The</w:t>
      </w:r>
      <w:r w:rsidR="00E75DEC">
        <w:rPr>
          <w:b/>
          <w:bCs/>
          <w:sz w:val="22"/>
          <w:szCs w:val="22"/>
        </w:rPr>
        <w:t>se findings refine Arabidopsis genome annotation and</w:t>
      </w:r>
      <w:r w:rsidR="00F1411E">
        <w:rPr>
          <w:b/>
          <w:bCs/>
          <w:sz w:val="22"/>
          <w:szCs w:val="22"/>
        </w:rPr>
        <w:t>,</w:t>
      </w:r>
      <w:r w:rsidR="004E05F6" w:rsidRPr="00407DE8">
        <w:rPr>
          <w:b/>
          <w:bCs/>
          <w:sz w:val="22"/>
          <w:szCs w:val="22"/>
        </w:rPr>
        <w:t xml:space="preserve"> </w:t>
      </w:r>
      <w:commentRangeStart w:id="6"/>
      <w:r w:rsidR="0055538F">
        <w:rPr>
          <w:b/>
          <w:bCs/>
          <w:sz w:val="22"/>
          <w:szCs w:val="22"/>
        </w:rPr>
        <w:t xml:space="preserve">if </w:t>
      </w:r>
      <w:commentRangeEnd w:id="6"/>
      <w:r>
        <w:rPr>
          <w:rStyle w:val="CommentReference"/>
        </w:rPr>
        <w:commentReference w:id="6"/>
      </w:r>
      <w:r w:rsidR="00F1411E">
        <w:rPr>
          <w:b/>
          <w:bCs/>
          <w:sz w:val="22"/>
          <w:szCs w:val="22"/>
        </w:rPr>
        <w:t>applied</w:t>
      </w:r>
      <w:r w:rsidR="004E05F6" w:rsidRPr="00407DE8">
        <w:rPr>
          <w:b/>
          <w:bCs/>
          <w:sz w:val="22"/>
          <w:szCs w:val="22"/>
        </w:rPr>
        <w:t xml:space="preserve"> to </w:t>
      </w:r>
      <w:r w:rsidR="561BD373" w:rsidRPr="00407DE8">
        <w:rPr>
          <w:b/>
          <w:bCs/>
          <w:sz w:val="22"/>
          <w:szCs w:val="22"/>
        </w:rPr>
        <w:t>less well-studied</w:t>
      </w:r>
      <w:r w:rsidR="008D508E" w:rsidRPr="00407DE8">
        <w:rPr>
          <w:b/>
          <w:bCs/>
          <w:sz w:val="22"/>
          <w:szCs w:val="22"/>
        </w:rPr>
        <w:t xml:space="preserve"> specie</w:t>
      </w:r>
      <w:r w:rsidR="00976992" w:rsidRPr="00407DE8">
        <w:rPr>
          <w:b/>
          <w:bCs/>
          <w:sz w:val="22"/>
          <w:szCs w:val="22"/>
        </w:rPr>
        <w:t>s</w:t>
      </w:r>
      <w:r w:rsidR="00F1411E">
        <w:rPr>
          <w:b/>
          <w:bCs/>
          <w:sz w:val="22"/>
          <w:szCs w:val="22"/>
        </w:rPr>
        <w:t>,</w:t>
      </w:r>
      <w:r w:rsidR="00976992" w:rsidRPr="00407DE8">
        <w:rPr>
          <w:b/>
          <w:bCs/>
          <w:sz w:val="22"/>
          <w:szCs w:val="22"/>
        </w:rPr>
        <w:t xml:space="preserve"> </w:t>
      </w:r>
      <w:r w:rsidR="0055538F">
        <w:rPr>
          <w:b/>
          <w:bCs/>
          <w:sz w:val="22"/>
          <w:szCs w:val="22"/>
        </w:rPr>
        <w:t>this approach</w:t>
      </w:r>
      <w:r w:rsidR="0055538F" w:rsidRPr="00407DE8">
        <w:rPr>
          <w:b/>
          <w:bCs/>
          <w:sz w:val="22"/>
          <w:szCs w:val="22"/>
        </w:rPr>
        <w:t xml:space="preserve"> </w:t>
      </w:r>
      <w:r w:rsidR="004E05F6" w:rsidRPr="00407DE8">
        <w:rPr>
          <w:b/>
          <w:bCs/>
          <w:sz w:val="22"/>
          <w:szCs w:val="22"/>
        </w:rPr>
        <w:t xml:space="preserve">has the potential to </w:t>
      </w:r>
      <w:r w:rsidR="009C7AEA" w:rsidRPr="00407DE8">
        <w:rPr>
          <w:b/>
          <w:bCs/>
          <w:sz w:val="22"/>
          <w:szCs w:val="22"/>
        </w:rPr>
        <w:t xml:space="preserve">transform </w:t>
      </w:r>
      <w:r w:rsidR="004E05F6" w:rsidRPr="00407DE8">
        <w:rPr>
          <w:b/>
          <w:bCs/>
          <w:sz w:val="22"/>
          <w:szCs w:val="22"/>
        </w:rPr>
        <w:t xml:space="preserve">our understanding of what </w:t>
      </w:r>
      <w:r w:rsidR="4AED30FC" w:rsidRPr="00407DE8">
        <w:rPr>
          <w:b/>
          <w:bCs/>
          <w:sz w:val="22"/>
          <w:szCs w:val="22"/>
        </w:rPr>
        <w:t xml:space="preserve">their </w:t>
      </w:r>
      <w:r w:rsidR="004E05F6" w:rsidRPr="00407DE8">
        <w:rPr>
          <w:b/>
          <w:bCs/>
          <w:sz w:val="22"/>
          <w:szCs w:val="22"/>
        </w:rPr>
        <w:t>genomes encode.</w:t>
      </w:r>
    </w:p>
    <w:p w14:paraId="01149BAA" w14:textId="0EA4775E" w:rsidR="00C0731C" w:rsidRPr="00407DE8" w:rsidRDefault="00C0731C" w:rsidP="4979BB12">
      <w:pPr>
        <w:spacing w:line="480" w:lineRule="auto"/>
        <w:rPr>
          <w:sz w:val="22"/>
          <w:szCs w:val="22"/>
        </w:rPr>
      </w:pPr>
    </w:p>
    <w:p w14:paraId="45D570C4" w14:textId="0BE67EAD" w:rsidR="00546C2D" w:rsidRDefault="00546C2D" w:rsidP="4979BB12">
      <w:pPr>
        <w:spacing w:line="480" w:lineRule="auto"/>
        <w:rPr>
          <w:b/>
          <w:sz w:val="22"/>
          <w:szCs w:val="22"/>
        </w:rPr>
      </w:pPr>
      <w:commentRangeStart w:id="7"/>
      <w:r w:rsidRPr="4979BB12">
        <w:rPr>
          <w:b/>
          <w:sz w:val="22"/>
          <w:szCs w:val="22"/>
        </w:rPr>
        <w:t>Introduction</w:t>
      </w:r>
      <w:commentRangeEnd w:id="7"/>
      <w:r>
        <w:rPr>
          <w:rStyle w:val="CommentReference"/>
        </w:rPr>
        <w:commentReference w:id="7"/>
      </w:r>
    </w:p>
    <w:p w14:paraId="568403E0" w14:textId="3763193E" w:rsidR="00C0731C" w:rsidRPr="00586CEE" w:rsidRDefault="00C0731C" w:rsidP="4979BB12">
      <w:pPr>
        <w:spacing w:line="480" w:lineRule="auto"/>
        <w:rPr>
          <w:b/>
          <w:sz w:val="22"/>
          <w:szCs w:val="22"/>
        </w:rPr>
      </w:pPr>
    </w:p>
    <w:p w14:paraId="35FBAC3B" w14:textId="39AC9B4F" w:rsidR="00124DD2" w:rsidRPr="00407DE8" w:rsidRDefault="003C3374" w:rsidP="4979BB12">
      <w:pPr>
        <w:spacing w:line="480" w:lineRule="auto"/>
        <w:rPr>
          <w:sz w:val="22"/>
          <w:szCs w:val="22"/>
        </w:rPr>
      </w:pPr>
      <w:r w:rsidRPr="4979BB12">
        <w:rPr>
          <w:sz w:val="22"/>
          <w:szCs w:val="22"/>
        </w:rPr>
        <w:t>P</w:t>
      </w:r>
      <w:r w:rsidR="00632C1E" w:rsidRPr="4979BB12">
        <w:rPr>
          <w:sz w:val="22"/>
          <w:szCs w:val="22"/>
        </w:rPr>
        <w:t>atterns of p</w:t>
      </w:r>
      <w:r w:rsidR="00E0407D" w:rsidRPr="4979BB12">
        <w:rPr>
          <w:sz w:val="22"/>
          <w:szCs w:val="22"/>
        </w:rPr>
        <w:t>re-mRNA p</w:t>
      </w:r>
      <w:r w:rsidR="00BB201A" w:rsidRPr="4979BB12">
        <w:rPr>
          <w:sz w:val="22"/>
          <w:szCs w:val="22"/>
        </w:rPr>
        <w:t xml:space="preserve">rocessing and </w:t>
      </w:r>
      <w:r w:rsidR="00AB0C76" w:rsidRPr="4979BB12">
        <w:rPr>
          <w:sz w:val="22"/>
          <w:szCs w:val="22"/>
        </w:rPr>
        <w:t xml:space="preserve">base </w:t>
      </w:r>
      <w:r w:rsidR="00BB201A" w:rsidRPr="4979BB12">
        <w:rPr>
          <w:sz w:val="22"/>
          <w:szCs w:val="22"/>
        </w:rPr>
        <w:t xml:space="preserve">modifications determine </w:t>
      </w:r>
      <w:r w:rsidR="00AB0C76" w:rsidRPr="4979BB12">
        <w:rPr>
          <w:sz w:val="22"/>
          <w:szCs w:val="22"/>
        </w:rPr>
        <w:t xml:space="preserve">eukaryotic </w:t>
      </w:r>
      <w:r w:rsidR="00BB201A" w:rsidRPr="4979BB12">
        <w:rPr>
          <w:sz w:val="22"/>
          <w:szCs w:val="22"/>
        </w:rPr>
        <w:t xml:space="preserve">mRNA coding potential and fate. </w:t>
      </w:r>
      <w:r w:rsidR="00F42453" w:rsidRPr="4979BB12">
        <w:rPr>
          <w:sz w:val="22"/>
          <w:szCs w:val="22"/>
        </w:rPr>
        <w:t xml:space="preserve">Alternative transcripts produced from the same gene can differ in the position of the start site, the site of cleavage and polyadenylation and the combination of exons spliced into the mature mRNA. </w:t>
      </w:r>
      <w:r w:rsidR="001E67D3" w:rsidRPr="4979BB12">
        <w:rPr>
          <w:sz w:val="22"/>
          <w:szCs w:val="22"/>
        </w:rPr>
        <w:t xml:space="preserve">Collectively termed the </w:t>
      </w:r>
      <w:proofErr w:type="spellStart"/>
      <w:r w:rsidR="001E67D3" w:rsidRPr="4979BB12">
        <w:rPr>
          <w:sz w:val="22"/>
          <w:szCs w:val="22"/>
        </w:rPr>
        <w:t>epitranscriptome</w:t>
      </w:r>
      <w:proofErr w:type="spellEnd"/>
      <w:r w:rsidR="001E67D3" w:rsidRPr="4979BB12">
        <w:rPr>
          <w:sz w:val="22"/>
          <w:szCs w:val="22"/>
        </w:rPr>
        <w:t xml:space="preserve">, </w:t>
      </w:r>
      <w:r w:rsidR="004373A8" w:rsidRPr="4979BB12">
        <w:rPr>
          <w:sz w:val="22"/>
          <w:szCs w:val="22"/>
        </w:rPr>
        <w:t xml:space="preserve">RNA </w:t>
      </w:r>
      <w:r w:rsidR="001E67D3" w:rsidRPr="4979BB12">
        <w:rPr>
          <w:sz w:val="22"/>
          <w:szCs w:val="22"/>
        </w:rPr>
        <w:t>modifications play crucial context-specific roles in gene expression</w:t>
      </w:r>
      <w:r w:rsidR="00627105" w:rsidRPr="4979BB12">
        <w:fldChar w:fldCharType="begin">
          <w:fldData xml:space="preserve">PEVuZE5vdGU+PENpdGU+PEF1dGhvcj5NZXllcjwvQXV0aG9yPjxZZWFyPjIwMTc8L1llYXI+PFJl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</w:fldData>
        </w:fldChar>
      </w:r>
      <w:r w:rsidR="00046517">
        <w:instrText xml:space="preserve"> ADDIN EN.CITE </w:instrText>
      </w:r>
      <w:r w:rsidR="00046517">
        <w:fldChar w:fldCharType="begin">
          <w:fldData xml:space="preserve">PEVuZE5vdGU+PENpdGU+PEF1dGhvcj5NZXllcjwvQXV0aG9yPjxZZWFyPjIwMTc8L1llYXI+PFJl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</w:fldData>
        </w:fldChar>
      </w:r>
      <w:r w:rsidR="00046517">
        <w:instrText xml:space="preserve"> ADDIN EN.CITE.DATA </w:instrText>
      </w:r>
      <w:r w:rsidR="00046517">
        <w:fldChar w:fldCharType="end"/>
      </w:r>
      <w:r w:rsidR="00627105" w:rsidRPr="4979BB12">
        <w:rPr>
          <w:rFonts w:cstheme="minorHAnsi"/>
          <w:sz w:val="22"/>
          <w:szCs w:val="22"/>
        </w:rPr>
      </w:r>
      <w:r w:rsidR="00627105" w:rsidRPr="4979BB12">
        <w:rPr>
          <w:rFonts w:cstheme="minorHAnsi"/>
          <w:sz w:val="22"/>
          <w:szCs w:val="22"/>
        </w:rPr>
        <w:fldChar w:fldCharType="separate"/>
      </w:r>
      <w:r w:rsidR="00046517" w:rsidRPr="00046517">
        <w:rPr>
          <w:noProof/>
          <w:vertAlign w:val="superscript"/>
        </w:rPr>
        <w:t>1,2</w:t>
      </w:r>
      <w:r w:rsidR="00627105" w:rsidRPr="4979BB12">
        <w:fldChar w:fldCharType="end"/>
      </w:r>
      <w:r w:rsidR="001E67D3" w:rsidRPr="4979BB12">
        <w:rPr>
          <w:sz w:val="22"/>
          <w:szCs w:val="22"/>
        </w:rPr>
        <w:t xml:space="preserve">. </w:t>
      </w:r>
      <w:r w:rsidR="00FE3CA8" w:rsidRPr="4979BB12">
        <w:rPr>
          <w:sz w:val="22"/>
          <w:szCs w:val="22"/>
        </w:rPr>
        <w:t>The most abundant internal modification of mRNA is methylation of adenosine at the N6 position</w:t>
      </w:r>
      <w:r w:rsidR="00BE65DC" w:rsidRPr="4979BB12">
        <w:rPr>
          <w:sz w:val="22"/>
          <w:szCs w:val="22"/>
        </w:rPr>
        <w:t xml:space="preserve"> (m</w:t>
      </w:r>
      <w:r w:rsidR="00BE65DC" w:rsidRPr="4979BB12">
        <w:rPr>
          <w:sz w:val="22"/>
          <w:szCs w:val="22"/>
          <w:vertAlign w:val="superscript"/>
        </w:rPr>
        <w:t>6</w:t>
      </w:r>
      <w:r w:rsidR="00BE65DC" w:rsidRPr="4979BB12">
        <w:rPr>
          <w:sz w:val="22"/>
          <w:szCs w:val="22"/>
        </w:rPr>
        <w:t>A)</w:t>
      </w:r>
      <w:r w:rsidR="00FE3CA8" w:rsidRPr="4979BB12">
        <w:rPr>
          <w:sz w:val="22"/>
          <w:szCs w:val="22"/>
        </w:rPr>
        <w:t xml:space="preserve">. </w:t>
      </w:r>
      <w:r w:rsidR="000B3DA8" w:rsidRPr="4979BB12">
        <w:rPr>
          <w:sz w:val="22"/>
          <w:szCs w:val="22"/>
        </w:rPr>
        <w:t>R</w:t>
      </w:r>
      <w:r w:rsidR="001766A2" w:rsidRPr="4979BB12">
        <w:rPr>
          <w:sz w:val="22"/>
          <w:szCs w:val="22"/>
        </w:rPr>
        <w:t xml:space="preserve">evealing </w:t>
      </w:r>
      <w:r w:rsidR="00FF663F" w:rsidRPr="4979BB12">
        <w:rPr>
          <w:sz w:val="22"/>
          <w:szCs w:val="22"/>
        </w:rPr>
        <w:t xml:space="preserve">RNA </w:t>
      </w:r>
      <w:r w:rsidR="001766A2" w:rsidRPr="4979BB12">
        <w:rPr>
          <w:sz w:val="22"/>
          <w:szCs w:val="22"/>
        </w:rPr>
        <w:t xml:space="preserve">modifications and </w:t>
      </w:r>
      <w:r w:rsidR="00FF663F" w:rsidRPr="4979BB12">
        <w:rPr>
          <w:sz w:val="22"/>
          <w:szCs w:val="22"/>
        </w:rPr>
        <w:t xml:space="preserve">processing </w:t>
      </w:r>
      <w:r w:rsidR="005717AD" w:rsidRPr="4979BB12">
        <w:rPr>
          <w:sz w:val="22"/>
          <w:szCs w:val="22"/>
        </w:rPr>
        <w:t xml:space="preserve">combinations </w:t>
      </w:r>
      <w:r w:rsidR="00FF663F" w:rsidRPr="4979BB12">
        <w:rPr>
          <w:sz w:val="22"/>
          <w:szCs w:val="22"/>
        </w:rPr>
        <w:t xml:space="preserve">is </w:t>
      </w:r>
      <w:r w:rsidR="001766A2" w:rsidRPr="4979BB12">
        <w:rPr>
          <w:sz w:val="22"/>
          <w:szCs w:val="22"/>
        </w:rPr>
        <w:t>essential</w:t>
      </w:r>
      <w:r w:rsidR="00FF663F" w:rsidRPr="4979BB12">
        <w:rPr>
          <w:sz w:val="22"/>
          <w:szCs w:val="22"/>
        </w:rPr>
        <w:t xml:space="preserve"> to understand gene expression and what genomes really encode.</w:t>
      </w:r>
    </w:p>
    <w:p w14:paraId="15F0CE79" w14:textId="76A3C52A" w:rsidR="005D3E4D" w:rsidRPr="00753549" w:rsidRDefault="00516D8A" w:rsidP="4979BB12">
      <w:pPr>
        <w:spacing w:line="480" w:lineRule="auto"/>
        <w:rPr>
          <w:sz w:val="22"/>
          <w:szCs w:val="22"/>
        </w:rPr>
      </w:pPr>
      <w:r>
        <w:rPr>
          <w:sz w:val="22"/>
          <w:szCs w:val="22"/>
        </w:rPr>
        <w:tab/>
      </w:r>
      <w:r w:rsidR="001A7470" w:rsidRPr="00753549">
        <w:rPr>
          <w:sz w:val="22"/>
          <w:szCs w:val="22"/>
        </w:rPr>
        <w:t>RNA sequencing (</w:t>
      </w:r>
      <w:proofErr w:type="spellStart"/>
      <w:r w:rsidR="001A7470" w:rsidRPr="00753549">
        <w:rPr>
          <w:sz w:val="22"/>
          <w:szCs w:val="22"/>
        </w:rPr>
        <w:t>RNA</w:t>
      </w:r>
      <w:r w:rsidR="001C6BB7" w:rsidRPr="00753549">
        <w:rPr>
          <w:sz w:val="22"/>
          <w:szCs w:val="22"/>
        </w:rPr>
        <w:t>s</w:t>
      </w:r>
      <w:r w:rsidR="001A7470" w:rsidRPr="00753549">
        <w:rPr>
          <w:sz w:val="22"/>
          <w:szCs w:val="22"/>
        </w:rPr>
        <w:t>eq</w:t>
      </w:r>
      <w:proofErr w:type="spellEnd"/>
      <w:r w:rsidR="001A7470" w:rsidRPr="00753549">
        <w:rPr>
          <w:sz w:val="22"/>
          <w:szCs w:val="22"/>
        </w:rPr>
        <w:t xml:space="preserve">) is used to dissect </w:t>
      </w:r>
      <w:r w:rsidR="00B65154" w:rsidRPr="00753549">
        <w:rPr>
          <w:sz w:val="22"/>
          <w:szCs w:val="22"/>
        </w:rPr>
        <w:t>transcriptome complexity</w:t>
      </w:r>
      <w:r w:rsidR="001A7470" w:rsidRPr="00753549">
        <w:rPr>
          <w:sz w:val="22"/>
          <w:szCs w:val="22"/>
        </w:rPr>
        <w:t>.</w:t>
      </w:r>
      <w:r w:rsidR="00650F27" w:rsidRPr="00753549">
        <w:rPr>
          <w:sz w:val="22"/>
          <w:szCs w:val="22"/>
        </w:rPr>
        <w:t xml:space="preserve"> </w:t>
      </w:r>
      <w:proofErr w:type="spellStart"/>
      <w:r w:rsidR="00650F27" w:rsidRPr="00753549">
        <w:rPr>
          <w:sz w:val="22"/>
          <w:szCs w:val="22"/>
        </w:rPr>
        <w:t>RNA</w:t>
      </w:r>
      <w:r w:rsidR="001C6BB7" w:rsidRPr="00753549">
        <w:rPr>
          <w:sz w:val="22"/>
          <w:szCs w:val="22"/>
        </w:rPr>
        <w:t>s</w:t>
      </w:r>
      <w:r w:rsidR="00650F27" w:rsidRPr="00753549">
        <w:rPr>
          <w:sz w:val="22"/>
          <w:szCs w:val="22"/>
        </w:rPr>
        <w:t>eq</w:t>
      </w:r>
      <w:proofErr w:type="spellEnd"/>
      <w:r w:rsidR="0081332A" w:rsidRPr="00753549">
        <w:rPr>
          <w:sz w:val="22"/>
          <w:szCs w:val="22"/>
        </w:rPr>
        <w:t xml:space="preserve"> involves copying RNA into complementary DNA</w:t>
      </w:r>
      <w:r w:rsidR="001A7470" w:rsidRPr="00753549">
        <w:rPr>
          <w:sz w:val="22"/>
          <w:szCs w:val="22"/>
        </w:rPr>
        <w:t xml:space="preserve"> (cDNA)</w:t>
      </w:r>
      <w:r w:rsidR="0081332A" w:rsidRPr="00753549">
        <w:rPr>
          <w:sz w:val="22"/>
          <w:szCs w:val="22"/>
        </w:rPr>
        <w:t xml:space="preserve"> </w:t>
      </w:r>
      <w:r w:rsidR="003104E2" w:rsidRPr="00753549">
        <w:rPr>
          <w:sz w:val="22"/>
          <w:szCs w:val="22"/>
        </w:rPr>
        <w:t xml:space="preserve">with reverse </w:t>
      </w:r>
      <w:proofErr w:type="spellStart"/>
      <w:r w:rsidR="003104E2" w:rsidRPr="00753549">
        <w:rPr>
          <w:sz w:val="22"/>
          <w:szCs w:val="22"/>
        </w:rPr>
        <w:t>transcriptases</w:t>
      </w:r>
      <w:proofErr w:type="spellEnd"/>
      <w:r w:rsidR="003104E2" w:rsidRPr="00753549">
        <w:rPr>
          <w:sz w:val="22"/>
          <w:szCs w:val="22"/>
        </w:rPr>
        <w:t xml:space="preserve"> (RT) </w:t>
      </w:r>
      <w:r w:rsidR="0081332A" w:rsidRPr="00753549">
        <w:rPr>
          <w:sz w:val="22"/>
          <w:szCs w:val="22"/>
        </w:rPr>
        <w:t xml:space="preserve">and it is the subsequent DNA copies that are sequenced. </w:t>
      </w:r>
      <w:proofErr w:type="spellStart"/>
      <w:r w:rsidR="009821C9" w:rsidRPr="00753549">
        <w:rPr>
          <w:sz w:val="22"/>
          <w:szCs w:val="22"/>
        </w:rPr>
        <w:t>RNA</w:t>
      </w:r>
      <w:r w:rsidR="187CA8DB" w:rsidRPr="00753549">
        <w:rPr>
          <w:sz w:val="22"/>
          <w:szCs w:val="22"/>
        </w:rPr>
        <w:t>s</w:t>
      </w:r>
      <w:r w:rsidR="009821C9" w:rsidRPr="00753549">
        <w:rPr>
          <w:sz w:val="22"/>
          <w:szCs w:val="22"/>
        </w:rPr>
        <w:t>eq</w:t>
      </w:r>
      <w:proofErr w:type="spellEnd"/>
      <w:r w:rsidR="009821C9" w:rsidRPr="00753549">
        <w:rPr>
          <w:sz w:val="22"/>
          <w:szCs w:val="22"/>
        </w:rPr>
        <w:t xml:space="preserve"> </w:t>
      </w:r>
      <w:r w:rsidR="00212CBC">
        <w:rPr>
          <w:sz w:val="22"/>
          <w:szCs w:val="22"/>
        </w:rPr>
        <w:t>reveals</w:t>
      </w:r>
      <w:r w:rsidR="005E7DB9" w:rsidRPr="00753549">
        <w:rPr>
          <w:sz w:val="22"/>
          <w:szCs w:val="22"/>
        </w:rPr>
        <w:t xml:space="preserve"> diverse features of </w:t>
      </w:r>
      <w:r w:rsidR="00120D09" w:rsidRPr="00753549">
        <w:rPr>
          <w:sz w:val="22"/>
          <w:szCs w:val="22"/>
        </w:rPr>
        <w:t>transcriptome</w:t>
      </w:r>
      <w:r w:rsidR="00910E27" w:rsidRPr="00753549">
        <w:rPr>
          <w:sz w:val="22"/>
          <w:szCs w:val="22"/>
        </w:rPr>
        <w:t>s</w:t>
      </w:r>
      <w:r w:rsidR="005E7DB9" w:rsidRPr="00753549">
        <w:rPr>
          <w:sz w:val="22"/>
          <w:szCs w:val="22"/>
        </w:rPr>
        <w:t>, but l</w:t>
      </w:r>
      <w:r w:rsidR="0081332A" w:rsidRPr="00753549">
        <w:rPr>
          <w:sz w:val="22"/>
          <w:szCs w:val="22"/>
        </w:rPr>
        <w:t>imitations can include misidentification of 3’ ends through internal priming</w:t>
      </w:r>
      <w:r w:rsidR="00627105">
        <w:fldChar w:fldCharType="begin">
          <w:fldData xml:space="preserve">PEVuZE5vdGU+PENpdGU+PEF1dGhvcj5KYW48L0F1dGhvcj48WWVhcj4yMDExPC9ZZWFyPjxSZWNO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</w:fldData>
        </w:fldChar>
      </w:r>
      <w:r w:rsidR="00AD2FBD">
        <w:instrText xml:space="preserve"> ADDIN EN.CITE </w:instrText>
      </w:r>
      <w:r w:rsidR="00AD2FBD">
        <w:fldChar w:fldCharType="begin">
          <w:fldData xml:space="preserve">PEVuZE5vdGU+PENpdGU+PEF1dGhvcj5KYW48L0F1dGhvcj48WWVhcj4yMDExPC9ZZWFyPjxSZWNO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</w:fldData>
        </w:fldChar>
      </w:r>
      <w:r w:rsidR="00AD2FBD">
        <w:instrText xml:space="preserve"> ADDIN EN.CITE.DATA </w:instrText>
      </w:r>
      <w:r w:rsidR="00AD2FBD">
        <w:fldChar w:fldCharType="end"/>
      </w:r>
      <w:r w:rsidR="00627105">
        <w:fldChar w:fldCharType="separate"/>
      </w:r>
      <w:r w:rsidR="00D1065D" w:rsidRPr="00D1065D">
        <w:rPr>
          <w:noProof/>
          <w:vertAlign w:val="superscript"/>
        </w:rPr>
        <w:t>3</w:t>
      </w:r>
      <w:r w:rsidR="00627105">
        <w:fldChar w:fldCharType="end"/>
      </w:r>
      <w:r w:rsidR="0081332A" w:rsidRPr="00753549">
        <w:rPr>
          <w:sz w:val="22"/>
          <w:szCs w:val="22"/>
        </w:rPr>
        <w:t>,</w:t>
      </w:r>
      <w:commentRangeStart w:id="8"/>
      <w:r w:rsidR="0081332A" w:rsidRPr="00753549">
        <w:rPr>
          <w:sz w:val="22"/>
          <w:szCs w:val="22"/>
        </w:rPr>
        <w:t xml:space="preserve"> spurious antisense</w:t>
      </w:r>
      <w:commentRangeEnd w:id="8"/>
      <w:r>
        <w:rPr>
          <w:rStyle w:val="CommentReference"/>
        </w:rPr>
        <w:commentReference w:id="8"/>
      </w:r>
      <w:r w:rsidR="00B631BB">
        <w:rPr>
          <w:sz w:val="22"/>
          <w:szCs w:val="22"/>
        </w:rPr>
        <w:fldChar w:fldCharType="begin"/>
      </w:r>
      <w:r w:rsidR="00B631BB">
        <w:rPr>
          <w:sz w:val="22"/>
          <w:szCs w:val="22"/>
        </w:rPr>
        <w:instrText xml:space="preserve"> ADDIN EN.CITE &lt;EndNote&gt;&lt;Cite&gt;&lt;Author&gt;Mourão&lt;/Author&gt;&lt;Year&gt;2019&lt;/Year&gt;&lt;RecNum&gt;201&lt;/RecNum&gt;&lt;DisplayText&gt;&lt;style face="superscript"&gt;4&lt;/style&gt;&lt;/DisplayText&gt;&lt;record&gt;&lt;rec-number&gt;201&lt;/rec-number&gt;&lt;foreign-keys&gt;&lt;key app="EN" db-id="5vxwr2wzn5d9ahesz5dxtd0i2vexsz2550x5" timestamp="1560954911"&gt;201&lt;/key&gt;&lt;key app="ENWeb" db-id=""&gt;0&lt;/key&gt;&lt;/foreign-keys&gt;&lt;ref-type name="Journal Article"&gt;17&lt;/ref-type&gt;&lt;contributors&gt;&lt;authors&gt;&lt;author&gt;Mourão, Kira&lt;/author&gt;&lt;author&gt;Schurch, Nicholas J.&lt;/author&gt;&lt;author&gt;Lucoszek, Radek&lt;/author&gt;&lt;author&gt;Froussios, Kimon&lt;/author&gt;&lt;author&gt;MacKinnon, Katarzyna&lt;/author&gt;&lt;author&gt;Duc, Céline&lt;/author&gt;&lt;author&gt;Simpson, Gordon&lt;/author&gt;&lt;author&gt;Barton, Geoffrey J.&lt;/author&gt;&lt;/authors&gt;&lt;/contributors&gt;&lt;titles&gt;&lt;title&gt;Detection and mitigation of spurious antisense expression with RoSA&lt;/title&gt;&lt;secondary-title&gt;F1000Research&lt;/secondary-title&gt;&lt;/titles&gt;&lt;periodical&gt;&lt;full-title&gt;F1000Research&lt;/full-title&gt;&lt;/periodical&gt;&lt;volume&gt;8&lt;/volume&gt;&lt;section&gt;819&lt;/section&gt;&lt;dates&gt;&lt;year&gt;2019&lt;/year&gt;&lt;/dates&gt;&lt;isbn&gt;2046-1402&lt;/isbn&gt;&lt;urls&gt;&lt;/urls&gt;&lt;electronic-resource-num&gt;10.12688/f1000research.18952.1&lt;/electronic-resource-num&gt;&lt;/record&gt;&lt;/Cite&gt;&lt;/EndNote&gt;</w:instrText>
      </w:r>
      <w:r w:rsidR="00B631BB">
        <w:rPr>
          <w:sz w:val="22"/>
          <w:szCs w:val="22"/>
        </w:rPr>
        <w:fldChar w:fldCharType="separate"/>
      </w:r>
      <w:r w:rsidR="00B631BB" w:rsidRPr="00B631BB">
        <w:rPr>
          <w:noProof/>
          <w:sz w:val="22"/>
          <w:szCs w:val="22"/>
          <w:vertAlign w:val="superscript"/>
        </w:rPr>
        <w:t>4</w:t>
      </w:r>
      <w:r w:rsidR="00B631BB">
        <w:rPr>
          <w:sz w:val="22"/>
          <w:szCs w:val="22"/>
        </w:rPr>
        <w:fldChar w:fldCharType="end"/>
      </w:r>
      <w:r w:rsidR="0081332A" w:rsidRPr="00753549">
        <w:rPr>
          <w:sz w:val="22"/>
          <w:szCs w:val="22"/>
        </w:rPr>
        <w:t xml:space="preserve"> and splicing events produced by </w:t>
      </w:r>
      <w:r w:rsidR="003104E2" w:rsidRPr="00753549">
        <w:rPr>
          <w:sz w:val="22"/>
          <w:szCs w:val="22"/>
        </w:rPr>
        <w:t xml:space="preserve">RT </w:t>
      </w:r>
      <w:r w:rsidR="0081332A" w:rsidRPr="00753549">
        <w:rPr>
          <w:sz w:val="22"/>
          <w:szCs w:val="22"/>
        </w:rPr>
        <w:t>template switching</w:t>
      </w:r>
      <w:r w:rsidR="00627105">
        <w:fldChar w:fldCharType="begin"/>
      </w:r>
      <w:r w:rsidR="00B631BB">
        <w:instrText xml:space="preserve"> ADDIN EN.CITE &lt;EndNote&gt;&lt;Cite&gt;&lt;Author&gt;Houseley&lt;/Author&gt;&lt;Year&gt;2010&lt;/Year&gt;&lt;RecNum&gt;277&lt;/RecNum&gt;&lt;DisplayText&gt;&lt;style face="superscript"&gt;5&lt;/style&gt;&lt;/DisplayText&gt;&lt;record&gt;&lt;rec-number&gt;277&lt;/rec-number&gt;&lt;foreign-keys&gt;&lt;key app="EN" db-id="prvswxv93dz2ape0026pwr2cdfp5e922pf5w" timestamp="1552922839"&gt;277&lt;/key&gt;&lt;/foreign-keys&gt;&lt;ref-type name="Journal Article"&gt;17&lt;/ref-type&gt;&lt;contributors&gt;&lt;authors&gt;&lt;author&gt;Houseley, J.&lt;/author&gt;&lt;author&gt;Tollervey, D.&lt;/author&gt;&lt;/authors&gt;&lt;/contributors&gt;&lt;auth-address&gt;Univ Edinburgh, Wellcome Trust Ctr Cell Biol, Edinburgh, Midlothian, Scotland&lt;/auth-address&gt;&lt;titles&gt;&lt;title&gt;&lt;style face="normal" font="default" size="100%"&gt;Apparent non-canonical&lt;/style&gt;&lt;style face="italic" font="default" size="100%"&gt; trans&lt;/style&gt;&lt;style face="normal" font="default" size="100%"&gt;-splicing is generated by reverse transcriptase&lt;/style&gt;&lt;style face="italic" font="default" size="100%"&gt; in vitro&lt;/style&gt;&lt;/title&gt;&lt;secondary-title&gt;Plos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5&lt;/volume&gt;&lt;number&gt;8&lt;/number&gt;&lt;keywords&gt;&lt;keyword&gt;messenger-rna&lt;/keyword&gt;&lt;keyword&gt;cdna&lt;/keyword&gt;&lt;keyword&gt;gene&lt;/keyword&gt;&lt;keyword&gt;go&lt;/keyword&gt;&lt;/keywords&gt;&lt;dates&gt;&lt;year&gt;2010&lt;/year&gt;&lt;pub-dates&gt;&lt;date&gt;Aug 18&lt;/date&gt;&lt;/pub-dates&gt;&lt;/dates&gt;&lt;isbn&gt;1932-6203&lt;/isbn&gt;&lt;accession-num&gt;WOS:000281011600029&lt;/accession-num&gt;&lt;urls&gt;&lt;related-urls&gt;&lt;url&gt;&lt;style face="underline" font="default" size="100%"&gt;&amp;lt;Go to ISI&amp;gt;://WOS:000281011600029&lt;/style&gt;&lt;/url&gt;&lt;/related-urls&gt;&lt;/urls&gt;&lt;electronic-resource-num&gt;10.1371/journal.pone.0012271&lt;/electronic-resource-num&gt;&lt;language&gt;English&lt;/language&gt;&lt;/record&gt;&lt;/Cite&gt;&lt;/EndNote&gt;</w:instrText>
      </w:r>
      <w:r w:rsidR="00627105">
        <w:fldChar w:fldCharType="separate"/>
      </w:r>
      <w:r w:rsidR="00B631BB" w:rsidRPr="00B631BB">
        <w:rPr>
          <w:noProof/>
          <w:vertAlign w:val="superscript"/>
        </w:rPr>
        <w:t>5</w:t>
      </w:r>
      <w:r w:rsidR="00627105">
        <w:fldChar w:fldCharType="end"/>
      </w:r>
      <w:r w:rsidR="0081332A" w:rsidRPr="00753549">
        <w:rPr>
          <w:sz w:val="22"/>
          <w:szCs w:val="22"/>
        </w:rPr>
        <w:t xml:space="preserve"> and </w:t>
      </w:r>
      <w:r w:rsidR="00171BA5" w:rsidRPr="00753549">
        <w:rPr>
          <w:sz w:val="22"/>
          <w:szCs w:val="22"/>
        </w:rPr>
        <w:t xml:space="preserve">the </w:t>
      </w:r>
      <w:r w:rsidR="00A72B95" w:rsidRPr="00753549">
        <w:rPr>
          <w:sz w:val="22"/>
          <w:szCs w:val="22"/>
        </w:rPr>
        <w:t>inability to detect</w:t>
      </w:r>
      <w:r w:rsidR="0081332A" w:rsidRPr="00753549">
        <w:rPr>
          <w:sz w:val="22"/>
          <w:szCs w:val="22"/>
        </w:rPr>
        <w:t xml:space="preserve"> </w:t>
      </w:r>
      <w:r w:rsidR="00602DA9">
        <w:rPr>
          <w:sz w:val="22"/>
          <w:szCs w:val="22"/>
        </w:rPr>
        <w:t>all b</w:t>
      </w:r>
      <w:r w:rsidR="0081332A" w:rsidRPr="00753549">
        <w:rPr>
          <w:sz w:val="22"/>
          <w:szCs w:val="22"/>
        </w:rPr>
        <w:t>ase modifications in the copying process</w:t>
      </w:r>
      <w:r w:rsidR="00627105">
        <w:fldChar w:fldCharType="begin"/>
      </w:r>
      <w:r w:rsidR="00B631BB">
        <w:instrText xml:space="preserve"> ADDIN EN.CITE &lt;EndNote&gt;&lt;Cite&gt;&lt;Author&gt;Helm&lt;/Author&gt;&lt;Year&gt;2017&lt;/Year&gt;&lt;RecNum&gt;5&lt;/RecNum&gt;&lt;DisplayText&gt;&lt;style face="superscript"&gt;6&lt;/style&gt;&lt;/DisplayText&gt;&lt;record&gt;&lt;rec-number&gt;5&lt;/rec-number&gt;&lt;foreign-keys&gt;&lt;key app="EN" db-id="z0wzr052s5v59xesrerxz0fztd0dzwsx0r5w" timestamp="1559740969"&gt;5&lt;/key&gt;&lt;/foreign-keys&gt;&lt;ref-type name="Journal Article"&gt;17&lt;/ref-type&gt;&lt;contributors&gt;&lt;authors&gt;&lt;author&gt;Helm, M.&lt;/author&gt;&lt;author&gt;Motorin, Y.&lt;/author&gt;&lt;/authors&gt;&lt;/contributors&gt;&lt;auth-address&gt;Johannes Gutenberg Univ Mainz, Inst Pharm &amp;amp; Biochem, Staudingerweg 5, D-55128 Mainz, Germany&amp;#xD;BioPole Lorraine Univ, CNRS, UL, IMoPA,UMR7365, 9 Ave Foret de Haye, F-54505 Vandoeuvre Les Nancy, France&lt;/auth-address&gt;&lt;titles&gt;&lt;title&gt;Detecting RNA modifications in the epitranscriptome: predict and validate&lt;/title&gt;&lt;secondary-title&gt;Nat Rev Genet&lt;/secondary-title&gt;&lt;alt-title&gt;Nat Rev Genet&lt;/alt-title&gt;&lt;/titles&gt;&lt;pages&gt;275-291&lt;/pages&gt;&lt;volume&gt;18&lt;/volume&gt;&lt;number&gt;5&lt;/number&gt;&lt;keywords&gt;&lt;keyword&gt;single-nucleotide-resolution&lt;/keyword&gt;&lt;keyword&gt;tandem mass-spectrometry&lt;/keyword&gt;&lt;keyword&gt;dynamic n-1-methyladenosine methylome&lt;/keyword&gt;&lt;keyword&gt;transcriptome-wide identification&lt;/keyword&gt;&lt;keyword&gt;carcinogen-modified DNA&lt;/keyword&gt;&lt;keyword&gt;yeast transfer-rnaphe&lt;/keyword&gt;&lt;keyword&gt;25s ribosomal-rna&lt;/keyword&gt;&lt;keyword&gt;messenger-rna&lt;/keyword&gt;&lt;keyword&gt;escherichia-coli&lt;/keyword&gt;&lt;keyword&gt;saccharomyces-cerevisiae&lt;/keyword&gt;&lt;/keywords&gt;&lt;dates&gt;&lt;year&gt;2017&lt;/year&gt;&lt;pub-dates&gt;&lt;date&gt;May&lt;/date&gt;&lt;/pub-dates&gt;&lt;/dates&gt;&lt;isbn&gt;1471-0056&lt;/isbn&gt;&lt;accession-num&gt;WOS:000398894200009&lt;/accession-num&gt;&lt;urls&gt;&lt;related-urls&gt;&lt;url&gt;&amp;lt;Go to ISI&amp;gt;://WOS:000398894200009&lt;/url&gt;&lt;/related-urls&gt;&lt;/urls&gt;&lt;electronic-resource-num&gt;10.1038/nrg.2016.169&lt;/electronic-resource-num&gt;&lt;language&gt;English&lt;/language&gt;&lt;/record&gt;&lt;/Cite&gt;&lt;/EndNote&gt;</w:instrText>
      </w:r>
      <w:r w:rsidR="00627105">
        <w:fldChar w:fldCharType="separate"/>
      </w:r>
      <w:r w:rsidR="00B631BB" w:rsidRPr="00B631BB">
        <w:rPr>
          <w:noProof/>
          <w:vertAlign w:val="superscript"/>
        </w:rPr>
        <w:t>6</w:t>
      </w:r>
      <w:r w:rsidR="00627105">
        <w:fldChar w:fldCharType="end"/>
      </w:r>
      <w:r w:rsidR="00A72B95" w:rsidRPr="00753549">
        <w:rPr>
          <w:sz w:val="22"/>
          <w:szCs w:val="22"/>
        </w:rPr>
        <w:t xml:space="preserve">. </w:t>
      </w:r>
      <w:r w:rsidR="00785480" w:rsidRPr="00753549">
        <w:rPr>
          <w:sz w:val="22"/>
          <w:szCs w:val="22"/>
        </w:rPr>
        <w:t>The</w:t>
      </w:r>
      <w:r w:rsidR="0081332A" w:rsidRPr="00753549">
        <w:rPr>
          <w:sz w:val="22"/>
          <w:szCs w:val="22"/>
        </w:rPr>
        <w:t xml:space="preserve"> fragmentation of RNA </w:t>
      </w:r>
      <w:r w:rsidR="00BC0A47" w:rsidRPr="00753549">
        <w:rPr>
          <w:sz w:val="22"/>
          <w:szCs w:val="22"/>
        </w:rPr>
        <w:t>prior to</w:t>
      </w:r>
      <w:r w:rsidR="0081332A" w:rsidRPr="00753549">
        <w:rPr>
          <w:sz w:val="22"/>
          <w:szCs w:val="22"/>
        </w:rPr>
        <w:t xml:space="preserve"> </w:t>
      </w:r>
      <w:r w:rsidR="00BC0A47" w:rsidRPr="00753549">
        <w:rPr>
          <w:sz w:val="22"/>
          <w:szCs w:val="22"/>
        </w:rPr>
        <w:t xml:space="preserve">short-read </w:t>
      </w:r>
      <w:r w:rsidR="0081332A" w:rsidRPr="00753549">
        <w:rPr>
          <w:sz w:val="22"/>
          <w:szCs w:val="22"/>
        </w:rPr>
        <w:t xml:space="preserve">sequencing </w:t>
      </w:r>
      <w:r w:rsidR="00BC0A47" w:rsidRPr="00753549">
        <w:rPr>
          <w:sz w:val="22"/>
          <w:szCs w:val="22"/>
        </w:rPr>
        <w:t xml:space="preserve">makes the interpretation of the </w:t>
      </w:r>
      <w:r w:rsidR="00785480" w:rsidRPr="00753549">
        <w:rPr>
          <w:sz w:val="22"/>
          <w:szCs w:val="22"/>
        </w:rPr>
        <w:t xml:space="preserve">combination of authentic </w:t>
      </w:r>
      <w:r w:rsidR="00BC0A47" w:rsidRPr="00753549">
        <w:rPr>
          <w:sz w:val="22"/>
          <w:szCs w:val="22"/>
        </w:rPr>
        <w:t>RNA processing events</w:t>
      </w:r>
      <w:r w:rsidR="003C3374" w:rsidRPr="00753549">
        <w:rPr>
          <w:sz w:val="22"/>
          <w:szCs w:val="22"/>
        </w:rPr>
        <w:t xml:space="preserve"> difficult, </w:t>
      </w:r>
      <w:r w:rsidR="00B6677A" w:rsidRPr="00753549">
        <w:rPr>
          <w:sz w:val="22"/>
          <w:szCs w:val="22"/>
        </w:rPr>
        <w:t>and</w:t>
      </w:r>
      <w:r w:rsidR="00504D78" w:rsidRPr="00753549">
        <w:rPr>
          <w:sz w:val="22"/>
          <w:szCs w:val="22"/>
        </w:rPr>
        <w:t xml:space="preserve"> </w:t>
      </w:r>
      <w:r w:rsidR="003C3374" w:rsidRPr="00753549">
        <w:rPr>
          <w:sz w:val="22"/>
          <w:szCs w:val="22"/>
        </w:rPr>
        <w:t>it remains an unsolved problem</w:t>
      </w:r>
      <w:r w:rsidR="00627105">
        <w:fldChar w:fldCharType="begin">
          <w:fldData xml:space="preserve">PEVuZE5vdGU+PENpdGU+PEF1dGhvcj5TdGVpamdlcjwvQXV0aG9yPjxZZWFyPjIwMTM8L1llYXI+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</w:fldData>
        </w:fldChar>
      </w:r>
      <w:r w:rsidR="00B631BB">
        <w:instrText xml:space="preserve"> ADDIN EN.CITE </w:instrText>
      </w:r>
      <w:r w:rsidR="00B631BB">
        <w:fldChar w:fldCharType="begin">
          <w:fldData xml:space="preserve">PEVuZE5vdGU+PENpdGU+PEF1dGhvcj5TdGVpamdlcjwvQXV0aG9yPjxZZWFyPjIwMTM8L1llYXI+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</w:fldData>
        </w:fldChar>
      </w:r>
      <w:r w:rsidR="00B631BB">
        <w:instrText xml:space="preserve"> ADDIN EN.CITE.DATA </w:instrText>
      </w:r>
      <w:r w:rsidR="00B631BB">
        <w:fldChar w:fldCharType="end"/>
      </w:r>
      <w:r w:rsidR="00627105">
        <w:fldChar w:fldCharType="separate"/>
      </w:r>
      <w:r w:rsidR="00B631BB" w:rsidRPr="00B631BB">
        <w:rPr>
          <w:noProof/>
          <w:vertAlign w:val="superscript"/>
        </w:rPr>
        <w:t>7</w:t>
      </w:r>
      <w:r w:rsidR="00627105">
        <w:fldChar w:fldCharType="end"/>
      </w:r>
      <w:r w:rsidR="00BC0A47" w:rsidRPr="00801B75">
        <w:rPr>
          <w:sz w:val="22"/>
          <w:szCs w:val="22"/>
        </w:rPr>
        <w:t xml:space="preserve">. </w:t>
      </w:r>
    </w:p>
    <w:p w14:paraId="56463F8C" w14:textId="16D4EE6B" w:rsidR="00AF6B6D" w:rsidRPr="00E8608B" w:rsidRDefault="00516D8A" w:rsidP="4979BB12">
      <w:pPr>
        <w:spacing w:line="480" w:lineRule="auto"/>
        <w:rPr>
          <w:sz w:val="22"/>
          <w:szCs w:val="22"/>
        </w:rPr>
      </w:pPr>
      <w:r>
        <w:rPr>
          <w:rFonts w:cstheme="minorHAnsi"/>
          <w:sz w:val="22"/>
          <w:szCs w:val="22"/>
        </w:rPr>
        <w:tab/>
      </w:r>
      <w:r w:rsidR="00A37E1A" w:rsidRPr="003F58DD">
        <w:rPr>
          <w:sz w:val="22"/>
          <w:szCs w:val="22"/>
        </w:rPr>
        <w:t xml:space="preserve">We asked if </w:t>
      </w:r>
      <w:r w:rsidR="00F70ACA" w:rsidRPr="003F58DD">
        <w:rPr>
          <w:sz w:val="22"/>
          <w:szCs w:val="22"/>
        </w:rPr>
        <w:t xml:space="preserve">long read </w:t>
      </w:r>
      <w:r w:rsidR="00A37E1A" w:rsidRPr="003F58DD">
        <w:rPr>
          <w:sz w:val="22"/>
          <w:szCs w:val="22"/>
        </w:rPr>
        <w:t>direct RNA sequencing</w:t>
      </w:r>
      <w:r w:rsidR="00EC3F8A" w:rsidRPr="003F58DD">
        <w:rPr>
          <w:sz w:val="22"/>
          <w:szCs w:val="22"/>
        </w:rPr>
        <w:t xml:space="preserve"> (DRS)</w:t>
      </w:r>
      <w:r w:rsidR="00A37E1A" w:rsidRPr="003F58DD">
        <w:rPr>
          <w:sz w:val="22"/>
          <w:szCs w:val="22"/>
        </w:rPr>
        <w:t xml:space="preserve"> with nanopores</w:t>
      </w:r>
      <w:r w:rsidR="00627105" w:rsidRPr="4979BB12">
        <w:fldChar w:fldCharType="begin"/>
      </w:r>
      <w:r w:rsidR="00B631BB">
        <w:instrText xml:space="preserve"> ADDIN EN.CITE &lt;EndNote&gt;&lt;Cite&gt;&lt;Author&gt;Garalde&lt;/Author&gt;&lt;Year&gt;2018&lt;/Year&gt;&lt;RecNum&gt;117&lt;/RecNum&gt;&lt;DisplayText&gt;&lt;style face="superscript"&gt;8&lt;/style&gt;&lt;/DisplayText&gt;&lt;record&gt;&lt;rec-number&gt;117&lt;/rec-number&gt;&lt;foreign-keys&gt;&lt;key app="EN" db-id="5vxwr2wzn5d9ahesz5dxtd0i2vexsz2550x5" timestamp="1559473319" guid="4cdf40a5-c6cd-46da-8011-e50703bd7136"&gt;117&lt;/key&gt;&lt;/foreign-keys&gt;&lt;ref-type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Methods&lt;/secondary-title&gt;&lt;/titles&gt;&lt;periodical&gt;&lt;full-title&gt;Nature Methods&lt;/full-title&gt;&lt;/periodical&gt;&lt;pages&gt;201&lt;/pages&gt;&lt;volume&gt;15&lt;/volume&gt;&lt;dates&gt;&lt;year&gt;2018&lt;/year&gt;&lt;pub-dates&gt;&lt;date&gt;01/15/online&lt;/date&gt;&lt;/pub-dates&gt;&lt;/dates&gt;&lt;publisher&gt;Nature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lt;/electronic-resource-num&gt;&lt;/record&gt;&lt;/Cite&gt;&lt;/EndNote&gt;</w:instrText>
      </w:r>
      <w:r w:rsidR="00627105" w:rsidRPr="4979BB12">
        <w:rPr>
          <w:sz w:val="22"/>
          <w:szCs w:val="22"/>
        </w:rPr>
        <w:fldChar w:fldCharType="separate"/>
      </w:r>
      <w:r w:rsidR="00B631BB" w:rsidRPr="00B631BB">
        <w:rPr>
          <w:noProof/>
          <w:vertAlign w:val="superscript"/>
        </w:rPr>
        <w:t>8</w:t>
      </w:r>
      <w:r w:rsidR="00627105" w:rsidRPr="4979BB12">
        <w:fldChar w:fldCharType="end"/>
      </w:r>
      <w:r w:rsidR="00A37E1A" w:rsidRPr="003F58DD">
        <w:rPr>
          <w:sz w:val="22"/>
          <w:szCs w:val="22"/>
        </w:rPr>
        <w:t xml:space="preserve"> </w:t>
      </w:r>
      <w:r w:rsidR="001A7470" w:rsidRPr="003F58DD">
        <w:rPr>
          <w:sz w:val="22"/>
          <w:szCs w:val="22"/>
        </w:rPr>
        <w:t>could reveal</w:t>
      </w:r>
      <w:r w:rsidR="00A37E1A" w:rsidRPr="006C1209">
        <w:rPr>
          <w:sz w:val="22"/>
          <w:szCs w:val="22"/>
        </w:rPr>
        <w:t xml:space="preserve"> the complexity of </w:t>
      </w:r>
      <w:r w:rsidR="005E4537" w:rsidRPr="006C1209">
        <w:rPr>
          <w:sz w:val="22"/>
          <w:szCs w:val="22"/>
        </w:rPr>
        <w:t xml:space="preserve">Arabidopsis </w:t>
      </w:r>
      <w:r w:rsidR="00692481" w:rsidRPr="006C1209">
        <w:rPr>
          <w:sz w:val="22"/>
          <w:szCs w:val="22"/>
        </w:rPr>
        <w:t>m</w:t>
      </w:r>
      <w:r w:rsidR="00A37E1A" w:rsidRPr="006C1209">
        <w:rPr>
          <w:sz w:val="22"/>
          <w:szCs w:val="22"/>
        </w:rPr>
        <w:t>RNA processing and modification</w:t>
      </w:r>
      <w:r w:rsidR="005B02B2" w:rsidRPr="006C1209">
        <w:rPr>
          <w:sz w:val="22"/>
          <w:szCs w:val="22"/>
        </w:rPr>
        <w:t>s</w:t>
      </w:r>
      <w:r w:rsidR="00A37E1A" w:rsidRPr="006C1209">
        <w:rPr>
          <w:sz w:val="22"/>
          <w:szCs w:val="22"/>
        </w:rPr>
        <w:t xml:space="preserve">. </w:t>
      </w:r>
      <w:r w:rsidR="001D7422" w:rsidRPr="006C1209">
        <w:rPr>
          <w:sz w:val="22"/>
          <w:szCs w:val="22"/>
        </w:rPr>
        <w:t xml:space="preserve">In nanopore </w:t>
      </w:r>
      <w:r w:rsidR="005A76EC" w:rsidRPr="006C1209">
        <w:rPr>
          <w:sz w:val="22"/>
          <w:szCs w:val="22"/>
        </w:rPr>
        <w:t>DRS</w:t>
      </w:r>
      <w:r w:rsidR="001D7422" w:rsidRPr="006C1209">
        <w:rPr>
          <w:sz w:val="22"/>
          <w:szCs w:val="22"/>
        </w:rPr>
        <w:t xml:space="preserve">, intact RNA is fed through a protein pore </w:t>
      </w:r>
      <w:r w:rsidR="002315D6" w:rsidRPr="006C1209">
        <w:rPr>
          <w:sz w:val="22"/>
          <w:szCs w:val="22"/>
        </w:rPr>
        <w:t xml:space="preserve">(nanopore) </w:t>
      </w:r>
      <w:r w:rsidR="001D7422" w:rsidRPr="006C1209">
        <w:rPr>
          <w:sz w:val="22"/>
          <w:szCs w:val="22"/>
        </w:rPr>
        <w:t xml:space="preserve">by a motor protein. The </w:t>
      </w:r>
      <w:r w:rsidR="00433B52" w:rsidRPr="006C1209">
        <w:rPr>
          <w:sz w:val="22"/>
          <w:szCs w:val="22"/>
        </w:rPr>
        <w:t>nano</w:t>
      </w:r>
      <w:r w:rsidR="00A72B95" w:rsidRPr="006C1209">
        <w:rPr>
          <w:sz w:val="22"/>
          <w:szCs w:val="22"/>
        </w:rPr>
        <w:t>pore sits in a membrane through which an electrical current is passed</w:t>
      </w:r>
      <w:r w:rsidR="00627105">
        <w:fldChar w:fldCharType="begin"/>
      </w:r>
      <w:r w:rsidR="00B631BB">
        <w:instrText xml:space="preserve"> ADDIN EN.CITE &lt;EndNote&gt;&lt;Cite&gt;&lt;Author&gt;Garalde&lt;/Author&gt;&lt;Year&gt;2018&lt;/Year&gt;&lt;RecNum&gt;117&lt;/RecNum&gt;&lt;DisplayText&gt;&lt;style face="superscript"&gt;8&lt;/style&gt;&lt;/DisplayText&gt;&lt;record&gt;&lt;rec-number&gt;117&lt;/rec-number&gt;&lt;foreign-keys&gt;&lt;key app="EN" db-id="5vxwr2wzn5d9ahesz5dxtd0i2vexsz2550x5" timestamp="1559473319" guid="4cdf40a5-c6cd-46da-8011-e50703bd7136"&gt;117&lt;/key&gt;&lt;/foreign-keys&gt;&lt;ref-type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Methods&lt;/secondary-title&gt;&lt;/titles&gt;&lt;periodical&gt;&lt;full-title&gt;Nature Methods&lt;/full-title&gt;&lt;/periodical&gt;&lt;pages&gt;201&lt;/pages&gt;&lt;volume&gt;15&lt;/volume&gt;&lt;dates&gt;&lt;year&gt;2018&lt;/year&gt;&lt;pub-dates&gt;&lt;date&gt;01/15/online&lt;/date&gt;&lt;/pub-dates&gt;&lt;/dates&gt;&lt;publisher&gt;Nature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lt;/electronic-resource-num&gt;&lt;/record&gt;&lt;/Cite&gt;&lt;/EndNote&gt;</w:instrText>
      </w:r>
      <w:r w:rsidR="00627105">
        <w:fldChar w:fldCharType="separate"/>
      </w:r>
      <w:r w:rsidR="00B631BB" w:rsidRPr="00B631BB">
        <w:rPr>
          <w:noProof/>
          <w:vertAlign w:val="superscript"/>
        </w:rPr>
        <w:t>8</w:t>
      </w:r>
      <w:r w:rsidR="00627105">
        <w:fldChar w:fldCharType="end"/>
      </w:r>
      <w:r w:rsidR="00A72B95" w:rsidRPr="003F58DD">
        <w:rPr>
          <w:sz w:val="22"/>
          <w:szCs w:val="22"/>
        </w:rPr>
        <w:t>.</w:t>
      </w:r>
      <w:commentRangeStart w:id="9"/>
      <w:r w:rsidR="00A72B95" w:rsidRPr="003F58DD">
        <w:rPr>
          <w:sz w:val="22"/>
          <w:szCs w:val="22"/>
        </w:rPr>
        <w:t xml:space="preserve"> </w:t>
      </w:r>
      <w:r w:rsidR="002E06A3" w:rsidRPr="003F58DD">
        <w:rPr>
          <w:sz w:val="22"/>
          <w:szCs w:val="22"/>
        </w:rPr>
        <w:t>Each short RNA sequence</w:t>
      </w:r>
      <w:commentRangeEnd w:id="9"/>
      <w:r>
        <w:rPr>
          <w:rStyle w:val="CommentReference"/>
        </w:rPr>
        <w:commentReference w:id="9"/>
      </w:r>
      <w:r w:rsidR="00173BDD" w:rsidRPr="006C1209">
        <w:rPr>
          <w:sz w:val="22"/>
          <w:szCs w:val="22"/>
        </w:rPr>
        <w:t xml:space="preserve"> (5 bases)</w:t>
      </w:r>
      <w:r w:rsidR="002E06A3" w:rsidRPr="006C1209">
        <w:rPr>
          <w:sz w:val="22"/>
          <w:szCs w:val="22"/>
        </w:rPr>
        <w:t xml:space="preserve"> within the nanopore can be identified by the magnitude of the signal it produces. </w:t>
      </w:r>
      <w:r w:rsidR="005E4537" w:rsidRPr="006C1209">
        <w:rPr>
          <w:sz w:val="22"/>
          <w:szCs w:val="22"/>
        </w:rPr>
        <w:t xml:space="preserve">Arabidopsis </w:t>
      </w:r>
      <w:r w:rsidR="00D725F7" w:rsidRPr="006C1209">
        <w:rPr>
          <w:sz w:val="22"/>
          <w:szCs w:val="22"/>
        </w:rPr>
        <w:t>is a pathfinder model in plant biology</w:t>
      </w:r>
      <w:r w:rsidR="0082263E" w:rsidRPr="006C1209">
        <w:rPr>
          <w:sz w:val="22"/>
          <w:szCs w:val="22"/>
        </w:rPr>
        <w:t xml:space="preserve">, </w:t>
      </w:r>
      <w:r w:rsidR="00FE32DC" w:rsidRPr="006C1209">
        <w:rPr>
          <w:sz w:val="22"/>
          <w:szCs w:val="22"/>
        </w:rPr>
        <w:t>and</w:t>
      </w:r>
      <w:r w:rsidR="0082263E" w:rsidRPr="006C1209">
        <w:rPr>
          <w:sz w:val="22"/>
          <w:szCs w:val="22"/>
        </w:rPr>
        <w:t xml:space="preserve"> its genome annotation strongly influences the annotation and understanding of what other plant genomes encode. </w:t>
      </w:r>
      <w:r w:rsidR="00966FBA">
        <w:rPr>
          <w:sz w:val="22"/>
          <w:szCs w:val="22"/>
        </w:rPr>
        <w:t>We</w:t>
      </w:r>
      <w:r w:rsidR="00AF6B6D" w:rsidRPr="00606D66">
        <w:rPr>
          <w:sz w:val="22"/>
          <w:szCs w:val="22"/>
        </w:rPr>
        <w:t xml:space="preserve"> </w:t>
      </w:r>
      <w:r w:rsidR="00FB3553" w:rsidRPr="00606D66">
        <w:rPr>
          <w:sz w:val="22"/>
          <w:szCs w:val="22"/>
        </w:rPr>
        <w:t>appl</w:t>
      </w:r>
      <w:r w:rsidR="00860894">
        <w:rPr>
          <w:sz w:val="22"/>
          <w:szCs w:val="22"/>
        </w:rPr>
        <w:t>ied</w:t>
      </w:r>
      <w:r w:rsidR="00FB3553" w:rsidRPr="00606D66">
        <w:rPr>
          <w:sz w:val="22"/>
          <w:szCs w:val="22"/>
        </w:rPr>
        <w:t xml:space="preserve"> nanopore </w:t>
      </w:r>
      <w:r w:rsidR="00FB3553" w:rsidRPr="00880A7D">
        <w:rPr>
          <w:sz w:val="22"/>
          <w:szCs w:val="22"/>
        </w:rPr>
        <w:t xml:space="preserve">DRS and Illumina </w:t>
      </w:r>
      <w:proofErr w:type="spellStart"/>
      <w:r w:rsidR="00FB3553" w:rsidRPr="00880A7D">
        <w:rPr>
          <w:sz w:val="22"/>
          <w:szCs w:val="22"/>
        </w:rPr>
        <w:t>RNA</w:t>
      </w:r>
      <w:r w:rsidR="083409F7" w:rsidRPr="00880A7D">
        <w:rPr>
          <w:sz w:val="22"/>
          <w:szCs w:val="22"/>
        </w:rPr>
        <w:t>s</w:t>
      </w:r>
      <w:r w:rsidR="00FB3553" w:rsidRPr="00606D66">
        <w:rPr>
          <w:sz w:val="22"/>
          <w:szCs w:val="22"/>
        </w:rPr>
        <w:t>eq</w:t>
      </w:r>
      <w:proofErr w:type="spellEnd"/>
      <w:r w:rsidR="00FB3553" w:rsidRPr="00606D66">
        <w:rPr>
          <w:sz w:val="22"/>
          <w:szCs w:val="22"/>
        </w:rPr>
        <w:t xml:space="preserve"> to wild-type Arabidopsis (Col-0)</w:t>
      </w:r>
      <w:r w:rsidR="00692481">
        <w:rPr>
          <w:sz w:val="22"/>
          <w:szCs w:val="22"/>
        </w:rPr>
        <w:t>,</w:t>
      </w:r>
      <w:r w:rsidR="00FB3553" w:rsidRPr="00606D66">
        <w:rPr>
          <w:sz w:val="22"/>
          <w:szCs w:val="22"/>
        </w:rPr>
        <w:t xml:space="preserve"> and </w:t>
      </w:r>
      <w:r w:rsidR="00F32C7D">
        <w:rPr>
          <w:sz w:val="22"/>
          <w:szCs w:val="22"/>
        </w:rPr>
        <w:t xml:space="preserve">to </w:t>
      </w:r>
      <w:r w:rsidR="00FB3553" w:rsidRPr="00606D66">
        <w:rPr>
          <w:sz w:val="22"/>
          <w:szCs w:val="22"/>
        </w:rPr>
        <w:t>mutants defective in m</w:t>
      </w:r>
      <w:r w:rsidR="00FB3553" w:rsidRPr="00606D66">
        <w:rPr>
          <w:sz w:val="22"/>
          <w:szCs w:val="22"/>
          <w:vertAlign w:val="superscript"/>
        </w:rPr>
        <w:t>6</w:t>
      </w:r>
      <w:r w:rsidR="00FB3553" w:rsidRPr="00880A7D">
        <w:rPr>
          <w:sz w:val="22"/>
          <w:szCs w:val="22"/>
        </w:rPr>
        <w:t>A</w:t>
      </w:r>
      <w:r w:rsidR="00627105">
        <w:fldChar w:fldCharType="begin">
          <w:fldData xml:space="preserve">PEVuZE5vdGU+PENpdGU+PEF1dGhvcj5SdXppY2thPC9BdXRob3I+PFllYXI+MjAxNzwvWWVhcj48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</w:fldData>
        </w:fldChar>
      </w:r>
      <w:r w:rsidR="00B631BB">
        <w:instrText xml:space="preserve"> ADDIN EN.CITE </w:instrText>
      </w:r>
      <w:r w:rsidR="00B631BB">
        <w:fldChar w:fldCharType="begin">
          <w:fldData xml:space="preserve">PEVuZE5vdGU+PENpdGU+PEF1dGhvcj5SdXppY2thPC9BdXRob3I+PFllYXI+MjAxNzwvWWVhcj48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</w:fldData>
        </w:fldChar>
      </w:r>
      <w:r w:rsidR="00B631BB">
        <w:instrText xml:space="preserve"> ADDIN EN.CITE.DATA </w:instrText>
      </w:r>
      <w:r w:rsidR="00B631BB">
        <w:fldChar w:fldCharType="end"/>
      </w:r>
      <w:r w:rsidR="00627105">
        <w:fldChar w:fldCharType="separate"/>
      </w:r>
      <w:r w:rsidR="00B631BB" w:rsidRPr="00B631BB">
        <w:rPr>
          <w:noProof/>
          <w:vertAlign w:val="superscript"/>
        </w:rPr>
        <w:t>9</w:t>
      </w:r>
      <w:r w:rsidR="00627105">
        <w:fldChar w:fldCharType="end"/>
      </w:r>
      <w:r w:rsidR="00FB3553" w:rsidRPr="00606D66">
        <w:rPr>
          <w:sz w:val="22"/>
          <w:szCs w:val="22"/>
        </w:rPr>
        <w:t xml:space="preserve"> and exosome mediated RNA decay</w:t>
      </w:r>
      <w:r w:rsidR="00627105">
        <w:fldChar w:fldCharType="begin">
          <w:fldData xml:space="preserve">PEVuZE5vdGU+PENpdGU+PEF1dGhvcj5MYW5nZTwvQXV0aG9yPjxZZWFyPjIwMTQ8L1llYXI+PFJl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</w:fldData>
        </w:fldChar>
      </w:r>
      <w:r w:rsidR="00B631BB">
        <w:instrText xml:space="preserve"> ADDIN EN.CITE </w:instrText>
      </w:r>
      <w:r w:rsidR="00B631BB">
        <w:fldChar w:fldCharType="begin">
          <w:fldData xml:space="preserve">PEVuZE5vdGU+PENpdGU+PEF1dGhvcj5MYW5nZTwvQXV0aG9yPjxZZWFyPjIwMTQ8L1llYXI+PFJl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</w:fldData>
        </w:fldChar>
      </w:r>
      <w:r w:rsidR="00B631BB">
        <w:instrText xml:space="preserve"> ADDIN EN.CITE.DATA </w:instrText>
      </w:r>
      <w:r w:rsidR="00B631BB">
        <w:fldChar w:fldCharType="end"/>
      </w:r>
      <w:r w:rsidR="00627105">
        <w:fldChar w:fldCharType="separate"/>
      </w:r>
      <w:r w:rsidR="00B631BB" w:rsidRPr="00B631BB">
        <w:rPr>
          <w:noProof/>
          <w:vertAlign w:val="superscript"/>
        </w:rPr>
        <w:t>10</w:t>
      </w:r>
      <w:r w:rsidR="00627105">
        <w:fldChar w:fldCharType="end"/>
      </w:r>
      <w:r w:rsidR="00FB3553" w:rsidRPr="00606D66">
        <w:rPr>
          <w:sz w:val="22"/>
          <w:szCs w:val="22"/>
        </w:rPr>
        <w:t xml:space="preserve">. </w:t>
      </w:r>
      <w:r w:rsidR="00DB164D" w:rsidRPr="00606D66">
        <w:rPr>
          <w:sz w:val="22"/>
          <w:szCs w:val="22"/>
        </w:rPr>
        <w:t>We</w:t>
      </w:r>
      <w:r w:rsidR="00FB3553" w:rsidRPr="00880A7D">
        <w:rPr>
          <w:sz w:val="22"/>
          <w:szCs w:val="22"/>
        </w:rPr>
        <w:t xml:space="preserve"> </w:t>
      </w:r>
      <w:r w:rsidR="00AF6B6D" w:rsidRPr="00880A7D">
        <w:rPr>
          <w:sz w:val="22"/>
          <w:szCs w:val="22"/>
        </w:rPr>
        <w:t>reveal m</w:t>
      </w:r>
      <w:r w:rsidR="00AF6B6D" w:rsidRPr="00880A7D">
        <w:rPr>
          <w:sz w:val="22"/>
          <w:szCs w:val="22"/>
          <w:vertAlign w:val="superscript"/>
        </w:rPr>
        <w:t>6</w:t>
      </w:r>
      <w:r w:rsidR="00AF6B6D" w:rsidRPr="00880A7D">
        <w:rPr>
          <w:sz w:val="22"/>
          <w:szCs w:val="22"/>
        </w:rPr>
        <w:t>A and combinati</w:t>
      </w:r>
      <w:r w:rsidR="00AF6B6D" w:rsidRPr="00E8608B">
        <w:rPr>
          <w:sz w:val="22"/>
          <w:szCs w:val="22"/>
        </w:rPr>
        <w:t xml:space="preserve">ons </w:t>
      </w:r>
      <w:r w:rsidR="00602DA9">
        <w:rPr>
          <w:sz w:val="22"/>
          <w:szCs w:val="22"/>
        </w:rPr>
        <w:t>of RNA processing events (</w:t>
      </w:r>
      <w:r w:rsidR="00F4319E">
        <w:rPr>
          <w:sz w:val="22"/>
          <w:szCs w:val="22"/>
        </w:rPr>
        <w:t xml:space="preserve">alternative </w:t>
      </w:r>
      <w:r w:rsidR="00602DA9">
        <w:rPr>
          <w:sz w:val="22"/>
          <w:szCs w:val="22"/>
        </w:rPr>
        <w:t xml:space="preserve">patterns of </w:t>
      </w:r>
      <w:r w:rsidR="00D52966">
        <w:rPr>
          <w:sz w:val="22"/>
          <w:szCs w:val="22"/>
        </w:rPr>
        <w:t>5’ capped transcription start sites, splicing</w:t>
      </w:r>
      <w:r w:rsidR="00F4319E">
        <w:rPr>
          <w:sz w:val="22"/>
          <w:szCs w:val="22"/>
        </w:rPr>
        <w:t xml:space="preserve">, 3’ polyadenylation </w:t>
      </w:r>
      <w:r w:rsidR="00602DA9">
        <w:rPr>
          <w:sz w:val="22"/>
          <w:szCs w:val="22"/>
        </w:rPr>
        <w:t xml:space="preserve">and poly(A) tail length) </w:t>
      </w:r>
      <w:r w:rsidR="00AF6B6D" w:rsidRPr="00E8608B">
        <w:rPr>
          <w:sz w:val="22"/>
          <w:szCs w:val="22"/>
        </w:rPr>
        <w:t xml:space="preserve">in full-length </w:t>
      </w:r>
      <w:r w:rsidR="006B03E7" w:rsidRPr="00E8608B">
        <w:rPr>
          <w:sz w:val="22"/>
          <w:szCs w:val="22"/>
        </w:rPr>
        <w:t xml:space="preserve">Arabidopsis </w:t>
      </w:r>
      <w:r w:rsidR="00AF6B6D" w:rsidRPr="48841FB4">
        <w:rPr>
          <w:sz w:val="22"/>
          <w:szCs w:val="22"/>
        </w:rPr>
        <w:t>mRNAs</w:t>
      </w:r>
      <w:r w:rsidR="00FB3553" w:rsidRPr="00E8608B">
        <w:rPr>
          <w:sz w:val="22"/>
          <w:szCs w:val="22"/>
        </w:rPr>
        <w:t xml:space="preserve"> transcriptome-wide.</w:t>
      </w:r>
      <w:r w:rsidR="00AF6B6D" w:rsidRPr="00E8608B">
        <w:rPr>
          <w:sz w:val="22"/>
          <w:szCs w:val="22"/>
        </w:rPr>
        <w:t xml:space="preserve"> </w:t>
      </w:r>
    </w:p>
    <w:p w14:paraId="02FA39EB" w14:textId="548CB114" w:rsidR="003625C5" w:rsidRPr="009B18D6" w:rsidRDefault="003625C5" w:rsidP="4979BB12">
      <w:pPr>
        <w:spacing w:line="480" w:lineRule="auto"/>
        <w:rPr>
          <w:sz w:val="22"/>
          <w:szCs w:val="22"/>
        </w:rPr>
      </w:pPr>
    </w:p>
    <w:p w14:paraId="306940CF" w14:textId="23635405" w:rsidR="00240EDD" w:rsidRDefault="00240EDD" w:rsidP="4979BB12">
      <w:pPr>
        <w:spacing w:line="480" w:lineRule="auto"/>
        <w:rPr>
          <w:b/>
          <w:sz w:val="22"/>
          <w:szCs w:val="22"/>
        </w:rPr>
      </w:pPr>
      <w:r w:rsidRPr="4979BB12">
        <w:rPr>
          <w:b/>
          <w:sz w:val="22"/>
          <w:szCs w:val="22"/>
        </w:rPr>
        <w:t>Results</w:t>
      </w:r>
    </w:p>
    <w:p w14:paraId="349B10FE" w14:textId="77777777" w:rsidR="00240EDD" w:rsidRPr="008F752A" w:rsidRDefault="00240EDD" w:rsidP="4979BB12">
      <w:pPr>
        <w:spacing w:line="480" w:lineRule="auto"/>
        <w:rPr>
          <w:b/>
          <w:sz w:val="22"/>
          <w:szCs w:val="22"/>
        </w:rPr>
      </w:pPr>
    </w:p>
    <w:p w14:paraId="7F71B593" w14:textId="4C55F030" w:rsidR="00D747FD" w:rsidRPr="008F752A" w:rsidRDefault="00D747FD" w:rsidP="4979BB12">
      <w:pPr>
        <w:spacing w:line="480" w:lineRule="auto"/>
        <w:outlineLvl w:val="0"/>
        <w:rPr>
          <w:i/>
          <w:sz w:val="22"/>
          <w:szCs w:val="22"/>
        </w:rPr>
      </w:pPr>
      <w:r w:rsidRPr="4979BB12">
        <w:rPr>
          <w:i/>
          <w:sz w:val="22"/>
          <w:szCs w:val="22"/>
        </w:rPr>
        <w:t>Nanopore</w:t>
      </w:r>
      <w:r w:rsidR="000A0933" w:rsidRPr="4979BB12">
        <w:rPr>
          <w:i/>
          <w:sz w:val="22"/>
          <w:szCs w:val="22"/>
        </w:rPr>
        <w:t xml:space="preserve"> DRS</w:t>
      </w:r>
      <w:r w:rsidRPr="4979BB12">
        <w:rPr>
          <w:i/>
          <w:sz w:val="22"/>
          <w:szCs w:val="22"/>
        </w:rPr>
        <w:t xml:space="preserve"> detects long</w:t>
      </w:r>
      <w:r w:rsidR="00054B30" w:rsidRPr="4979BB12">
        <w:rPr>
          <w:i/>
          <w:sz w:val="22"/>
          <w:szCs w:val="22"/>
        </w:rPr>
        <w:t>,</w:t>
      </w:r>
      <w:r w:rsidRPr="4979BB12">
        <w:rPr>
          <w:i/>
          <w:sz w:val="22"/>
          <w:szCs w:val="22"/>
        </w:rPr>
        <w:t xml:space="preserve"> complex mRNAs and short, structured non-coding RNAs</w:t>
      </w:r>
    </w:p>
    <w:p w14:paraId="28CC8590" w14:textId="5C32EE57" w:rsidR="00805B98" w:rsidRPr="009B18D6" w:rsidRDefault="003625C5" w:rsidP="4979BB12">
      <w:pPr>
        <w:spacing w:line="480" w:lineRule="auto"/>
        <w:rPr>
          <w:sz w:val="22"/>
          <w:szCs w:val="22"/>
        </w:rPr>
      </w:pPr>
      <w:r w:rsidRPr="009B18D6">
        <w:rPr>
          <w:sz w:val="22"/>
          <w:szCs w:val="22"/>
        </w:rPr>
        <w:t>We purified poly (A)+ RNA from 4 biological replicates of 14</w:t>
      </w:r>
      <w:r w:rsidR="4DC04A59" w:rsidRPr="009B18D6">
        <w:rPr>
          <w:sz w:val="22"/>
          <w:szCs w:val="22"/>
        </w:rPr>
        <w:t>-</w:t>
      </w:r>
      <w:r w:rsidRPr="009B18D6">
        <w:rPr>
          <w:sz w:val="22"/>
          <w:szCs w:val="22"/>
        </w:rPr>
        <w:t xml:space="preserve">day old </w:t>
      </w:r>
      <w:r w:rsidRPr="00602DA9">
        <w:rPr>
          <w:sz w:val="22"/>
          <w:szCs w:val="22"/>
        </w:rPr>
        <w:t>Arabidopsis</w:t>
      </w:r>
      <w:r w:rsidRPr="642094F5">
        <w:rPr>
          <w:i/>
          <w:iCs/>
          <w:sz w:val="22"/>
          <w:szCs w:val="22"/>
        </w:rPr>
        <w:t xml:space="preserve"> </w:t>
      </w:r>
      <w:r w:rsidRPr="009B18D6">
        <w:rPr>
          <w:sz w:val="22"/>
          <w:szCs w:val="22"/>
        </w:rPr>
        <w:t>Col-0 seedlings</w:t>
      </w:r>
      <w:r w:rsidR="001D004D" w:rsidRPr="009B18D6">
        <w:rPr>
          <w:sz w:val="22"/>
          <w:szCs w:val="22"/>
        </w:rPr>
        <w:t>. We i</w:t>
      </w:r>
      <w:r w:rsidR="00F05F04" w:rsidRPr="009B18D6">
        <w:rPr>
          <w:sz w:val="22"/>
          <w:szCs w:val="22"/>
        </w:rPr>
        <w:t xml:space="preserve">ncorporated </w:t>
      </w:r>
      <w:r w:rsidR="00BE283D" w:rsidRPr="009B18D6">
        <w:rPr>
          <w:sz w:val="22"/>
          <w:szCs w:val="22"/>
        </w:rPr>
        <w:t xml:space="preserve">synthetic </w:t>
      </w:r>
      <w:r w:rsidR="00F05F04" w:rsidRPr="009B18D6">
        <w:rPr>
          <w:sz w:val="22"/>
          <w:szCs w:val="22"/>
        </w:rPr>
        <w:t xml:space="preserve">ERCC </w:t>
      </w:r>
      <w:r w:rsidR="00BE283D" w:rsidRPr="009B18D6">
        <w:rPr>
          <w:sz w:val="22"/>
          <w:szCs w:val="22"/>
        </w:rPr>
        <w:t>RNA S</w:t>
      </w:r>
      <w:r w:rsidR="00F05F04" w:rsidRPr="009B18D6">
        <w:rPr>
          <w:sz w:val="22"/>
          <w:szCs w:val="22"/>
        </w:rPr>
        <w:t>pike-</w:t>
      </w:r>
      <w:r w:rsidR="00BE283D" w:rsidRPr="009B18D6">
        <w:rPr>
          <w:sz w:val="22"/>
          <w:szCs w:val="22"/>
        </w:rPr>
        <w:t>I</w:t>
      </w:r>
      <w:r w:rsidR="00F05F04" w:rsidRPr="009B18D6">
        <w:rPr>
          <w:sz w:val="22"/>
          <w:szCs w:val="22"/>
        </w:rPr>
        <w:t xml:space="preserve">n </w:t>
      </w:r>
      <w:r w:rsidR="00BE283D" w:rsidRPr="009B18D6">
        <w:rPr>
          <w:sz w:val="22"/>
          <w:szCs w:val="22"/>
        </w:rPr>
        <w:t xml:space="preserve">mixes </w:t>
      </w:r>
      <w:r w:rsidR="00CE3E9A" w:rsidRPr="009B18D6">
        <w:rPr>
          <w:sz w:val="22"/>
          <w:szCs w:val="22"/>
        </w:rPr>
        <w:t>into all replicates</w:t>
      </w:r>
      <w:r w:rsidR="00627105" w:rsidRPr="4979BB12">
        <w:fldChar w:fldCharType="begin">
          <w:fldData xml:space="preserve">PEVuZE5vdGU+PENpdGU+PEF1dGhvcj5KaWFuZzwvQXV0aG9yPjxZZWFyPjIwMTE8L1llYXI+PFJl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==
</w:fldData>
        </w:fldChar>
      </w:r>
      <w:r w:rsidR="00B631BB">
        <w:instrText xml:space="preserve"> ADDIN EN.CITE </w:instrText>
      </w:r>
      <w:r w:rsidR="00B631BB">
        <w:fldChar w:fldCharType="begin">
          <w:fldData xml:space="preserve">PEVuZE5vdGU+PENpdGU+PEF1dGhvcj5KaWFuZzwvQXV0aG9yPjxZZWFyPjIwMTE8L1llYXI+PFJl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==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11,12</w:t>
      </w:r>
      <w:r w:rsidR="00627105" w:rsidRPr="4979BB12">
        <w:fldChar w:fldCharType="end"/>
      </w:r>
      <w:r w:rsidRPr="009B18D6">
        <w:rPr>
          <w:sz w:val="22"/>
          <w:szCs w:val="22"/>
        </w:rPr>
        <w:t xml:space="preserve"> and carried out </w:t>
      </w:r>
      <w:r w:rsidR="00F05F04" w:rsidRPr="009B18D6">
        <w:rPr>
          <w:sz w:val="22"/>
          <w:szCs w:val="22"/>
        </w:rPr>
        <w:t xml:space="preserve">nanopore </w:t>
      </w:r>
      <w:r w:rsidR="00FB3553" w:rsidRPr="009B18D6">
        <w:rPr>
          <w:sz w:val="22"/>
          <w:szCs w:val="22"/>
        </w:rPr>
        <w:t>DRS</w:t>
      </w:r>
      <w:r w:rsidRPr="009B18D6">
        <w:rPr>
          <w:sz w:val="22"/>
          <w:szCs w:val="22"/>
        </w:rPr>
        <w:t xml:space="preserve">. </w:t>
      </w:r>
      <w:r w:rsidR="002878BE" w:rsidRPr="009B18D6">
        <w:rPr>
          <w:sz w:val="22"/>
          <w:szCs w:val="22"/>
        </w:rPr>
        <w:t>Parallel</w:t>
      </w:r>
      <w:r w:rsidR="00053D5C" w:rsidRPr="009B18D6">
        <w:rPr>
          <w:sz w:val="22"/>
          <w:szCs w:val="22"/>
        </w:rPr>
        <w:t xml:space="preserve"> Illumina </w:t>
      </w:r>
      <w:proofErr w:type="spellStart"/>
      <w:r w:rsidR="00053D5C" w:rsidRPr="009B18D6">
        <w:rPr>
          <w:sz w:val="22"/>
          <w:szCs w:val="22"/>
        </w:rPr>
        <w:t>RNA</w:t>
      </w:r>
      <w:r w:rsidR="007F3414">
        <w:rPr>
          <w:sz w:val="22"/>
          <w:szCs w:val="22"/>
        </w:rPr>
        <w:t>s</w:t>
      </w:r>
      <w:r w:rsidR="00053D5C" w:rsidRPr="009B18D6">
        <w:rPr>
          <w:sz w:val="22"/>
          <w:szCs w:val="22"/>
        </w:rPr>
        <w:t>eq</w:t>
      </w:r>
      <w:proofErr w:type="spellEnd"/>
      <w:r w:rsidR="00053D5C" w:rsidRPr="009B18D6">
        <w:rPr>
          <w:sz w:val="22"/>
          <w:szCs w:val="22"/>
        </w:rPr>
        <w:t xml:space="preserve"> was performed on related material. </w:t>
      </w:r>
      <w:r w:rsidRPr="009B18D6">
        <w:rPr>
          <w:sz w:val="22"/>
          <w:szCs w:val="22"/>
        </w:rPr>
        <w:t>Using the base-calling and alignment software Guppy</w:t>
      </w:r>
      <w:r w:rsidR="00A44C55" w:rsidRPr="009B18D6">
        <w:rPr>
          <w:sz w:val="22"/>
          <w:szCs w:val="22"/>
        </w:rPr>
        <w:t xml:space="preserve"> (</w:t>
      </w:r>
      <w:r w:rsidR="00913EA2" w:rsidRPr="009B18D6">
        <w:rPr>
          <w:sz w:val="22"/>
          <w:szCs w:val="22"/>
        </w:rPr>
        <w:t>Oxford Nanopore Technologies</w:t>
      </w:r>
      <w:r w:rsidR="00A44C55" w:rsidRPr="009B18D6">
        <w:rPr>
          <w:sz w:val="22"/>
          <w:szCs w:val="22"/>
        </w:rPr>
        <w:t>)</w:t>
      </w:r>
      <w:r w:rsidRPr="009B18D6">
        <w:rPr>
          <w:sz w:val="22"/>
          <w:szCs w:val="22"/>
        </w:rPr>
        <w:t>, we identified around 1 million reads per sample</w:t>
      </w:r>
      <w:r w:rsidR="00AD6422" w:rsidRPr="009B18D6">
        <w:rPr>
          <w:sz w:val="22"/>
          <w:szCs w:val="22"/>
        </w:rPr>
        <w:t xml:space="preserve"> (</w:t>
      </w:r>
      <w:r w:rsidR="0061643F">
        <w:rPr>
          <w:sz w:val="22"/>
          <w:szCs w:val="22"/>
        </w:rPr>
        <w:t>Supplementary</w:t>
      </w:r>
      <w:r w:rsidR="00653A57">
        <w:rPr>
          <w:sz w:val="22"/>
          <w:szCs w:val="22"/>
        </w:rPr>
        <w:t xml:space="preserve"> </w:t>
      </w:r>
      <w:r w:rsidR="00AD6422" w:rsidRPr="009B18D6">
        <w:rPr>
          <w:sz w:val="22"/>
          <w:szCs w:val="22"/>
        </w:rPr>
        <w:t>Table</w:t>
      </w:r>
      <w:r w:rsidR="00FF3DA6" w:rsidRPr="009B18D6">
        <w:rPr>
          <w:sz w:val="22"/>
          <w:szCs w:val="22"/>
        </w:rPr>
        <w:t xml:space="preserve"> </w:t>
      </w:r>
      <w:r w:rsidR="007F3414">
        <w:rPr>
          <w:sz w:val="22"/>
          <w:szCs w:val="22"/>
        </w:rPr>
        <w:t>S</w:t>
      </w:r>
      <w:r w:rsidR="00FF3DA6" w:rsidRPr="009B18D6">
        <w:rPr>
          <w:sz w:val="22"/>
          <w:szCs w:val="22"/>
        </w:rPr>
        <w:t>1</w:t>
      </w:r>
      <w:r w:rsidR="00AD6422" w:rsidRPr="009B18D6">
        <w:rPr>
          <w:sz w:val="22"/>
          <w:szCs w:val="22"/>
        </w:rPr>
        <w:t>)</w:t>
      </w:r>
      <w:r w:rsidRPr="009B18D6">
        <w:rPr>
          <w:sz w:val="22"/>
          <w:szCs w:val="22"/>
        </w:rPr>
        <w:t xml:space="preserve">. </w:t>
      </w:r>
      <w:r w:rsidR="00A44C55" w:rsidRPr="009B18D6">
        <w:rPr>
          <w:sz w:val="22"/>
          <w:szCs w:val="22"/>
        </w:rPr>
        <w:t xml:space="preserve">The longest read alignments were </w:t>
      </w:r>
      <w:r w:rsidR="00D34BB9" w:rsidRPr="009B18D6">
        <w:rPr>
          <w:sz w:val="22"/>
          <w:szCs w:val="22"/>
        </w:rPr>
        <w:t>12</w:t>
      </w:r>
      <w:r w:rsidR="007D1644" w:rsidRPr="009B18D6">
        <w:rPr>
          <w:sz w:val="22"/>
          <w:szCs w:val="22"/>
        </w:rPr>
        <w:t>.</w:t>
      </w:r>
      <w:r w:rsidR="15EF41E5" w:rsidRPr="009B18D6">
        <w:rPr>
          <w:sz w:val="22"/>
          <w:szCs w:val="22"/>
        </w:rPr>
        <w:t>7</w:t>
      </w:r>
      <w:r w:rsidR="00D34BB9" w:rsidRPr="009B18D6">
        <w:rPr>
          <w:sz w:val="22"/>
          <w:szCs w:val="22"/>
        </w:rPr>
        <w:t>kb</w:t>
      </w:r>
      <w:r w:rsidR="00AD6422" w:rsidRPr="009B18D6">
        <w:rPr>
          <w:sz w:val="22"/>
          <w:szCs w:val="22"/>
        </w:rPr>
        <w:t xml:space="preserve"> </w:t>
      </w:r>
      <w:r w:rsidR="00A44C55" w:rsidRPr="009B18D6">
        <w:rPr>
          <w:sz w:val="22"/>
          <w:szCs w:val="22"/>
        </w:rPr>
        <w:t xml:space="preserve">for mRNA encoding </w:t>
      </w:r>
      <w:r w:rsidR="00A44C55" w:rsidRPr="642094F5">
        <w:rPr>
          <w:i/>
          <w:iCs/>
          <w:sz w:val="22"/>
          <w:szCs w:val="22"/>
        </w:rPr>
        <w:t>A</w:t>
      </w:r>
      <w:r w:rsidR="15EF41E5" w:rsidRPr="642094F5">
        <w:rPr>
          <w:i/>
          <w:iCs/>
          <w:sz w:val="22"/>
          <w:szCs w:val="22"/>
        </w:rPr>
        <w:t>T</w:t>
      </w:r>
      <w:r w:rsidR="00A44C55" w:rsidRPr="642094F5">
        <w:rPr>
          <w:i/>
          <w:iCs/>
          <w:sz w:val="22"/>
          <w:szCs w:val="22"/>
        </w:rPr>
        <w:t>1</w:t>
      </w:r>
      <w:r w:rsidR="15EF41E5" w:rsidRPr="642094F5">
        <w:rPr>
          <w:i/>
          <w:iCs/>
          <w:sz w:val="22"/>
          <w:szCs w:val="22"/>
        </w:rPr>
        <w:t>G</w:t>
      </w:r>
      <w:r w:rsidR="00A44C55" w:rsidRPr="642094F5">
        <w:rPr>
          <w:i/>
          <w:iCs/>
          <w:sz w:val="22"/>
          <w:szCs w:val="22"/>
        </w:rPr>
        <w:t>48090</w:t>
      </w:r>
      <w:r w:rsidR="001365EB" w:rsidRPr="009B18D6">
        <w:rPr>
          <w:sz w:val="22"/>
          <w:szCs w:val="22"/>
        </w:rPr>
        <w:t xml:space="preserve"> (</w:t>
      </w:r>
      <w:r w:rsidR="00240EDD">
        <w:rPr>
          <w:sz w:val="22"/>
          <w:szCs w:val="22"/>
        </w:rPr>
        <w:t>Fig.</w:t>
      </w:r>
      <w:r w:rsidR="001365EB" w:rsidRPr="009B18D6">
        <w:rPr>
          <w:sz w:val="22"/>
          <w:szCs w:val="22"/>
        </w:rPr>
        <w:t xml:space="preserve"> </w:t>
      </w:r>
      <w:r w:rsidR="00DB1C14" w:rsidRPr="009B18D6">
        <w:rPr>
          <w:sz w:val="22"/>
          <w:szCs w:val="22"/>
        </w:rPr>
        <w:t>1</w:t>
      </w:r>
      <w:r w:rsidR="008F752A">
        <w:rPr>
          <w:sz w:val="22"/>
          <w:szCs w:val="22"/>
        </w:rPr>
        <w:t>a</w:t>
      </w:r>
      <w:r w:rsidR="001365EB" w:rsidRPr="009B18D6">
        <w:rPr>
          <w:sz w:val="22"/>
          <w:szCs w:val="22"/>
        </w:rPr>
        <w:t>)</w:t>
      </w:r>
      <w:r w:rsidR="00EB0C44" w:rsidRPr="009B18D6">
        <w:rPr>
          <w:sz w:val="22"/>
          <w:szCs w:val="22"/>
        </w:rPr>
        <w:t>,</w:t>
      </w:r>
      <w:r w:rsidR="00A44C55" w:rsidRPr="009B18D6">
        <w:rPr>
          <w:sz w:val="22"/>
          <w:szCs w:val="22"/>
        </w:rPr>
        <w:t xml:space="preserve"> spanning 6</w:t>
      </w:r>
      <w:r w:rsidR="4FE07C6D" w:rsidRPr="009B18D6">
        <w:rPr>
          <w:sz w:val="22"/>
          <w:szCs w:val="22"/>
        </w:rPr>
        <w:t>3</w:t>
      </w:r>
      <w:r w:rsidR="00A44C55" w:rsidRPr="009B18D6">
        <w:rPr>
          <w:sz w:val="22"/>
          <w:szCs w:val="22"/>
        </w:rPr>
        <w:t xml:space="preserve"> exons</w:t>
      </w:r>
      <w:r w:rsidR="00C05728">
        <w:rPr>
          <w:sz w:val="22"/>
          <w:szCs w:val="22"/>
        </w:rPr>
        <w:t>,</w:t>
      </w:r>
      <w:r w:rsidR="00A44C55" w:rsidRPr="009B18D6">
        <w:rPr>
          <w:sz w:val="22"/>
          <w:szCs w:val="22"/>
        </w:rPr>
        <w:t xml:space="preserve"> and 12.</w:t>
      </w:r>
      <w:r w:rsidR="3E1C73A7" w:rsidRPr="009B18D6">
        <w:rPr>
          <w:sz w:val="22"/>
          <w:szCs w:val="22"/>
        </w:rPr>
        <w:t>8</w:t>
      </w:r>
      <w:r w:rsidR="00A44C55" w:rsidRPr="009B18D6">
        <w:rPr>
          <w:sz w:val="22"/>
          <w:szCs w:val="22"/>
        </w:rPr>
        <w:t xml:space="preserve">kb for mRNA encoding </w:t>
      </w:r>
      <w:r w:rsidR="00A44C55" w:rsidRPr="642094F5">
        <w:rPr>
          <w:i/>
          <w:iCs/>
          <w:sz w:val="22"/>
          <w:szCs w:val="22"/>
        </w:rPr>
        <w:t>At1G67120</w:t>
      </w:r>
      <w:r w:rsidR="00EB0C44" w:rsidRPr="009B18D6">
        <w:rPr>
          <w:sz w:val="22"/>
          <w:szCs w:val="22"/>
        </w:rPr>
        <w:t>,</w:t>
      </w:r>
      <w:r w:rsidR="00A44C55" w:rsidRPr="009B18D6">
        <w:rPr>
          <w:sz w:val="22"/>
          <w:szCs w:val="22"/>
        </w:rPr>
        <w:t xml:space="preserve"> spanning 5</w:t>
      </w:r>
      <w:r w:rsidR="5E983EE1" w:rsidRPr="009B18D6">
        <w:rPr>
          <w:sz w:val="22"/>
          <w:szCs w:val="22"/>
        </w:rPr>
        <w:t>8</w:t>
      </w:r>
      <w:r w:rsidR="00A44C55" w:rsidRPr="009B18D6">
        <w:rPr>
          <w:sz w:val="22"/>
          <w:szCs w:val="22"/>
        </w:rPr>
        <w:t xml:space="preserve"> exons </w:t>
      </w:r>
      <w:r w:rsidR="00AD6422" w:rsidRPr="009B18D6">
        <w:rPr>
          <w:sz w:val="22"/>
          <w:szCs w:val="22"/>
        </w:rPr>
        <w:t>(</w:t>
      </w:r>
      <w:r w:rsidR="0061643F">
        <w:rPr>
          <w:sz w:val="22"/>
          <w:szCs w:val="22"/>
        </w:rPr>
        <w:t>Supplementary</w:t>
      </w:r>
      <w:r w:rsidR="00240EDD">
        <w:rPr>
          <w:sz w:val="22"/>
          <w:szCs w:val="22"/>
        </w:rPr>
        <w:t xml:space="preserve"> Fig.</w:t>
      </w:r>
      <w:r w:rsidR="00DB1C14" w:rsidRPr="009B18D6">
        <w:rPr>
          <w:sz w:val="22"/>
          <w:szCs w:val="22"/>
        </w:rPr>
        <w:t xml:space="preserve"> S1</w:t>
      </w:r>
      <w:r w:rsidR="008F752A">
        <w:rPr>
          <w:sz w:val="22"/>
          <w:szCs w:val="22"/>
        </w:rPr>
        <w:t>a</w:t>
      </w:r>
      <w:r w:rsidR="00AD6422" w:rsidRPr="009B18D6">
        <w:rPr>
          <w:sz w:val="22"/>
          <w:szCs w:val="22"/>
        </w:rPr>
        <w:t>)</w:t>
      </w:r>
      <w:r w:rsidR="00A44C55" w:rsidRPr="009B18D6">
        <w:rPr>
          <w:sz w:val="22"/>
          <w:szCs w:val="22"/>
        </w:rPr>
        <w:t xml:space="preserve">. </w:t>
      </w:r>
      <w:r w:rsidR="00EB0C44" w:rsidRPr="009B18D6">
        <w:rPr>
          <w:sz w:val="22"/>
          <w:szCs w:val="22"/>
        </w:rPr>
        <w:t xml:space="preserve">These represent some of the longest contiguous mRNAs sequenced from Arabidopsis. </w:t>
      </w:r>
      <w:r w:rsidR="00805B98" w:rsidRPr="009B18D6">
        <w:rPr>
          <w:sz w:val="22"/>
          <w:szCs w:val="22"/>
        </w:rPr>
        <w:t>Among t</w:t>
      </w:r>
      <w:r w:rsidR="00EB0C44" w:rsidRPr="009B18D6">
        <w:rPr>
          <w:sz w:val="22"/>
          <w:szCs w:val="22"/>
        </w:rPr>
        <w:t>he shortest</w:t>
      </w:r>
      <w:r w:rsidR="00910E27" w:rsidRPr="009B18D6">
        <w:rPr>
          <w:sz w:val="22"/>
          <w:szCs w:val="22"/>
        </w:rPr>
        <w:t xml:space="preserve"> </w:t>
      </w:r>
      <w:r w:rsidR="006B77A4" w:rsidRPr="009B18D6">
        <w:rPr>
          <w:sz w:val="22"/>
          <w:szCs w:val="22"/>
        </w:rPr>
        <w:t>read-alignments</w:t>
      </w:r>
      <w:r w:rsidR="005D7547" w:rsidRPr="009B18D6">
        <w:rPr>
          <w:sz w:val="22"/>
          <w:szCs w:val="22"/>
        </w:rPr>
        <w:t xml:space="preserve"> </w:t>
      </w:r>
      <w:r w:rsidR="00805B98" w:rsidRPr="009B18D6">
        <w:rPr>
          <w:sz w:val="22"/>
          <w:szCs w:val="22"/>
        </w:rPr>
        <w:t xml:space="preserve">were </w:t>
      </w:r>
      <w:r w:rsidR="005D7547" w:rsidRPr="009B18D6">
        <w:rPr>
          <w:sz w:val="22"/>
          <w:szCs w:val="22"/>
        </w:rPr>
        <w:t xml:space="preserve">those </w:t>
      </w:r>
      <w:r w:rsidR="00FB3553" w:rsidRPr="009B18D6">
        <w:rPr>
          <w:sz w:val="22"/>
          <w:szCs w:val="22"/>
        </w:rPr>
        <w:t xml:space="preserve">spanning </w:t>
      </w:r>
      <w:r w:rsidR="006B77A4" w:rsidRPr="009B18D6">
        <w:rPr>
          <w:sz w:val="22"/>
          <w:szCs w:val="22"/>
        </w:rPr>
        <w:t>genes encoding</w:t>
      </w:r>
      <w:r w:rsidR="00910E27" w:rsidRPr="009B18D6">
        <w:rPr>
          <w:sz w:val="22"/>
          <w:szCs w:val="22"/>
        </w:rPr>
        <w:t xml:space="preserve"> highly structured non</w:t>
      </w:r>
      <w:r w:rsidR="00334427" w:rsidRPr="009B18D6">
        <w:rPr>
          <w:sz w:val="22"/>
          <w:szCs w:val="22"/>
        </w:rPr>
        <w:t>-</w:t>
      </w:r>
      <w:r w:rsidR="00910E27" w:rsidRPr="009B18D6">
        <w:rPr>
          <w:sz w:val="22"/>
          <w:szCs w:val="22"/>
        </w:rPr>
        <w:t>coding RNAs such</w:t>
      </w:r>
      <w:r w:rsidR="00A44C55" w:rsidRPr="009B18D6">
        <w:rPr>
          <w:sz w:val="22"/>
          <w:szCs w:val="22"/>
        </w:rPr>
        <w:t xml:space="preserve"> </w:t>
      </w:r>
      <w:r w:rsidR="00EF399C" w:rsidRPr="009B18D6">
        <w:rPr>
          <w:sz w:val="22"/>
          <w:szCs w:val="22"/>
        </w:rPr>
        <w:t xml:space="preserve">as </w:t>
      </w:r>
      <w:proofErr w:type="spellStart"/>
      <w:r w:rsidR="00A44C55" w:rsidRPr="009B18D6">
        <w:rPr>
          <w:sz w:val="22"/>
          <w:szCs w:val="22"/>
        </w:rPr>
        <w:t>UsnRNAs</w:t>
      </w:r>
      <w:proofErr w:type="spellEnd"/>
      <w:r w:rsidR="003654A1">
        <w:rPr>
          <w:sz w:val="22"/>
          <w:szCs w:val="22"/>
        </w:rPr>
        <w:t xml:space="preserve"> and snoRNAs like U3 </w:t>
      </w:r>
      <w:r w:rsidR="3D13DCF9" w:rsidRPr="009B18D6">
        <w:rPr>
          <w:sz w:val="22"/>
          <w:szCs w:val="22"/>
        </w:rPr>
        <w:t>(</w:t>
      </w:r>
      <w:r w:rsidR="00240EDD">
        <w:rPr>
          <w:sz w:val="22"/>
          <w:szCs w:val="22"/>
        </w:rPr>
        <w:t>Fig.</w:t>
      </w:r>
      <w:r w:rsidR="3D13DCF9" w:rsidRPr="009B18D6">
        <w:rPr>
          <w:sz w:val="22"/>
          <w:szCs w:val="22"/>
        </w:rPr>
        <w:t xml:space="preserve"> 1</w:t>
      </w:r>
      <w:r w:rsidR="008F752A">
        <w:rPr>
          <w:sz w:val="22"/>
          <w:szCs w:val="22"/>
        </w:rPr>
        <w:t>b</w:t>
      </w:r>
      <w:r w:rsidR="3D13DCF9" w:rsidRPr="009B18D6">
        <w:rPr>
          <w:sz w:val="22"/>
          <w:szCs w:val="22"/>
        </w:rPr>
        <w:t>).</w:t>
      </w:r>
      <w:r w:rsidR="00805B98" w:rsidRPr="009B18D6">
        <w:rPr>
          <w:sz w:val="22"/>
          <w:szCs w:val="22"/>
        </w:rPr>
        <w:t xml:space="preserve"> </w:t>
      </w:r>
    </w:p>
    <w:p w14:paraId="54914E22" w14:textId="314B3D4A" w:rsidR="00805B98" w:rsidRPr="009B18D6" w:rsidRDefault="00805B98" w:rsidP="4979BB12">
      <w:pPr>
        <w:spacing w:line="480" w:lineRule="auto"/>
        <w:rPr>
          <w:sz w:val="22"/>
          <w:szCs w:val="22"/>
        </w:rPr>
      </w:pPr>
    </w:p>
    <w:p w14:paraId="44D013A0" w14:textId="77777777" w:rsidR="00AE6CF2" w:rsidRPr="008F752A" w:rsidRDefault="00AE6CF2" w:rsidP="4979BB12">
      <w:pPr>
        <w:spacing w:line="480" w:lineRule="auto"/>
        <w:outlineLvl w:val="0"/>
        <w:rPr>
          <w:i/>
          <w:sz w:val="22"/>
          <w:szCs w:val="22"/>
        </w:rPr>
      </w:pPr>
      <w:r w:rsidRPr="4979BB12">
        <w:rPr>
          <w:i/>
          <w:sz w:val="22"/>
          <w:szCs w:val="22"/>
        </w:rPr>
        <w:t>Base-calling errors in nanopore DRS are non-random</w:t>
      </w:r>
    </w:p>
    <w:p w14:paraId="7D8DADC6" w14:textId="559D27F2" w:rsidR="00AE6CF2" w:rsidRPr="009B18D6" w:rsidRDefault="00AE6CF2" w:rsidP="4979BB12">
      <w:pPr>
        <w:spacing w:line="480" w:lineRule="auto"/>
        <w:rPr>
          <w:sz w:val="22"/>
          <w:szCs w:val="22"/>
        </w:rPr>
      </w:pPr>
      <w:r w:rsidRPr="009B18D6">
        <w:rPr>
          <w:sz w:val="22"/>
          <w:szCs w:val="22"/>
        </w:rPr>
        <w:t xml:space="preserve">We used ERCC </w:t>
      </w:r>
      <w:r w:rsidR="004F3E81" w:rsidRPr="009B18D6">
        <w:rPr>
          <w:sz w:val="22"/>
          <w:szCs w:val="22"/>
        </w:rPr>
        <w:t xml:space="preserve">RNA </w:t>
      </w:r>
      <w:r w:rsidR="006B39EE" w:rsidRPr="009B18D6">
        <w:rPr>
          <w:sz w:val="22"/>
          <w:szCs w:val="22"/>
        </w:rPr>
        <w:t>Spike</w:t>
      </w:r>
      <w:r w:rsidRPr="009B18D6">
        <w:rPr>
          <w:sz w:val="22"/>
          <w:szCs w:val="22"/>
        </w:rPr>
        <w:t>-</w:t>
      </w:r>
      <w:r w:rsidR="006B39EE" w:rsidRPr="009B18D6">
        <w:rPr>
          <w:sz w:val="22"/>
          <w:szCs w:val="22"/>
        </w:rPr>
        <w:t>Ins</w:t>
      </w:r>
      <w:r w:rsidR="003654A1">
        <w:fldChar w:fldCharType="begin"/>
      </w:r>
      <w:r w:rsidR="00B631BB">
        <w:instrText xml:space="preserve"> ADDIN EN.CITE &lt;EndNote&gt;&lt;Cite&gt;&lt;Author&gt;Jiang&lt;/Author&gt;&lt;Year&gt;2011&lt;/Year&gt;&lt;RecNum&gt;128&lt;/RecNum&gt;&lt;DisplayText&gt;&lt;style face="superscript"&gt;11&lt;/style&gt;&lt;/DisplayText&gt;&lt;record&gt;&lt;rec-number&gt;128&lt;/rec-number&gt;&lt;foreign-keys&gt;&lt;key app="EN" db-id="5vxwr2wzn5d9ahesz5dxtd0i2vexsz2550x5" timestamp="1559473320" guid="5fbac976-8150-4ae2-a7f1-d8ffb9e2461b"&gt;128&lt;/key&gt;&lt;/foreign-keys&gt;&lt;ref-type name="Journal Article"&gt;17&lt;/ref-type&gt;&lt;contributors&gt;&lt;authors&gt;&lt;author&gt;Jiang, Lichun&lt;/author&gt;&lt;author&gt;Schlesinger, Felix&lt;/author&gt;&lt;author&gt;Davis, Carrie A.&lt;/author&gt;&lt;author&gt;Zhang, Yu&lt;/author&gt;&lt;author&gt;Li, Renhua&lt;/author&gt;&lt;author&gt;Salit, Marc&lt;/author&gt;&lt;author&gt;Gingeras, Thomas R.&lt;/author&gt;&lt;author&gt;Oliver, Brian&lt;/author&gt;&lt;/authors&gt;&lt;/contributors&gt;&lt;titles&gt;&lt;title&gt;Synthetic spike-in standards for RNA-seq experiments&lt;/title&gt;&lt;secondary-title&gt;Genome Res&lt;/secondary-title&gt;&lt;/titles&gt;&lt;periodical&gt;&lt;full-title&gt;Genome Res&lt;/full-title&gt;&lt;/periodical&gt;&lt;pages&gt;1543-1551&lt;/pages&gt;&lt;volume&gt;21&lt;/volume&gt;&lt;number&gt;9&lt;/number&gt;&lt;dates&gt;&lt;year&gt;2011&lt;/year&gt;&lt;/dates&gt;&lt;publisher&gt;Cold Spring Harbor Laboratory Press&lt;/publisher&gt;&lt;isbn&gt;1549-5469&amp;#xD;1088-9051&lt;/isbn&gt;&lt;accession-num&gt;21816910&lt;/accession-num&gt;&lt;urls&gt;&lt;related-urls&gt;&lt;url&gt;https://www.ncbi.nlm.nih.gov/pubmed/21816910&lt;/url&gt;&lt;url&gt;https://www.ncbi.nlm.nih.gov/pmc/PMC3166838/&lt;/url&gt;&lt;/related-urls&gt;&lt;/urls&gt;&lt;electronic-resource-num&gt;10.1101/gr.121095.111&lt;/electronic-resource-num&gt;&lt;remote-database-name&gt;PubMed&lt;/remote-database-name&gt;&lt;language&gt;eng&lt;/language&gt;&lt;/record&gt;&lt;/Cite&gt;&lt;/EndNote&gt;</w:instrText>
      </w:r>
      <w:r w:rsidR="003654A1">
        <w:fldChar w:fldCharType="separate"/>
      </w:r>
      <w:r w:rsidR="00B631BB" w:rsidRPr="00B631BB">
        <w:rPr>
          <w:noProof/>
          <w:vertAlign w:val="superscript"/>
        </w:rPr>
        <w:t>11</w:t>
      </w:r>
      <w:r w:rsidR="003654A1">
        <w:fldChar w:fldCharType="end"/>
      </w:r>
      <w:r w:rsidR="003654A1">
        <w:t xml:space="preserve"> </w:t>
      </w:r>
      <w:r w:rsidRPr="009B18D6">
        <w:rPr>
          <w:sz w:val="22"/>
          <w:szCs w:val="22"/>
        </w:rPr>
        <w:t>as internal controls to monitor properties of the sequencing reads. The spike-ins were detected in a quantitative manner (</w:t>
      </w:r>
      <w:r w:rsidR="0061643F">
        <w:rPr>
          <w:sz w:val="22"/>
          <w:szCs w:val="22"/>
        </w:rPr>
        <w:t>Supplementary</w:t>
      </w:r>
      <w:r w:rsidR="00240EDD" w:rsidRPr="009B18D6" w:rsidDel="00240EDD">
        <w:rPr>
          <w:sz w:val="22"/>
          <w:szCs w:val="22"/>
        </w:rPr>
        <w:t xml:space="preserve"> </w:t>
      </w:r>
      <w:r w:rsidR="00240EDD">
        <w:rPr>
          <w:sz w:val="22"/>
          <w:szCs w:val="22"/>
        </w:rPr>
        <w:t>Fig.</w:t>
      </w:r>
      <w:r w:rsidRPr="009B18D6">
        <w:rPr>
          <w:sz w:val="22"/>
          <w:szCs w:val="22"/>
        </w:rPr>
        <w:t xml:space="preserve"> S1</w:t>
      </w:r>
      <w:r w:rsidR="008F752A">
        <w:rPr>
          <w:sz w:val="22"/>
          <w:szCs w:val="22"/>
        </w:rPr>
        <w:t>b</w:t>
      </w:r>
      <w:r w:rsidRPr="009B18D6">
        <w:rPr>
          <w:sz w:val="22"/>
          <w:szCs w:val="22"/>
        </w:rPr>
        <w:t>), consistent with the idea that nanopore sequencing is quantitative</w:t>
      </w:r>
      <w:r w:rsidR="00627105">
        <w:fldChar w:fldCharType="begin"/>
      </w:r>
      <w:r w:rsidR="00B631BB">
        <w:instrText xml:space="preserve"> ADDIN EN.CITE &lt;EndNote&gt;&lt;Cite&gt;&lt;Author&gt;Garalde&lt;/Author&gt;&lt;Year&gt;2018&lt;/Year&gt;&lt;RecNum&gt;117&lt;/RecNum&gt;&lt;DisplayText&gt;&lt;style face="superscript"&gt;8&lt;/style&gt;&lt;/DisplayText&gt;&lt;record&gt;&lt;rec-number&gt;117&lt;/rec-number&gt;&lt;foreign-keys&gt;&lt;key app="EN" db-id="5vxwr2wzn5d9ahesz5dxtd0i2vexsz2550x5" timestamp="1559473319" guid="4cdf40a5-c6cd-46da-8011-e50703bd7136"&gt;117&lt;/key&gt;&lt;/foreign-keys&gt;&lt;ref-type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Methods&lt;/secondary-title&gt;&lt;/titles&gt;&lt;periodical&gt;&lt;full-title&gt;Nature Methods&lt;/full-title&gt;&lt;/periodical&gt;&lt;pages&gt;201&lt;/pages&gt;&lt;volume&gt;15&lt;/volume&gt;&lt;dates&gt;&lt;year&gt;2018&lt;/year&gt;&lt;pub-dates&gt;&lt;date&gt;01/15/online&lt;/date&gt;&lt;/pub-dates&gt;&lt;/dates&gt;&lt;publisher&gt;Nature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lt;/electronic-resource-num&gt;&lt;/record&gt;&lt;/Cite&gt;&lt;/EndNote&gt;</w:instrText>
      </w:r>
      <w:r w:rsidR="00627105">
        <w:fldChar w:fldCharType="separate"/>
      </w:r>
      <w:r w:rsidR="00B631BB" w:rsidRPr="00B631BB">
        <w:rPr>
          <w:noProof/>
          <w:vertAlign w:val="superscript"/>
        </w:rPr>
        <w:t>8</w:t>
      </w:r>
      <w:r w:rsidR="00627105">
        <w:fldChar w:fldCharType="end"/>
      </w:r>
      <w:r w:rsidRPr="009B18D6">
        <w:rPr>
          <w:sz w:val="22"/>
          <w:szCs w:val="22"/>
        </w:rPr>
        <w:t>.</w:t>
      </w:r>
      <w:r w:rsidR="004007EA" w:rsidRPr="009B18D6">
        <w:rPr>
          <w:sz w:val="22"/>
          <w:szCs w:val="22"/>
        </w:rPr>
        <w:t xml:space="preserve"> </w:t>
      </w:r>
      <w:r w:rsidR="006B77A4" w:rsidRPr="009B18D6">
        <w:rPr>
          <w:sz w:val="22"/>
          <w:szCs w:val="22"/>
        </w:rPr>
        <w:t>For the portion of the reads that align to the reference, the sequence identity is 92%</w:t>
      </w:r>
      <w:r w:rsidRPr="009B18D6">
        <w:rPr>
          <w:sz w:val="22"/>
          <w:szCs w:val="22"/>
        </w:rPr>
        <w:t xml:space="preserve"> as</w:t>
      </w:r>
      <w:r w:rsidR="006B77A4" w:rsidRPr="009B18D6">
        <w:rPr>
          <w:sz w:val="22"/>
          <w:szCs w:val="22"/>
        </w:rPr>
        <w:t xml:space="preserve"> measured </w:t>
      </w:r>
      <w:r w:rsidRPr="009B18D6">
        <w:rPr>
          <w:sz w:val="22"/>
          <w:szCs w:val="22"/>
        </w:rPr>
        <w:t xml:space="preserve">against the ERCC </w:t>
      </w:r>
      <w:r w:rsidR="00F64D67" w:rsidRPr="009B18D6">
        <w:rPr>
          <w:sz w:val="22"/>
          <w:szCs w:val="22"/>
        </w:rPr>
        <w:t xml:space="preserve">RNA </w:t>
      </w:r>
      <w:r w:rsidRPr="009B18D6">
        <w:rPr>
          <w:sz w:val="22"/>
          <w:szCs w:val="22"/>
        </w:rPr>
        <w:t>spike-in</w:t>
      </w:r>
      <w:r w:rsidR="00670335" w:rsidRPr="009B18D6">
        <w:rPr>
          <w:sz w:val="22"/>
          <w:szCs w:val="22"/>
        </w:rPr>
        <w:t>s</w:t>
      </w:r>
      <w:r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w:t>
      </w:r>
      <w:r w:rsidR="6A723419" w:rsidRPr="009B18D6">
        <w:rPr>
          <w:sz w:val="22"/>
          <w:szCs w:val="22"/>
        </w:rPr>
        <w:t xml:space="preserve"> </w:t>
      </w:r>
      <w:r w:rsidRPr="009B18D6">
        <w:rPr>
          <w:sz w:val="22"/>
          <w:szCs w:val="22"/>
        </w:rPr>
        <w:t>S1</w:t>
      </w:r>
      <w:r w:rsidR="008F752A">
        <w:rPr>
          <w:sz w:val="22"/>
          <w:szCs w:val="22"/>
        </w:rPr>
        <w:t>c</w:t>
      </w:r>
      <w:r w:rsidRPr="009B18D6">
        <w:rPr>
          <w:sz w:val="22"/>
          <w:szCs w:val="22"/>
        </w:rPr>
        <w:t>). The errors showed evidence of base specificity</w:t>
      </w:r>
      <w:r w:rsidR="007136E4"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w:t>
      </w:r>
      <w:r w:rsidR="007136E4" w:rsidRPr="009B18D6">
        <w:rPr>
          <w:sz w:val="22"/>
          <w:szCs w:val="22"/>
        </w:rPr>
        <w:t xml:space="preserve"> S1</w:t>
      </w:r>
      <w:r w:rsidR="008F752A">
        <w:rPr>
          <w:sz w:val="22"/>
          <w:szCs w:val="22"/>
        </w:rPr>
        <w:t>d</w:t>
      </w:r>
      <w:r w:rsidR="007136E4" w:rsidRPr="009B18D6">
        <w:rPr>
          <w:sz w:val="22"/>
          <w:szCs w:val="22"/>
        </w:rPr>
        <w:t xml:space="preserve">, </w:t>
      </w:r>
      <w:r w:rsidR="008F752A">
        <w:rPr>
          <w:sz w:val="22"/>
          <w:szCs w:val="22"/>
        </w:rPr>
        <w:t>e</w:t>
      </w:r>
      <w:r w:rsidR="007136E4" w:rsidRPr="009B18D6">
        <w:rPr>
          <w:sz w:val="22"/>
          <w:szCs w:val="22"/>
        </w:rPr>
        <w:t>).</w:t>
      </w:r>
      <w:r w:rsidRPr="009B18D6">
        <w:rPr>
          <w:sz w:val="22"/>
          <w:szCs w:val="22"/>
        </w:rPr>
        <w:t xml:space="preserve"> For example, guanidine was under-represented and uracil over-represented </w:t>
      </w:r>
      <w:r w:rsidR="009F6B39">
        <w:rPr>
          <w:sz w:val="22"/>
          <w:szCs w:val="22"/>
        </w:rPr>
        <w:t xml:space="preserve">in indels and substitutions </w:t>
      </w:r>
      <w:r w:rsidRPr="009B18D6">
        <w:rPr>
          <w:sz w:val="22"/>
          <w:szCs w:val="22"/>
        </w:rPr>
        <w:t xml:space="preserve">relative to the reference </w:t>
      </w:r>
      <w:r w:rsidR="001658BA" w:rsidRPr="009B18D6">
        <w:rPr>
          <w:sz w:val="22"/>
          <w:szCs w:val="22"/>
        </w:rPr>
        <w:t>nucleotide (</w:t>
      </w:r>
      <w:proofErr w:type="spellStart"/>
      <w:r w:rsidRPr="009B18D6">
        <w:rPr>
          <w:sz w:val="22"/>
          <w:szCs w:val="22"/>
        </w:rPr>
        <w:t>nt</w:t>
      </w:r>
      <w:proofErr w:type="spellEnd"/>
      <w:r w:rsidR="001658BA" w:rsidRPr="009B18D6">
        <w:rPr>
          <w:sz w:val="22"/>
          <w:szCs w:val="22"/>
        </w:rPr>
        <w:t>)</w:t>
      </w:r>
      <w:r w:rsidRPr="009B18D6">
        <w:rPr>
          <w:sz w:val="22"/>
          <w:szCs w:val="22"/>
        </w:rPr>
        <w:t xml:space="preserve"> distribution</w:t>
      </w:r>
      <w:r w:rsidR="00670335" w:rsidRPr="009B18D6">
        <w:rPr>
          <w:sz w:val="22"/>
          <w:szCs w:val="22"/>
        </w:rPr>
        <w:t>.</w:t>
      </w:r>
      <w:r w:rsidRPr="009B18D6">
        <w:rPr>
          <w:sz w:val="22"/>
          <w:szCs w:val="22"/>
        </w:rPr>
        <w:t xml:space="preserve"> In some situations, this bias could impact the utility of interpreting nanopore sequence errors.</w:t>
      </w:r>
      <w:r w:rsidR="00620AAB" w:rsidRPr="009B18D6">
        <w:rPr>
          <w:sz w:val="22"/>
          <w:szCs w:val="22"/>
        </w:rPr>
        <w:t xml:space="preserve"> In order to address base calling error</w:t>
      </w:r>
      <w:r w:rsidR="4B2FD02F" w:rsidRPr="009B18D6">
        <w:rPr>
          <w:sz w:val="22"/>
          <w:szCs w:val="22"/>
        </w:rPr>
        <w:t>s</w:t>
      </w:r>
      <w:r w:rsidR="00620AAB" w:rsidRPr="009B18D6">
        <w:rPr>
          <w:sz w:val="22"/>
          <w:szCs w:val="22"/>
        </w:rPr>
        <w:t>, we used the software tool proovread</w:t>
      </w:r>
      <w:r w:rsidR="00627105">
        <w:fldChar w:fldCharType="begin"/>
      </w:r>
      <w:r w:rsidR="00B631BB">
        <w:instrText xml:space="preserve"> ADDIN EN.CITE &lt;EndNote&gt;&lt;Cite&gt;&lt;Author&gt;Hackl&lt;/Author&gt;&lt;Year&gt;2014&lt;/Year&gt;&lt;RecNum&gt;280&lt;/RecNum&gt;&lt;DisplayText&gt;&lt;style face="superscript"&gt;13&lt;/style&gt;&lt;/DisplayText&gt;&lt;record&gt;&lt;rec-number&gt;280&lt;/rec-number&gt;&lt;foreign-keys&gt;&lt;key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627105">
        <w:fldChar w:fldCharType="separate"/>
      </w:r>
      <w:r w:rsidR="00B631BB" w:rsidRPr="00B631BB">
        <w:rPr>
          <w:noProof/>
          <w:vertAlign w:val="superscript"/>
        </w:rPr>
        <w:t>13</w:t>
      </w:r>
      <w:r w:rsidR="00627105">
        <w:fldChar w:fldCharType="end"/>
      </w:r>
      <w:r w:rsidR="00620AAB" w:rsidRPr="009B18D6">
        <w:rPr>
          <w:sz w:val="22"/>
          <w:szCs w:val="22"/>
        </w:rPr>
        <w:t xml:space="preserve"> and parallel Illumina </w:t>
      </w:r>
      <w:proofErr w:type="spellStart"/>
      <w:r w:rsidR="00620AAB" w:rsidRPr="009B18D6">
        <w:rPr>
          <w:sz w:val="22"/>
          <w:szCs w:val="22"/>
        </w:rPr>
        <w:t>RNA</w:t>
      </w:r>
      <w:r w:rsidR="083409F7" w:rsidRPr="009B18D6">
        <w:rPr>
          <w:sz w:val="22"/>
          <w:szCs w:val="22"/>
        </w:rPr>
        <w:t>s</w:t>
      </w:r>
      <w:r w:rsidR="00620AAB" w:rsidRPr="009B18D6">
        <w:rPr>
          <w:sz w:val="22"/>
          <w:szCs w:val="22"/>
        </w:rPr>
        <w:t>eq</w:t>
      </w:r>
      <w:proofErr w:type="spellEnd"/>
      <w:r w:rsidR="00620AAB" w:rsidRPr="009B18D6">
        <w:rPr>
          <w:sz w:val="22"/>
          <w:szCs w:val="22"/>
        </w:rPr>
        <w:t xml:space="preserve"> data to error-correct nanopore reads. </w:t>
      </w:r>
    </w:p>
    <w:p w14:paraId="50101882" w14:textId="213822F8" w:rsidR="002C73E6" w:rsidRPr="009B18D6" w:rsidRDefault="002C73E6" w:rsidP="4979BB12">
      <w:pPr>
        <w:spacing w:line="480" w:lineRule="auto"/>
        <w:rPr>
          <w:sz w:val="22"/>
          <w:szCs w:val="22"/>
        </w:rPr>
      </w:pPr>
    </w:p>
    <w:p w14:paraId="7ACFF880" w14:textId="5029B081" w:rsidR="002C73E6" w:rsidRPr="008F752A" w:rsidRDefault="002C73E6" w:rsidP="4979BB12">
      <w:pPr>
        <w:spacing w:line="480" w:lineRule="auto"/>
        <w:rPr>
          <w:i/>
          <w:sz w:val="22"/>
          <w:szCs w:val="22"/>
        </w:rPr>
      </w:pPr>
      <w:r w:rsidRPr="008F752A">
        <w:rPr>
          <w:i/>
          <w:sz w:val="22"/>
          <w:szCs w:val="22"/>
        </w:rPr>
        <w:t>Artefactual splitting of raw signal affects transcript interpretation</w:t>
      </w:r>
    </w:p>
    <w:p w14:paraId="01A2541F" w14:textId="5007D730" w:rsidR="002C73E6" w:rsidRPr="009B18D6" w:rsidRDefault="00A652BC" w:rsidP="4979BB12">
      <w:pPr>
        <w:spacing w:line="480" w:lineRule="auto"/>
        <w:rPr>
          <w:sz w:val="22"/>
          <w:szCs w:val="22"/>
        </w:rPr>
      </w:pPr>
      <w:r>
        <w:rPr>
          <w:sz w:val="22"/>
          <w:szCs w:val="22"/>
        </w:rPr>
        <w:t>We</w:t>
      </w:r>
      <w:r w:rsidR="003A701A" w:rsidRPr="009B18D6">
        <w:rPr>
          <w:sz w:val="22"/>
          <w:szCs w:val="22"/>
        </w:rPr>
        <w:t xml:space="preserve"> detected</w:t>
      </w:r>
      <w:r w:rsidR="26E75696" w:rsidRPr="009B18D6">
        <w:rPr>
          <w:sz w:val="22"/>
          <w:szCs w:val="22"/>
        </w:rPr>
        <w:t xml:space="preserve"> </w:t>
      </w:r>
      <w:r w:rsidR="01D3D5B0" w:rsidRPr="009B18D6">
        <w:rPr>
          <w:sz w:val="22"/>
          <w:szCs w:val="22"/>
        </w:rPr>
        <w:t>artefacts caused by</w:t>
      </w:r>
      <w:r w:rsidR="00602DA9">
        <w:rPr>
          <w:sz w:val="22"/>
          <w:szCs w:val="22"/>
        </w:rPr>
        <w:t xml:space="preserve"> </w:t>
      </w:r>
      <w:proofErr w:type="spellStart"/>
      <w:r w:rsidR="00602DA9">
        <w:rPr>
          <w:sz w:val="22"/>
          <w:szCs w:val="22"/>
        </w:rPr>
        <w:t>Mi</w:t>
      </w:r>
      <w:r w:rsidR="691D8FF2">
        <w:rPr>
          <w:sz w:val="22"/>
          <w:szCs w:val="22"/>
        </w:rPr>
        <w:t>nKNOW</w:t>
      </w:r>
      <w:proofErr w:type="spellEnd"/>
      <w:r w:rsidR="00602DA9">
        <w:rPr>
          <w:sz w:val="22"/>
          <w:szCs w:val="22"/>
        </w:rPr>
        <w:t xml:space="preserve"> software splitting raw signal from </w:t>
      </w:r>
      <w:commentRangeStart w:id="10"/>
      <w:r w:rsidR="00602DA9">
        <w:rPr>
          <w:sz w:val="22"/>
          <w:szCs w:val="22"/>
        </w:rPr>
        <w:t xml:space="preserve">single molecules </w:t>
      </w:r>
      <w:commentRangeEnd w:id="10"/>
      <w:r w:rsidR="004C65D0">
        <w:rPr>
          <w:rStyle w:val="CommentReference"/>
        </w:rPr>
        <w:commentReference w:id="10"/>
      </w:r>
      <w:commentRangeStart w:id="11"/>
      <w:r w:rsidR="00602DA9">
        <w:rPr>
          <w:sz w:val="22"/>
          <w:szCs w:val="22"/>
        </w:rPr>
        <w:t xml:space="preserve">into two or more reads. </w:t>
      </w:r>
      <w:r w:rsidR="00A34884" w:rsidRPr="009B18D6">
        <w:rPr>
          <w:sz w:val="22"/>
          <w:szCs w:val="22"/>
        </w:rPr>
        <w:t xml:space="preserve">As </w:t>
      </w:r>
      <w:r w:rsidR="003F4F3A" w:rsidRPr="009B18D6">
        <w:rPr>
          <w:sz w:val="22"/>
          <w:szCs w:val="22"/>
        </w:rPr>
        <w:t xml:space="preserve">a </w:t>
      </w:r>
      <w:r w:rsidR="01D3D5B0" w:rsidRPr="009B18D6">
        <w:rPr>
          <w:sz w:val="22"/>
          <w:szCs w:val="22"/>
        </w:rPr>
        <w:t>result</w:t>
      </w:r>
      <w:r w:rsidR="00A34884" w:rsidRPr="009B18D6">
        <w:rPr>
          <w:sz w:val="22"/>
          <w:szCs w:val="22"/>
        </w:rPr>
        <w:t xml:space="preserve">, </w:t>
      </w:r>
      <w:r>
        <w:rPr>
          <w:sz w:val="22"/>
          <w:szCs w:val="22"/>
        </w:rPr>
        <w:t xml:space="preserve">alignments </w:t>
      </w:r>
      <w:r w:rsidR="00A34884" w:rsidRPr="009B18D6">
        <w:rPr>
          <w:sz w:val="22"/>
          <w:szCs w:val="22"/>
        </w:rPr>
        <w:t>comprising apparently novel 3’ end</w:t>
      </w:r>
      <w:r>
        <w:rPr>
          <w:sz w:val="22"/>
          <w:szCs w:val="22"/>
        </w:rPr>
        <w:t>s</w:t>
      </w:r>
      <w:r w:rsidR="00A34884" w:rsidRPr="009B18D6">
        <w:rPr>
          <w:sz w:val="22"/>
          <w:szCs w:val="22"/>
        </w:rPr>
        <w:t xml:space="preserve"> </w:t>
      </w:r>
      <w:r>
        <w:rPr>
          <w:sz w:val="22"/>
          <w:szCs w:val="22"/>
        </w:rPr>
        <w:t>map adjacent to alignments with apparently</w:t>
      </w:r>
      <w:r w:rsidR="00A34884" w:rsidRPr="009B18D6">
        <w:rPr>
          <w:sz w:val="22"/>
          <w:szCs w:val="22"/>
        </w:rPr>
        <w:t xml:space="preserve"> novel 5’ end</w:t>
      </w:r>
      <w:r>
        <w:rPr>
          <w:sz w:val="22"/>
          <w:szCs w:val="22"/>
        </w:rPr>
        <w:t xml:space="preserve">s </w:t>
      </w:r>
      <w:r w:rsidRPr="009B18D6">
        <w:rPr>
          <w:sz w:val="22"/>
          <w:szCs w:val="22"/>
        </w:rPr>
        <w:t>(</w:t>
      </w:r>
      <w:r w:rsidR="0061643F">
        <w:rPr>
          <w:sz w:val="22"/>
          <w:szCs w:val="22"/>
        </w:rPr>
        <w:t>Supplementary</w:t>
      </w:r>
      <w:r w:rsidR="00240EDD" w:rsidRPr="009B18D6" w:rsidDel="00240EDD">
        <w:rPr>
          <w:sz w:val="22"/>
          <w:szCs w:val="22"/>
        </w:rPr>
        <w:t xml:space="preserve"> </w:t>
      </w:r>
      <w:r w:rsidR="00240EDD">
        <w:rPr>
          <w:sz w:val="22"/>
          <w:szCs w:val="22"/>
        </w:rPr>
        <w:t>Fig.</w:t>
      </w:r>
      <w:r w:rsidRPr="009B18D6">
        <w:rPr>
          <w:sz w:val="22"/>
          <w:szCs w:val="22"/>
        </w:rPr>
        <w:t xml:space="preserve"> S1</w:t>
      </w:r>
      <w:r w:rsidR="008F752A">
        <w:rPr>
          <w:sz w:val="22"/>
          <w:szCs w:val="22"/>
        </w:rPr>
        <w:t>f</w:t>
      </w:r>
      <w:r w:rsidRPr="009B18D6">
        <w:rPr>
          <w:sz w:val="22"/>
          <w:szCs w:val="22"/>
        </w:rPr>
        <w:t>)</w:t>
      </w:r>
      <w:r w:rsidR="1D75552D" w:rsidRPr="009B18D6">
        <w:rPr>
          <w:sz w:val="22"/>
          <w:szCs w:val="22"/>
        </w:rPr>
        <w:t>.</w:t>
      </w:r>
      <w:r w:rsidR="00A34884" w:rsidRPr="009B18D6">
        <w:rPr>
          <w:sz w:val="22"/>
          <w:szCs w:val="22"/>
        </w:rPr>
        <w:t xml:space="preserve"> </w:t>
      </w:r>
      <w:r>
        <w:rPr>
          <w:sz w:val="22"/>
          <w:szCs w:val="22"/>
        </w:rPr>
        <w:t xml:space="preserve">A related </w:t>
      </w:r>
      <w:r w:rsidR="000923D2">
        <w:rPr>
          <w:sz w:val="22"/>
          <w:szCs w:val="22"/>
        </w:rPr>
        <w:t xml:space="preserve">phenomenon </w:t>
      </w:r>
      <w:r w:rsidR="00602DA9">
        <w:rPr>
          <w:sz w:val="22"/>
          <w:szCs w:val="22"/>
        </w:rPr>
        <w:t>called o</w:t>
      </w:r>
      <w:r w:rsidR="00A34884" w:rsidRPr="009B18D6">
        <w:rPr>
          <w:sz w:val="22"/>
          <w:szCs w:val="22"/>
        </w:rPr>
        <w:t xml:space="preserve">ver-splitting </w:t>
      </w:r>
      <w:r w:rsidR="003F4F3A" w:rsidRPr="009B18D6">
        <w:rPr>
          <w:sz w:val="22"/>
          <w:szCs w:val="22"/>
        </w:rPr>
        <w:t>w</w:t>
      </w:r>
      <w:r w:rsidR="00A34884" w:rsidRPr="009B18D6">
        <w:rPr>
          <w:sz w:val="22"/>
          <w:szCs w:val="22"/>
        </w:rPr>
        <w:t>as recently reported</w:t>
      </w:r>
      <w:r w:rsidR="003F4F3A" w:rsidRPr="009B18D6">
        <w:rPr>
          <w:sz w:val="22"/>
          <w:szCs w:val="22"/>
        </w:rPr>
        <w:t xml:space="preserve"> in nanopore DNA sequencing</w:t>
      </w:r>
      <w:r w:rsidR="00627105">
        <w:fldChar w:fldCharType="begin"/>
      </w:r>
      <w:r w:rsidR="00B631BB">
        <w:instrText xml:space="preserve"> ADDIN EN.CITE &lt;EndNote&gt;&lt;Cite&gt;&lt;Author&gt;Payne&lt;/Author&gt;&lt;Year&gt;2018&lt;/Year&gt;&lt;RecNum&gt;556&lt;/RecNum&gt;&lt;DisplayText&gt;&lt;style face="superscript"&gt;14&lt;/style&gt;&lt;/DisplayText&gt;&lt;record&gt;&lt;rec-number&gt;556&lt;/rec-number&gt;&lt;foreign-keys&gt;&lt;key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627105">
        <w:fldChar w:fldCharType="separate"/>
      </w:r>
      <w:r w:rsidR="00B631BB" w:rsidRPr="00B631BB">
        <w:rPr>
          <w:noProof/>
          <w:vertAlign w:val="superscript"/>
        </w:rPr>
        <w:t>14</w:t>
      </w:r>
      <w:r w:rsidR="00627105">
        <w:fldChar w:fldCharType="end"/>
      </w:r>
      <w:r w:rsidR="000923D2">
        <w:rPr>
          <w:sz w:val="22"/>
          <w:szCs w:val="22"/>
        </w:rPr>
        <w:t>. Over</w:t>
      </w:r>
      <w:r w:rsidR="008D4767">
        <w:rPr>
          <w:sz w:val="22"/>
          <w:szCs w:val="22"/>
        </w:rPr>
        <w:t>-</w:t>
      </w:r>
      <w:r w:rsidR="000923D2">
        <w:rPr>
          <w:sz w:val="22"/>
          <w:szCs w:val="22"/>
        </w:rPr>
        <w:t>splitting</w:t>
      </w:r>
      <w:r w:rsidR="00CB7B1B" w:rsidRPr="009B18D6">
        <w:rPr>
          <w:sz w:val="22"/>
          <w:szCs w:val="22"/>
        </w:rPr>
        <w:t xml:space="preserve"> </w:t>
      </w:r>
      <w:r w:rsidR="0D0512B8" w:rsidRPr="009B18D6">
        <w:rPr>
          <w:sz w:val="22"/>
          <w:szCs w:val="22"/>
        </w:rPr>
        <w:t xml:space="preserve">can be </w:t>
      </w:r>
      <w:r w:rsidR="00A34884" w:rsidRPr="009B18D6">
        <w:rPr>
          <w:sz w:val="22"/>
          <w:szCs w:val="22"/>
        </w:rPr>
        <w:t xml:space="preserve">detected </w:t>
      </w:r>
      <w:r w:rsidR="1BF84A5F" w:rsidRPr="009B18D6">
        <w:rPr>
          <w:sz w:val="22"/>
          <w:szCs w:val="22"/>
        </w:rPr>
        <w:t>when</w:t>
      </w:r>
      <w:r w:rsidR="003F4F3A" w:rsidRPr="009B18D6">
        <w:rPr>
          <w:sz w:val="22"/>
          <w:szCs w:val="22"/>
        </w:rPr>
        <w:t xml:space="preserve"> </w:t>
      </w:r>
      <w:r w:rsidR="1BF84A5F" w:rsidRPr="009B18D6">
        <w:rPr>
          <w:sz w:val="22"/>
          <w:szCs w:val="22"/>
        </w:rPr>
        <w:t xml:space="preserve">two </w:t>
      </w:r>
      <w:r w:rsidR="3E119BEC" w:rsidRPr="009B18D6">
        <w:rPr>
          <w:sz w:val="22"/>
          <w:szCs w:val="22"/>
        </w:rPr>
        <w:t xml:space="preserve">reads </w:t>
      </w:r>
      <w:r w:rsidR="00A34884" w:rsidRPr="009B18D6">
        <w:rPr>
          <w:sz w:val="22"/>
          <w:szCs w:val="22"/>
        </w:rPr>
        <w:t xml:space="preserve">sequenced consecutively through the same pore map adjacently </w:t>
      </w:r>
      <w:r w:rsidR="009F6B39">
        <w:rPr>
          <w:sz w:val="22"/>
          <w:szCs w:val="22"/>
        </w:rPr>
        <w:t>in</w:t>
      </w:r>
      <w:r w:rsidR="00A34884" w:rsidRPr="009B18D6">
        <w:rPr>
          <w:sz w:val="22"/>
          <w:szCs w:val="22"/>
        </w:rPr>
        <w:t xml:space="preserve"> the genome</w:t>
      </w:r>
      <w:r w:rsidR="00627105">
        <w:fldChar w:fldCharType="begin"/>
      </w:r>
      <w:r w:rsidR="00B631BB">
        <w:instrText xml:space="preserve"> ADDIN EN.CITE &lt;EndNote&gt;&lt;Cite&gt;&lt;Author&gt;Payne&lt;/Author&gt;&lt;Year&gt;2018&lt;/Year&gt;&lt;RecNum&gt;556&lt;/RecNum&gt;&lt;DisplayText&gt;&lt;style face="superscript"&gt;14&lt;/style&gt;&lt;/DisplayText&gt;&lt;record&gt;&lt;rec-number&gt;556&lt;/rec-number&gt;&lt;foreign-keys&gt;&lt;key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627105">
        <w:fldChar w:fldCharType="separate"/>
      </w:r>
      <w:r w:rsidR="00B631BB" w:rsidRPr="00B631BB">
        <w:rPr>
          <w:noProof/>
          <w:vertAlign w:val="superscript"/>
        </w:rPr>
        <w:t>14</w:t>
      </w:r>
      <w:r w:rsidR="00627105">
        <w:fldChar w:fldCharType="end"/>
      </w:r>
      <w:r w:rsidR="00A34884" w:rsidRPr="009B18D6">
        <w:rPr>
          <w:sz w:val="22"/>
          <w:szCs w:val="22"/>
        </w:rPr>
        <w:t xml:space="preserve">. </w:t>
      </w:r>
      <w:r w:rsidR="003F4F3A" w:rsidRPr="009B18D6">
        <w:rPr>
          <w:sz w:val="22"/>
          <w:szCs w:val="22"/>
        </w:rPr>
        <w:t>Over</w:t>
      </w:r>
      <w:r w:rsidR="002C73E6" w:rsidRPr="009B18D6">
        <w:rPr>
          <w:sz w:val="22"/>
          <w:szCs w:val="22"/>
        </w:rPr>
        <w:t xml:space="preserve">-splitting </w:t>
      </w:r>
      <w:r w:rsidR="001F33B8">
        <w:rPr>
          <w:sz w:val="22"/>
          <w:szCs w:val="22"/>
        </w:rPr>
        <w:t xml:space="preserve">in nanopore DRS </w:t>
      </w:r>
      <w:r w:rsidR="00F772CA" w:rsidRPr="009B18D6">
        <w:rPr>
          <w:sz w:val="22"/>
          <w:szCs w:val="22"/>
        </w:rPr>
        <w:t xml:space="preserve">generally </w:t>
      </w:r>
      <w:r w:rsidR="002C73E6" w:rsidRPr="009B18D6">
        <w:rPr>
          <w:sz w:val="22"/>
          <w:szCs w:val="22"/>
        </w:rPr>
        <w:t>occur</w:t>
      </w:r>
      <w:r w:rsidR="00F772CA" w:rsidRPr="009B18D6">
        <w:rPr>
          <w:sz w:val="22"/>
          <w:szCs w:val="22"/>
        </w:rPr>
        <w:t>s</w:t>
      </w:r>
      <w:r w:rsidR="002C73E6" w:rsidRPr="009B18D6">
        <w:rPr>
          <w:sz w:val="22"/>
          <w:szCs w:val="22"/>
        </w:rPr>
        <w:t xml:space="preserve"> at low frequency</w:t>
      </w:r>
      <w:r w:rsidR="00D23FE7" w:rsidRPr="009B18D6">
        <w:rPr>
          <w:sz w:val="22"/>
          <w:szCs w:val="22"/>
        </w:rPr>
        <w:t xml:space="preserve"> </w:t>
      </w:r>
      <w:r w:rsidR="00CB7B1B" w:rsidRPr="009B18D6">
        <w:rPr>
          <w:sz w:val="22"/>
          <w:szCs w:val="22"/>
        </w:rPr>
        <w:t xml:space="preserve">(less than 2% reads). </w:t>
      </w:r>
      <w:r w:rsidR="008D4767">
        <w:rPr>
          <w:sz w:val="22"/>
          <w:szCs w:val="22"/>
        </w:rPr>
        <w:t>However</w:t>
      </w:r>
      <w:r w:rsidR="000659F8" w:rsidRPr="009B18D6">
        <w:rPr>
          <w:sz w:val="22"/>
          <w:szCs w:val="22"/>
        </w:rPr>
        <w:t>,</w:t>
      </w:r>
      <w:r w:rsidR="00F772CA" w:rsidRPr="009B18D6">
        <w:rPr>
          <w:sz w:val="22"/>
          <w:szCs w:val="22"/>
        </w:rPr>
        <w:t xml:space="preserve"> </w:t>
      </w:r>
      <w:r w:rsidR="002C73E6" w:rsidRPr="009B18D6">
        <w:rPr>
          <w:sz w:val="22"/>
          <w:szCs w:val="22"/>
        </w:rPr>
        <w:t xml:space="preserve">RNAs originating from specific gene loci, such as </w:t>
      </w:r>
      <w:r w:rsidR="002C73E6" w:rsidRPr="4979BB12">
        <w:rPr>
          <w:i/>
          <w:iCs/>
          <w:sz w:val="22"/>
          <w:szCs w:val="22"/>
        </w:rPr>
        <w:t>RH3</w:t>
      </w:r>
      <w:r w:rsidR="002C73E6" w:rsidRPr="009B18D6">
        <w:rPr>
          <w:sz w:val="22"/>
          <w:szCs w:val="22"/>
        </w:rPr>
        <w:t xml:space="preserve"> (</w:t>
      </w:r>
      <w:r w:rsidR="002C73E6" w:rsidRPr="4979BB12">
        <w:rPr>
          <w:i/>
          <w:iCs/>
          <w:sz w:val="22"/>
          <w:szCs w:val="22"/>
        </w:rPr>
        <w:t>AT5G26742</w:t>
      </w:r>
      <w:r w:rsidR="002C73E6" w:rsidRPr="009B18D6">
        <w:rPr>
          <w:sz w:val="22"/>
          <w:szCs w:val="22"/>
        </w:rPr>
        <w:t>)</w:t>
      </w:r>
      <w:r w:rsidR="00F772CA" w:rsidRPr="009B18D6">
        <w:rPr>
          <w:sz w:val="22"/>
          <w:szCs w:val="22"/>
        </w:rPr>
        <w:t xml:space="preserve">, appear to be </w:t>
      </w:r>
      <w:r w:rsidR="001F33B8">
        <w:rPr>
          <w:sz w:val="22"/>
          <w:szCs w:val="22"/>
        </w:rPr>
        <w:t>more</w:t>
      </w:r>
      <w:r w:rsidR="00F772CA" w:rsidRPr="009B18D6">
        <w:rPr>
          <w:sz w:val="22"/>
          <w:szCs w:val="22"/>
        </w:rPr>
        <w:t xml:space="preserve"> </w:t>
      </w:r>
      <w:commentRangeStart w:id="12"/>
      <w:r w:rsidR="00F772CA" w:rsidRPr="009B18D6">
        <w:rPr>
          <w:sz w:val="22"/>
          <w:szCs w:val="22"/>
        </w:rPr>
        <w:t>susce</w:t>
      </w:r>
      <w:del w:id="13" w:author="Matthew Parker (Staff)" w:date="2019-06-18T07:11:00Z">
        <w:r w:rsidR="00C97095">
          <w:rPr>
            <w:sz w:val="22"/>
            <w:szCs w:val="22"/>
          </w:rPr>
          <w:delText xml:space="preserve"> </w:delText>
        </w:r>
      </w:del>
      <w:r w:rsidR="00F772CA" w:rsidRPr="009B18D6">
        <w:rPr>
          <w:sz w:val="22"/>
          <w:szCs w:val="22"/>
        </w:rPr>
        <w:t>ptible</w:t>
      </w:r>
      <w:r w:rsidR="009B158E">
        <w:rPr>
          <w:sz w:val="22"/>
          <w:szCs w:val="22"/>
        </w:rPr>
        <w:t>,</w:t>
      </w:r>
      <w:commentRangeEnd w:id="12"/>
      <w:r>
        <w:rPr>
          <w:rStyle w:val="CommentReference"/>
        </w:rPr>
        <w:commentReference w:id="12"/>
      </w:r>
      <w:r w:rsidR="00F772CA" w:rsidRPr="009B18D6">
        <w:rPr>
          <w:sz w:val="22"/>
          <w:szCs w:val="22"/>
        </w:rPr>
        <w:t xml:space="preserve"> </w:t>
      </w:r>
      <w:r w:rsidR="4CE22C0F" w:rsidRPr="009B18D6">
        <w:rPr>
          <w:sz w:val="22"/>
          <w:szCs w:val="22"/>
        </w:rPr>
        <w:t xml:space="preserve">with </w:t>
      </w:r>
      <w:r w:rsidR="07C4F42A" w:rsidRPr="009B18D6">
        <w:rPr>
          <w:sz w:val="22"/>
          <w:szCs w:val="22"/>
        </w:rPr>
        <w:t>2</w:t>
      </w:r>
      <w:r w:rsidR="49080B27" w:rsidRPr="009B18D6">
        <w:rPr>
          <w:sz w:val="22"/>
          <w:szCs w:val="22"/>
        </w:rPr>
        <w:t>0</w:t>
      </w:r>
      <w:r w:rsidR="4CE22C0F" w:rsidRPr="009B18D6">
        <w:rPr>
          <w:sz w:val="22"/>
          <w:szCs w:val="22"/>
        </w:rPr>
        <w:t>%</w:t>
      </w:r>
      <w:r w:rsidR="44040C34" w:rsidRPr="009B18D6">
        <w:rPr>
          <w:sz w:val="22"/>
          <w:szCs w:val="22"/>
        </w:rPr>
        <w:t xml:space="preserve"> of reads</w:t>
      </w:r>
      <w:r w:rsidR="002971D9" w:rsidRPr="009B18D6">
        <w:rPr>
          <w:sz w:val="22"/>
          <w:szCs w:val="22"/>
        </w:rPr>
        <w:t xml:space="preserve"> </w:t>
      </w:r>
      <w:r w:rsidR="001F33B8">
        <w:rPr>
          <w:sz w:val="22"/>
          <w:szCs w:val="22"/>
        </w:rPr>
        <w:t xml:space="preserve">affected </w:t>
      </w:r>
      <w:r w:rsidR="002971D9" w:rsidRPr="009B18D6">
        <w:rPr>
          <w:sz w:val="22"/>
          <w:szCs w:val="22"/>
        </w:rPr>
        <w:t>(</w:t>
      </w:r>
      <w:r w:rsidR="0061643F">
        <w:rPr>
          <w:sz w:val="22"/>
          <w:szCs w:val="22"/>
        </w:rPr>
        <w:t>Supplementary</w:t>
      </w:r>
      <w:r w:rsidR="00240EDD" w:rsidRPr="009B18D6" w:rsidDel="00240EDD">
        <w:rPr>
          <w:sz w:val="22"/>
          <w:szCs w:val="22"/>
        </w:rPr>
        <w:t xml:space="preserve"> </w:t>
      </w:r>
      <w:r w:rsidR="00240EDD">
        <w:rPr>
          <w:sz w:val="22"/>
          <w:szCs w:val="22"/>
        </w:rPr>
        <w:t>Fig.</w:t>
      </w:r>
      <w:r w:rsidR="002971D9" w:rsidRPr="009B18D6">
        <w:rPr>
          <w:sz w:val="22"/>
          <w:szCs w:val="22"/>
        </w:rPr>
        <w:t xml:space="preserve"> S</w:t>
      </w:r>
      <w:r w:rsidR="3C82C0D6" w:rsidRPr="009B18D6">
        <w:rPr>
          <w:sz w:val="22"/>
          <w:szCs w:val="22"/>
        </w:rPr>
        <w:t>1</w:t>
      </w:r>
      <w:r w:rsidR="008F752A">
        <w:rPr>
          <w:sz w:val="22"/>
          <w:szCs w:val="22"/>
        </w:rPr>
        <w:t>f</w:t>
      </w:r>
      <w:r w:rsidR="002971D9" w:rsidRPr="009B18D6">
        <w:rPr>
          <w:sz w:val="22"/>
          <w:szCs w:val="22"/>
        </w:rPr>
        <w:t>).</w:t>
      </w:r>
      <w:r w:rsidR="004007EA" w:rsidRPr="009B18D6">
        <w:rPr>
          <w:sz w:val="22"/>
          <w:szCs w:val="22"/>
        </w:rPr>
        <w:t xml:space="preserve"> </w:t>
      </w:r>
      <w:commentRangeEnd w:id="11"/>
      <w:r>
        <w:rPr>
          <w:rStyle w:val="CommentReference"/>
        </w:rPr>
        <w:commentReference w:id="11"/>
      </w:r>
    </w:p>
    <w:p w14:paraId="4167C3D2" w14:textId="77777777" w:rsidR="00AE6CF2" w:rsidRPr="009B18D6" w:rsidRDefault="00AE6CF2" w:rsidP="4979BB12">
      <w:pPr>
        <w:spacing w:line="480" w:lineRule="auto"/>
        <w:rPr>
          <w:sz w:val="22"/>
          <w:szCs w:val="22"/>
        </w:rPr>
      </w:pPr>
    </w:p>
    <w:p w14:paraId="7A14FE29" w14:textId="01F90DEF" w:rsidR="004E6A2F" w:rsidRPr="008F752A" w:rsidRDefault="004E6A2F" w:rsidP="4979BB12">
      <w:pPr>
        <w:spacing w:line="480" w:lineRule="auto"/>
        <w:outlineLvl w:val="0"/>
        <w:rPr>
          <w:i/>
          <w:sz w:val="22"/>
          <w:szCs w:val="22"/>
        </w:rPr>
      </w:pPr>
      <w:r w:rsidRPr="4979BB12">
        <w:rPr>
          <w:i/>
          <w:sz w:val="22"/>
          <w:szCs w:val="22"/>
        </w:rPr>
        <w:t>Spurious antisense reads are rare or absent in nanopore DRS</w:t>
      </w:r>
    </w:p>
    <w:p w14:paraId="39152919" w14:textId="447852B9" w:rsidR="003625C5" w:rsidRPr="009B18D6" w:rsidRDefault="009864CC" w:rsidP="4979BB12">
      <w:pPr>
        <w:spacing w:line="480" w:lineRule="auto"/>
        <w:rPr>
          <w:sz w:val="22"/>
          <w:szCs w:val="22"/>
        </w:rPr>
      </w:pPr>
      <w:r w:rsidRPr="009B18D6">
        <w:rPr>
          <w:sz w:val="22"/>
          <w:szCs w:val="22"/>
        </w:rPr>
        <w:t>Since</w:t>
      </w:r>
      <w:r w:rsidR="00B44456" w:rsidRPr="009B18D6">
        <w:rPr>
          <w:sz w:val="22"/>
          <w:szCs w:val="22"/>
        </w:rPr>
        <w:t xml:space="preserve"> </w:t>
      </w:r>
      <w:r w:rsidR="005B02B2" w:rsidRPr="009B18D6">
        <w:rPr>
          <w:sz w:val="22"/>
          <w:szCs w:val="22"/>
        </w:rPr>
        <w:t xml:space="preserve">only </w:t>
      </w:r>
      <w:r w:rsidR="01851BF4" w:rsidRPr="009B18D6">
        <w:rPr>
          <w:sz w:val="22"/>
          <w:szCs w:val="22"/>
        </w:rPr>
        <w:t>2</w:t>
      </w:r>
      <w:r w:rsidR="002C40FF" w:rsidRPr="009B18D6">
        <w:rPr>
          <w:sz w:val="22"/>
          <w:szCs w:val="22"/>
        </w:rPr>
        <w:t xml:space="preserve"> of </w:t>
      </w:r>
      <w:r w:rsidR="3118776A" w:rsidRPr="009B18D6">
        <w:rPr>
          <w:sz w:val="22"/>
          <w:szCs w:val="22"/>
        </w:rPr>
        <w:t>9,445</w:t>
      </w:r>
      <w:r w:rsidR="006270F6" w:rsidRPr="009B18D6">
        <w:rPr>
          <w:sz w:val="22"/>
          <w:szCs w:val="22"/>
        </w:rPr>
        <w:t xml:space="preserve"> (0.0</w:t>
      </w:r>
      <w:r w:rsidR="3118776A" w:rsidRPr="009B18D6">
        <w:rPr>
          <w:sz w:val="22"/>
          <w:szCs w:val="22"/>
        </w:rPr>
        <w:t>2</w:t>
      </w:r>
      <w:r w:rsidR="006270F6" w:rsidRPr="009B18D6">
        <w:rPr>
          <w:sz w:val="22"/>
          <w:szCs w:val="22"/>
        </w:rPr>
        <w:t>%)</w:t>
      </w:r>
      <w:r w:rsidR="00E52BA2" w:rsidRPr="009B18D6">
        <w:rPr>
          <w:sz w:val="22"/>
          <w:szCs w:val="22"/>
        </w:rPr>
        <w:t xml:space="preserve"> </w:t>
      </w:r>
      <w:r w:rsidR="00DB164D">
        <w:rPr>
          <w:sz w:val="22"/>
          <w:szCs w:val="22"/>
        </w:rPr>
        <w:t xml:space="preserve">reads </w:t>
      </w:r>
      <w:r w:rsidR="00E52BA2" w:rsidRPr="009B18D6">
        <w:rPr>
          <w:sz w:val="22"/>
          <w:szCs w:val="22"/>
        </w:rPr>
        <w:t>mapped antisense</w:t>
      </w:r>
      <w:r w:rsidR="00B44456" w:rsidRPr="009B18D6">
        <w:rPr>
          <w:sz w:val="22"/>
          <w:szCs w:val="22"/>
        </w:rPr>
        <w:t xml:space="preserve"> to the ERCC </w:t>
      </w:r>
      <w:r w:rsidR="00892131" w:rsidRPr="009B18D6">
        <w:rPr>
          <w:sz w:val="22"/>
          <w:szCs w:val="22"/>
        </w:rPr>
        <w:t>RNA Spike</w:t>
      </w:r>
      <w:r w:rsidR="00B44456" w:rsidRPr="009B18D6">
        <w:rPr>
          <w:sz w:val="22"/>
          <w:szCs w:val="22"/>
        </w:rPr>
        <w:t>-</w:t>
      </w:r>
      <w:r w:rsidR="00892131" w:rsidRPr="009B18D6">
        <w:rPr>
          <w:sz w:val="22"/>
          <w:szCs w:val="22"/>
        </w:rPr>
        <w:t xml:space="preserve">In </w:t>
      </w:r>
      <w:r w:rsidR="00B44456" w:rsidRPr="009B18D6">
        <w:rPr>
          <w:sz w:val="22"/>
          <w:szCs w:val="22"/>
        </w:rPr>
        <w:t>collection</w:t>
      </w:r>
      <w:r w:rsidR="00627105">
        <w:fldChar w:fldCharType="begin"/>
      </w:r>
      <w:r w:rsidR="00B631BB">
        <w:instrText xml:space="preserve"> ADDIN EN.CITE &lt;EndNote&gt;&lt;Cite&gt;&lt;Author&gt;Jiang&lt;/Author&gt;&lt;Year&gt;2011&lt;/Year&gt;&lt;RecNum&gt;128&lt;/RecNum&gt;&lt;DisplayText&gt;&lt;style face="superscript"&gt;11&lt;/style&gt;&lt;/DisplayText&gt;&lt;record&gt;&lt;rec-number&gt;128&lt;/rec-number&gt;&lt;foreign-keys&gt;&lt;key app="EN" db-id="5vxwr2wzn5d9ahesz5dxtd0i2vexsz2550x5" timestamp="1559473320" guid="5fbac976-8150-4ae2-a7f1-d8ffb9e2461b"&gt;128&lt;/key&gt;&lt;/foreign-keys&gt;&lt;ref-type name="Journal Article"&gt;17&lt;/ref-type&gt;&lt;contributors&gt;&lt;authors&gt;&lt;author&gt;Jiang, Lichun&lt;/author&gt;&lt;author&gt;Schlesinger, Felix&lt;/author&gt;&lt;author&gt;Davis, Carrie A.&lt;/author&gt;&lt;author&gt;Zhang, Yu&lt;/author&gt;&lt;author&gt;Li, Renhua&lt;/author&gt;&lt;author&gt;Salit, Marc&lt;/author&gt;&lt;author&gt;Gingeras, Thomas R.&lt;/author&gt;&lt;author&gt;Oliver, Brian&lt;/author&gt;&lt;/authors&gt;&lt;/contributors&gt;&lt;titles&gt;&lt;title&gt;Synthetic spike-in standards for RNA-seq experiments&lt;/title&gt;&lt;secondary-title&gt;Genome Res&lt;/secondary-title&gt;&lt;/titles&gt;&lt;periodical&gt;&lt;full-title&gt;Genome Res&lt;/full-title&gt;&lt;/periodical&gt;&lt;pages&gt;1543-1551&lt;/pages&gt;&lt;volume&gt;21&lt;/volume&gt;&lt;number&gt;9&lt;/number&gt;&lt;dates&gt;&lt;year&gt;2011&lt;/year&gt;&lt;/dates&gt;&lt;publisher&gt;Cold Spring Harbor Laboratory Press&lt;/publisher&gt;&lt;isbn&gt;1549-5469&amp;#xD;1088-9051&lt;/isbn&gt;&lt;accession-num&gt;21816910&lt;/accession-num&gt;&lt;urls&gt;&lt;related-urls&gt;&lt;url&gt;https://www.ncbi.nlm.nih.gov/pubmed/21816910&lt;/url&gt;&lt;url&gt;https://www.ncbi.nlm.nih.gov/pmc/PMC3166838/&lt;/url&gt;&lt;/related-urls&gt;&lt;/urls&gt;&lt;electronic-resource-num&gt;10.1101/gr.121095.111&lt;/electronic-resource-num&gt;&lt;remote-database-name&gt;PubMed&lt;/remote-database-name&gt;&lt;language&gt;eng&lt;/language&gt;&lt;/record&gt;&lt;/Cite&gt;&lt;/EndNote&gt;</w:instrText>
      </w:r>
      <w:r w:rsidR="00627105">
        <w:fldChar w:fldCharType="separate"/>
      </w:r>
      <w:r w:rsidR="00B631BB" w:rsidRPr="00B631BB">
        <w:rPr>
          <w:noProof/>
          <w:vertAlign w:val="superscript"/>
        </w:rPr>
        <w:t>11</w:t>
      </w:r>
      <w:r w:rsidR="00627105">
        <w:fldChar w:fldCharType="end"/>
      </w:r>
      <w:r w:rsidR="01CB95BB" w:rsidRPr="009B18D6">
        <w:rPr>
          <w:sz w:val="22"/>
          <w:szCs w:val="22"/>
        </w:rPr>
        <w:t xml:space="preserve"> and </w:t>
      </w:r>
      <w:r w:rsidR="70C7FFB7" w:rsidRPr="009B18D6">
        <w:rPr>
          <w:sz w:val="22"/>
          <w:szCs w:val="22"/>
        </w:rPr>
        <w:t>0</w:t>
      </w:r>
      <w:r w:rsidR="78289BCF" w:rsidRPr="009B18D6">
        <w:rPr>
          <w:sz w:val="22"/>
          <w:szCs w:val="22"/>
        </w:rPr>
        <w:t xml:space="preserve"> of 19</w:t>
      </w:r>
      <w:r w:rsidR="7CACF507" w:rsidRPr="009B18D6">
        <w:rPr>
          <w:sz w:val="22"/>
          <w:szCs w:val="22"/>
        </w:rPr>
        <w:t>,</w:t>
      </w:r>
      <w:r w:rsidR="78289BCF" w:rsidRPr="009B18D6">
        <w:rPr>
          <w:sz w:val="22"/>
          <w:szCs w:val="22"/>
        </w:rPr>
        <w:t>665</w:t>
      </w:r>
      <w:r w:rsidR="01CB95BB" w:rsidRPr="009B18D6">
        <w:rPr>
          <w:sz w:val="22"/>
          <w:szCs w:val="22"/>
        </w:rPr>
        <w:t xml:space="preserve"> reads mapped </w:t>
      </w:r>
      <w:r w:rsidR="78289BCF" w:rsidRPr="009B18D6">
        <w:rPr>
          <w:sz w:val="22"/>
          <w:szCs w:val="22"/>
        </w:rPr>
        <w:t xml:space="preserve">antisense </w:t>
      </w:r>
      <w:r w:rsidR="01CB95BB" w:rsidRPr="009B18D6">
        <w:rPr>
          <w:sz w:val="22"/>
          <w:szCs w:val="22"/>
        </w:rPr>
        <w:t xml:space="preserve">to the </w:t>
      </w:r>
      <w:r w:rsidR="78289BCF" w:rsidRPr="009B18D6">
        <w:rPr>
          <w:sz w:val="22"/>
          <w:szCs w:val="22"/>
        </w:rPr>
        <w:t xml:space="preserve">highly </w:t>
      </w:r>
      <w:r w:rsidR="00B00A35" w:rsidRPr="009B18D6">
        <w:rPr>
          <w:sz w:val="22"/>
          <w:szCs w:val="22"/>
        </w:rPr>
        <w:t xml:space="preserve">expressed </w:t>
      </w:r>
      <w:r w:rsidR="45EDC765" w:rsidRPr="009B18D6">
        <w:rPr>
          <w:sz w:val="22"/>
          <w:szCs w:val="22"/>
        </w:rPr>
        <w:t xml:space="preserve">gene </w:t>
      </w:r>
      <w:r w:rsidR="45EDC765" w:rsidRPr="3ED1A350">
        <w:rPr>
          <w:i/>
          <w:iCs/>
          <w:sz w:val="22"/>
          <w:szCs w:val="22"/>
        </w:rPr>
        <w:t>RCA</w:t>
      </w:r>
      <w:r w:rsidR="70C7FFB7" w:rsidRPr="009B18D6">
        <w:rPr>
          <w:sz w:val="22"/>
          <w:szCs w:val="22"/>
        </w:rPr>
        <w:t xml:space="preserve"> (</w:t>
      </w:r>
      <w:r w:rsidR="70C7FFB7" w:rsidRPr="3ED1A350">
        <w:rPr>
          <w:i/>
          <w:iCs/>
          <w:sz w:val="22"/>
          <w:szCs w:val="22"/>
        </w:rPr>
        <w:t>AT2G39730</w:t>
      </w:r>
      <w:r w:rsidR="70C7FFB7" w:rsidRPr="009B18D6">
        <w:rPr>
          <w:sz w:val="22"/>
          <w:szCs w:val="22"/>
        </w:rPr>
        <w:t>)</w:t>
      </w:r>
      <w:r w:rsidR="5697B8AD" w:rsidRPr="009B18D6">
        <w:rPr>
          <w:sz w:val="22"/>
          <w:szCs w:val="22"/>
        </w:rPr>
        <w:t xml:space="preserve">, </w:t>
      </w:r>
      <w:r w:rsidR="00B44456" w:rsidRPr="009B18D6">
        <w:rPr>
          <w:sz w:val="22"/>
          <w:szCs w:val="22"/>
        </w:rPr>
        <w:t xml:space="preserve">we </w:t>
      </w:r>
      <w:r w:rsidR="00E52BA2" w:rsidRPr="009B18D6">
        <w:rPr>
          <w:sz w:val="22"/>
          <w:szCs w:val="22"/>
        </w:rPr>
        <w:t>conclude</w:t>
      </w:r>
      <w:r w:rsidR="006511DE" w:rsidRPr="009B18D6">
        <w:rPr>
          <w:sz w:val="22"/>
          <w:szCs w:val="22"/>
        </w:rPr>
        <w:t>d</w:t>
      </w:r>
      <w:r w:rsidR="00E52BA2" w:rsidRPr="009B18D6">
        <w:rPr>
          <w:sz w:val="22"/>
          <w:szCs w:val="22"/>
        </w:rPr>
        <w:t xml:space="preserve"> that spurious antisense is rare or absent from nanopore </w:t>
      </w:r>
      <w:r w:rsidR="003654A1">
        <w:rPr>
          <w:sz w:val="22"/>
          <w:szCs w:val="22"/>
        </w:rPr>
        <w:t xml:space="preserve">DRS </w:t>
      </w:r>
      <w:r w:rsidR="00E52BA2" w:rsidRPr="009B18D6">
        <w:rPr>
          <w:sz w:val="22"/>
          <w:szCs w:val="22"/>
        </w:rPr>
        <w:t>data</w:t>
      </w:r>
      <w:r w:rsidR="00805B98" w:rsidRPr="009B18D6">
        <w:rPr>
          <w:sz w:val="22"/>
          <w:szCs w:val="22"/>
        </w:rPr>
        <w:t xml:space="preserve">. </w:t>
      </w:r>
      <w:r w:rsidR="3241F313" w:rsidRPr="009B18D6">
        <w:rPr>
          <w:sz w:val="22"/>
          <w:szCs w:val="22"/>
        </w:rPr>
        <w:t>This simplifies the interp</w:t>
      </w:r>
      <w:r w:rsidR="02B43F14" w:rsidRPr="009B18D6">
        <w:rPr>
          <w:sz w:val="22"/>
          <w:szCs w:val="22"/>
        </w:rPr>
        <w:t>retation of a</w:t>
      </w:r>
      <w:r w:rsidR="028D23EA" w:rsidRPr="009B18D6">
        <w:rPr>
          <w:sz w:val="22"/>
          <w:szCs w:val="22"/>
        </w:rPr>
        <w:t>uthentic a</w:t>
      </w:r>
      <w:r w:rsidR="02B43F14" w:rsidRPr="009B18D6">
        <w:rPr>
          <w:sz w:val="22"/>
          <w:szCs w:val="22"/>
        </w:rPr>
        <w:t>ntisense RNAs</w:t>
      </w:r>
      <w:r w:rsidR="00753549">
        <w:rPr>
          <w:sz w:val="22"/>
          <w:szCs w:val="22"/>
        </w:rPr>
        <w:t>. This is important in Arabidopsis because the distinction between RT-dependent template switching and authentic antisense RNAs produced by RNA-dependent RNA polymerases</w:t>
      </w:r>
      <w:r w:rsidR="00C05728">
        <w:rPr>
          <w:sz w:val="22"/>
          <w:szCs w:val="22"/>
        </w:rPr>
        <w:t xml:space="preserve"> that copy mRNA</w:t>
      </w:r>
      <w:r w:rsidR="00753549">
        <w:rPr>
          <w:sz w:val="22"/>
          <w:szCs w:val="22"/>
        </w:rPr>
        <w:t xml:space="preserve"> is not straightforward</w:t>
      </w:r>
      <w:r w:rsidR="00627105">
        <w:fldChar w:fldCharType="begin">
          <w:fldData xml:space="preserve">PEVuZE5vdGU+PENpdGU+PEF1dGhvcj5NYXRzdWk8L0F1dGhvcj48WWVhcj4yMDE3PC9ZZWFyPjxS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</w:fldData>
        </w:fldChar>
      </w:r>
      <w:r w:rsidR="00B631BB">
        <w:instrText xml:space="preserve"> ADDIN EN.CITE </w:instrText>
      </w:r>
      <w:r w:rsidR="00B631BB">
        <w:fldChar w:fldCharType="begin">
          <w:fldData xml:space="preserve">PEVuZE5vdGU+PENpdGU+PEF1dGhvcj5NYXRzdWk8L0F1dGhvcj48WWVhcj4yMDE3PC9ZZWFyPjxS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</w:fldData>
        </w:fldChar>
      </w:r>
      <w:r w:rsidR="00B631BB">
        <w:instrText xml:space="preserve"> ADDIN EN.CITE.DATA </w:instrText>
      </w:r>
      <w:r w:rsidR="00B631BB">
        <w:fldChar w:fldCharType="end"/>
      </w:r>
      <w:r w:rsidR="00627105">
        <w:fldChar w:fldCharType="separate"/>
      </w:r>
      <w:r w:rsidR="00B631BB" w:rsidRPr="00B631BB">
        <w:rPr>
          <w:noProof/>
          <w:vertAlign w:val="superscript"/>
        </w:rPr>
        <w:t>15</w:t>
      </w:r>
      <w:r w:rsidR="00627105">
        <w:fldChar w:fldCharType="end"/>
      </w:r>
      <w:r w:rsidR="02B43F14" w:rsidRPr="009B18D6">
        <w:rPr>
          <w:sz w:val="22"/>
          <w:szCs w:val="22"/>
        </w:rPr>
        <w:t xml:space="preserve">. </w:t>
      </w:r>
      <w:r w:rsidR="002971D9" w:rsidRPr="009B18D6">
        <w:rPr>
          <w:sz w:val="22"/>
          <w:szCs w:val="22"/>
        </w:rPr>
        <w:t xml:space="preserve">For example, </w:t>
      </w:r>
      <w:r w:rsidR="00C34D30">
        <w:rPr>
          <w:sz w:val="22"/>
          <w:szCs w:val="22"/>
        </w:rPr>
        <w:t xml:space="preserve">by nanopore DRS, </w:t>
      </w:r>
      <w:r w:rsidR="002971D9" w:rsidRPr="009B18D6">
        <w:rPr>
          <w:sz w:val="22"/>
          <w:szCs w:val="22"/>
        </w:rPr>
        <w:t>we</w:t>
      </w:r>
      <w:r w:rsidR="00252102" w:rsidRPr="009B18D6">
        <w:rPr>
          <w:sz w:val="22"/>
          <w:szCs w:val="22"/>
        </w:rPr>
        <w:t xml:space="preserve"> could identify </w:t>
      </w:r>
      <w:r w:rsidR="00F103E3" w:rsidRPr="009B18D6">
        <w:rPr>
          <w:sz w:val="22"/>
          <w:szCs w:val="22"/>
        </w:rPr>
        <w:t xml:space="preserve">Arabidopsis </w:t>
      </w:r>
      <w:r w:rsidR="005D7547" w:rsidRPr="009B18D6">
        <w:rPr>
          <w:sz w:val="22"/>
          <w:szCs w:val="22"/>
        </w:rPr>
        <w:t xml:space="preserve">long </w:t>
      </w:r>
      <w:r w:rsidR="00252102" w:rsidRPr="009B18D6">
        <w:rPr>
          <w:sz w:val="22"/>
          <w:szCs w:val="22"/>
        </w:rPr>
        <w:t xml:space="preserve">non-coding antisense RNAs, such as those </w:t>
      </w:r>
      <w:r w:rsidR="005D7547" w:rsidRPr="009B18D6">
        <w:rPr>
          <w:sz w:val="22"/>
          <w:szCs w:val="22"/>
        </w:rPr>
        <w:t>at</w:t>
      </w:r>
      <w:r w:rsidR="00986EB6" w:rsidRPr="009B18D6">
        <w:rPr>
          <w:sz w:val="22"/>
          <w:szCs w:val="22"/>
        </w:rPr>
        <w:t xml:space="preserve"> the auxin efflux </w:t>
      </w:r>
      <w:r w:rsidR="00986EB6" w:rsidRPr="008A0BD7">
        <w:rPr>
          <w:sz w:val="22"/>
          <w:szCs w:val="22"/>
        </w:rPr>
        <w:t>carriers</w:t>
      </w:r>
      <w:r w:rsidR="005D7547" w:rsidRPr="008A0BD7">
        <w:rPr>
          <w:sz w:val="22"/>
          <w:szCs w:val="22"/>
        </w:rPr>
        <w:t xml:space="preserve"> </w:t>
      </w:r>
      <w:r w:rsidR="005D7547" w:rsidRPr="008A0BD7">
        <w:rPr>
          <w:i/>
          <w:iCs/>
          <w:sz w:val="22"/>
          <w:szCs w:val="22"/>
        </w:rPr>
        <w:t xml:space="preserve">PIN4 </w:t>
      </w:r>
      <w:r w:rsidR="005D7547" w:rsidRPr="008A0BD7">
        <w:rPr>
          <w:sz w:val="22"/>
          <w:szCs w:val="22"/>
        </w:rPr>
        <w:t xml:space="preserve">and </w:t>
      </w:r>
      <w:r w:rsidR="005D7547" w:rsidRPr="008A0BD7">
        <w:rPr>
          <w:i/>
          <w:iCs/>
          <w:sz w:val="22"/>
          <w:szCs w:val="22"/>
        </w:rPr>
        <w:t>7</w:t>
      </w:r>
      <w:r w:rsidR="001D7422" w:rsidRPr="008A0BD7">
        <w:rPr>
          <w:i/>
          <w:iCs/>
          <w:sz w:val="22"/>
          <w:szCs w:val="22"/>
        </w:rPr>
        <w:t xml:space="preserve"> </w:t>
      </w:r>
      <w:r w:rsidR="001D7422" w:rsidRPr="008A0BD7">
        <w:rPr>
          <w:sz w:val="22"/>
          <w:szCs w:val="22"/>
        </w:rPr>
        <w:t>(</w:t>
      </w:r>
      <w:r w:rsidR="00240EDD" w:rsidRPr="008A0BD7">
        <w:rPr>
          <w:sz w:val="22"/>
          <w:szCs w:val="22"/>
        </w:rPr>
        <w:t>Fig.</w:t>
      </w:r>
      <w:r w:rsidR="60A288B1" w:rsidRPr="008A0BD7">
        <w:rPr>
          <w:sz w:val="22"/>
          <w:szCs w:val="22"/>
        </w:rPr>
        <w:t xml:space="preserve"> 1</w:t>
      </w:r>
      <w:r w:rsidR="008F752A" w:rsidRPr="008A0BD7">
        <w:rPr>
          <w:sz w:val="22"/>
          <w:szCs w:val="22"/>
        </w:rPr>
        <w:t>c</w:t>
      </w:r>
      <w:r w:rsidR="001D7422" w:rsidRPr="008A0BD7">
        <w:rPr>
          <w:sz w:val="22"/>
          <w:szCs w:val="22"/>
        </w:rPr>
        <w:t>)</w:t>
      </w:r>
      <w:r w:rsidR="00986EB6" w:rsidRPr="008A0BD7">
        <w:rPr>
          <w:sz w:val="22"/>
          <w:szCs w:val="22"/>
        </w:rPr>
        <w:t>.</w:t>
      </w:r>
      <w:r w:rsidR="00986EB6" w:rsidRPr="009B18D6">
        <w:rPr>
          <w:sz w:val="22"/>
          <w:szCs w:val="22"/>
        </w:rPr>
        <w:t xml:space="preserve"> </w:t>
      </w:r>
      <w:r w:rsidR="1C5343F9" w:rsidRPr="009B18D6">
        <w:rPr>
          <w:sz w:val="22"/>
          <w:szCs w:val="22"/>
        </w:rPr>
        <w:t>The</w:t>
      </w:r>
      <w:r w:rsidR="00EB258A" w:rsidRPr="009B18D6">
        <w:rPr>
          <w:sz w:val="22"/>
          <w:szCs w:val="22"/>
        </w:rPr>
        <w:t xml:space="preserve"> existence of </w:t>
      </w:r>
      <w:r w:rsidR="00AE6CF2" w:rsidRPr="009B18D6">
        <w:rPr>
          <w:sz w:val="22"/>
          <w:szCs w:val="22"/>
        </w:rPr>
        <w:t xml:space="preserve">these previously unannotated antisense RNAs </w:t>
      </w:r>
      <w:r w:rsidR="1C5343F9" w:rsidRPr="009B18D6">
        <w:rPr>
          <w:sz w:val="22"/>
          <w:szCs w:val="22"/>
        </w:rPr>
        <w:t xml:space="preserve">was supported </w:t>
      </w:r>
      <w:r w:rsidR="00AE6CF2" w:rsidRPr="009B18D6">
        <w:rPr>
          <w:sz w:val="22"/>
          <w:szCs w:val="22"/>
        </w:rPr>
        <w:t xml:space="preserve">by Illumina </w:t>
      </w:r>
      <w:proofErr w:type="spellStart"/>
      <w:r w:rsidR="00AE6CF2" w:rsidRPr="009B18D6">
        <w:rPr>
          <w:sz w:val="22"/>
          <w:szCs w:val="22"/>
        </w:rPr>
        <w:t>RNA</w:t>
      </w:r>
      <w:r w:rsidR="00C97880">
        <w:rPr>
          <w:sz w:val="22"/>
          <w:szCs w:val="22"/>
        </w:rPr>
        <w:t>s</w:t>
      </w:r>
      <w:r w:rsidR="00AE6CF2" w:rsidRPr="009B18D6">
        <w:rPr>
          <w:sz w:val="22"/>
          <w:szCs w:val="22"/>
        </w:rPr>
        <w:t>eq</w:t>
      </w:r>
      <w:proofErr w:type="spellEnd"/>
      <w:r w:rsidR="0087682A" w:rsidRPr="009B18D6">
        <w:rPr>
          <w:sz w:val="22"/>
          <w:szCs w:val="22"/>
        </w:rPr>
        <w:t xml:space="preserve"> of </w:t>
      </w:r>
      <w:r w:rsidR="00B8431B" w:rsidRPr="009B18D6">
        <w:rPr>
          <w:sz w:val="22"/>
          <w:szCs w:val="22"/>
        </w:rPr>
        <w:t>wild type Col-0</w:t>
      </w:r>
      <w:r w:rsidR="0087682A" w:rsidRPr="009B18D6">
        <w:rPr>
          <w:sz w:val="22"/>
          <w:szCs w:val="22"/>
        </w:rPr>
        <w:t xml:space="preserve"> and </w:t>
      </w:r>
      <w:r w:rsidR="00AE6CF2" w:rsidRPr="009B18D6">
        <w:rPr>
          <w:sz w:val="22"/>
          <w:szCs w:val="22"/>
        </w:rPr>
        <w:t xml:space="preserve">the exosome mutant </w:t>
      </w:r>
      <w:r w:rsidR="00AE6CF2" w:rsidRPr="445A00D1">
        <w:rPr>
          <w:i/>
          <w:iCs/>
          <w:sz w:val="22"/>
          <w:szCs w:val="22"/>
        </w:rPr>
        <w:t>hen2-</w:t>
      </w:r>
      <w:r w:rsidR="00DE2B3E" w:rsidRPr="445A00D1">
        <w:rPr>
          <w:i/>
          <w:iCs/>
          <w:sz w:val="22"/>
          <w:szCs w:val="22"/>
        </w:rPr>
        <w:t>2</w:t>
      </w:r>
      <w:r w:rsidR="0087682A" w:rsidRPr="009B18D6">
        <w:rPr>
          <w:sz w:val="22"/>
          <w:szCs w:val="22"/>
        </w:rPr>
        <w:t xml:space="preserve"> (</w:t>
      </w:r>
      <w:r w:rsidR="00240EDD">
        <w:rPr>
          <w:sz w:val="22"/>
          <w:szCs w:val="22"/>
        </w:rPr>
        <w:t>Fig.</w:t>
      </w:r>
      <w:r w:rsidR="0087682A" w:rsidRPr="009B18D6">
        <w:rPr>
          <w:sz w:val="22"/>
          <w:szCs w:val="22"/>
        </w:rPr>
        <w:t xml:space="preserve"> 1</w:t>
      </w:r>
      <w:r w:rsidR="008F752A">
        <w:rPr>
          <w:sz w:val="22"/>
          <w:szCs w:val="22"/>
        </w:rPr>
        <w:t>c</w:t>
      </w:r>
      <w:r w:rsidR="0087682A" w:rsidRPr="009B18D6">
        <w:rPr>
          <w:sz w:val="22"/>
          <w:szCs w:val="22"/>
        </w:rPr>
        <w:t>), where</w:t>
      </w:r>
      <w:r w:rsidR="00AE6CF2" w:rsidRPr="009B18D6">
        <w:rPr>
          <w:sz w:val="22"/>
          <w:szCs w:val="22"/>
        </w:rPr>
        <w:t xml:space="preserve"> </w:t>
      </w:r>
      <w:r w:rsidR="00EB258A" w:rsidRPr="009B18D6">
        <w:rPr>
          <w:sz w:val="22"/>
          <w:szCs w:val="22"/>
        </w:rPr>
        <w:t xml:space="preserve">the abundance of these </w:t>
      </w:r>
      <w:r w:rsidR="1C5343F9" w:rsidRPr="009B18D6">
        <w:rPr>
          <w:sz w:val="22"/>
          <w:szCs w:val="22"/>
        </w:rPr>
        <w:t xml:space="preserve">antisense </w:t>
      </w:r>
      <w:r w:rsidR="00EB258A" w:rsidRPr="009B18D6">
        <w:rPr>
          <w:sz w:val="22"/>
          <w:szCs w:val="22"/>
        </w:rPr>
        <w:t xml:space="preserve">RNAs increased </w:t>
      </w:r>
      <w:r w:rsidR="00BB0856" w:rsidRPr="009B18D6">
        <w:rPr>
          <w:sz w:val="22"/>
          <w:szCs w:val="22"/>
        </w:rPr>
        <w:t>13</w:t>
      </w:r>
      <w:r w:rsidR="21A222AE" w:rsidRPr="009B18D6">
        <w:rPr>
          <w:sz w:val="22"/>
          <w:szCs w:val="22"/>
        </w:rPr>
        <w:t>-</w:t>
      </w:r>
      <w:r w:rsidR="00EB258A" w:rsidRPr="009B18D6">
        <w:rPr>
          <w:sz w:val="22"/>
          <w:szCs w:val="22"/>
        </w:rPr>
        <w:t xml:space="preserve">fold. </w:t>
      </w:r>
      <w:r w:rsidR="00E829A0" w:rsidRPr="009B18D6">
        <w:rPr>
          <w:sz w:val="22"/>
          <w:szCs w:val="22"/>
        </w:rPr>
        <w:t>Consequently, t</w:t>
      </w:r>
      <w:r w:rsidR="00EB258A" w:rsidRPr="009B18D6">
        <w:rPr>
          <w:sz w:val="22"/>
          <w:szCs w:val="22"/>
        </w:rPr>
        <w:t xml:space="preserve">he low level steady-state accumulation of </w:t>
      </w:r>
      <w:r w:rsidR="02C1C437" w:rsidRPr="009B18D6">
        <w:rPr>
          <w:sz w:val="22"/>
          <w:szCs w:val="22"/>
        </w:rPr>
        <w:t>some antisense</w:t>
      </w:r>
      <w:r w:rsidR="00EB258A" w:rsidRPr="009B18D6">
        <w:rPr>
          <w:sz w:val="22"/>
          <w:szCs w:val="22"/>
        </w:rPr>
        <w:t xml:space="preserve"> RNAs may explain why they are currently </w:t>
      </w:r>
      <w:r w:rsidR="001D004D" w:rsidRPr="009B18D6">
        <w:rPr>
          <w:sz w:val="22"/>
          <w:szCs w:val="22"/>
        </w:rPr>
        <w:t>unannotated</w:t>
      </w:r>
      <w:r w:rsidR="00EB258A" w:rsidRPr="009B18D6">
        <w:rPr>
          <w:sz w:val="22"/>
          <w:szCs w:val="22"/>
        </w:rPr>
        <w:t>.</w:t>
      </w:r>
    </w:p>
    <w:p w14:paraId="6CCF4DBE" w14:textId="792B3792" w:rsidR="003625C5" w:rsidRPr="009B18D6" w:rsidRDefault="003625C5" w:rsidP="4979BB12">
      <w:pPr>
        <w:spacing w:line="480" w:lineRule="auto"/>
        <w:rPr>
          <w:sz w:val="22"/>
          <w:szCs w:val="22"/>
        </w:rPr>
      </w:pPr>
    </w:p>
    <w:p w14:paraId="31397487" w14:textId="221B8124" w:rsidR="00D747FD" w:rsidRPr="008F752A" w:rsidRDefault="00D747FD" w:rsidP="4979BB12">
      <w:pPr>
        <w:spacing w:line="480" w:lineRule="auto"/>
        <w:outlineLvl w:val="0"/>
        <w:rPr>
          <w:i/>
          <w:sz w:val="22"/>
          <w:szCs w:val="22"/>
        </w:rPr>
      </w:pPr>
      <w:r w:rsidRPr="4979BB12">
        <w:rPr>
          <w:i/>
          <w:sz w:val="22"/>
          <w:szCs w:val="22"/>
        </w:rPr>
        <w:t xml:space="preserve">Nanopore </w:t>
      </w:r>
      <w:r w:rsidR="00F57DBE" w:rsidRPr="4979BB12">
        <w:rPr>
          <w:i/>
          <w:sz w:val="22"/>
          <w:szCs w:val="22"/>
        </w:rPr>
        <w:t xml:space="preserve">DRS confirms sites of </w:t>
      </w:r>
      <w:r w:rsidRPr="4979BB12">
        <w:rPr>
          <w:i/>
          <w:sz w:val="22"/>
          <w:szCs w:val="22"/>
        </w:rPr>
        <w:t>RNA 3’ end formation and estimates poly(A) tail length</w:t>
      </w:r>
    </w:p>
    <w:p w14:paraId="2A72CF1E" w14:textId="0D65062E" w:rsidR="00F20AB9" w:rsidRPr="009B18D6" w:rsidRDefault="003D38D5" w:rsidP="4979BB12">
      <w:pPr>
        <w:spacing w:line="480" w:lineRule="auto"/>
        <w:rPr>
          <w:sz w:val="22"/>
          <w:szCs w:val="22"/>
        </w:rPr>
      </w:pPr>
      <w:r w:rsidRPr="009B18D6">
        <w:rPr>
          <w:sz w:val="22"/>
          <w:szCs w:val="22"/>
        </w:rPr>
        <w:t xml:space="preserve">The </w:t>
      </w:r>
      <w:r w:rsidR="001E67D3" w:rsidRPr="009B18D6">
        <w:rPr>
          <w:sz w:val="22"/>
          <w:szCs w:val="22"/>
        </w:rPr>
        <w:t xml:space="preserve">ligation of the motor-protein adapter to RNA 3’ ends </w:t>
      </w:r>
      <w:r w:rsidRPr="009B18D6">
        <w:rPr>
          <w:sz w:val="22"/>
          <w:szCs w:val="22"/>
        </w:rPr>
        <w:t xml:space="preserve">results in </w:t>
      </w:r>
      <w:r w:rsidR="001E67D3" w:rsidRPr="009B18D6">
        <w:rPr>
          <w:sz w:val="22"/>
          <w:szCs w:val="22"/>
        </w:rPr>
        <w:t>n</w:t>
      </w:r>
      <w:r w:rsidR="003625C5" w:rsidRPr="009B18D6">
        <w:rPr>
          <w:sz w:val="22"/>
          <w:szCs w:val="22"/>
        </w:rPr>
        <w:t>anopore</w:t>
      </w:r>
      <w:r w:rsidRPr="009B18D6">
        <w:rPr>
          <w:sz w:val="22"/>
          <w:szCs w:val="22"/>
        </w:rPr>
        <w:t>s</w:t>
      </w:r>
      <w:r w:rsidR="003625C5" w:rsidRPr="009B18D6">
        <w:rPr>
          <w:sz w:val="22"/>
          <w:szCs w:val="22"/>
        </w:rPr>
        <w:t xml:space="preserve"> </w:t>
      </w:r>
      <w:r w:rsidR="005F7B92" w:rsidRPr="009B18D6">
        <w:rPr>
          <w:sz w:val="22"/>
          <w:szCs w:val="22"/>
        </w:rPr>
        <w:t xml:space="preserve">sequencing </w:t>
      </w:r>
      <w:r w:rsidRPr="009B18D6">
        <w:rPr>
          <w:sz w:val="22"/>
          <w:szCs w:val="22"/>
        </w:rPr>
        <w:t>mRNA poly(A) tails first</w:t>
      </w:r>
      <w:r w:rsidR="00E447B7" w:rsidRPr="009B18D6">
        <w:rPr>
          <w:sz w:val="22"/>
          <w:szCs w:val="22"/>
        </w:rPr>
        <w:t xml:space="preserve">. We </w:t>
      </w:r>
      <w:r w:rsidR="000C108C" w:rsidRPr="009B18D6">
        <w:rPr>
          <w:sz w:val="22"/>
          <w:szCs w:val="22"/>
        </w:rPr>
        <w:t xml:space="preserve">used </w:t>
      </w:r>
      <w:r w:rsidR="00C30A59" w:rsidRPr="009B18D6">
        <w:rPr>
          <w:sz w:val="22"/>
          <w:szCs w:val="22"/>
        </w:rPr>
        <w:t xml:space="preserve">the software tool </w:t>
      </w:r>
      <w:proofErr w:type="spellStart"/>
      <w:r w:rsidR="000C108C" w:rsidRPr="009B18D6">
        <w:rPr>
          <w:sz w:val="22"/>
          <w:szCs w:val="22"/>
        </w:rPr>
        <w:t>nanopolish</w:t>
      </w:r>
      <w:r w:rsidR="000452F7" w:rsidRPr="009B18D6">
        <w:rPr>
          <w:sz w:val="22"/>
          <w:szCs w:val="22"/>
        </w:rPr>
        <w:t>-polyA</w:t>
      </w:r>
      <w:proofErr w:type="spellEnd"/>
      <w:r w:rsidR="000C108C" w:rsidRPr="009B18D6">
        <w:rPr>
          <w:sz w:val="22"/>
          <w:szCs w:val="22"/>
        </w:rPr>
        <w:t xml:space="preserve"> to </w:t>
      </w:r>
      <w:r w:rsidR="00E447B7" w:rsidRPr="009B18D6">
        <w:rPr>
          <w:sz w:val="22"/>
          <w:szCs w:val="22"/>
        </w:rPr>
        <w:t xml:space="preserve">estimate poly(A) tail lengths </w:t>
      </w:r>
      <w:r w:rsidR="000C108C" w:rsidRPr="009B18D6">
        <w:rPr>
          <w:sz w:val="22"/>
          <w:szCs w:val="22"/>
        </w:rPr>
        <w:t xml:space="preserve">for </w:t>
      </w:r>
      <w:r w:rsidR="004E2B57" w:rsidRPr="009B18D6">
        <w:rPr>
          <w:sz w:val="22"/>
          <w:szCs w:val="22"/>
        </w:rPr>
        <w:t>individual transcripts</w:t>
      </w:r>
      <w:r w:rsidR="00627105" w:rsidRPr="4979BB12">
        <w:fldChar w:fldCharType="begin"/>
      </w:r>
      <w:r w:rsidR="00B631BB">
        <w:instrText xml:space="preserve"> ADDIN EN.CITE &lt;EndNote&gt;&lt;Cite&gt;&lt;Author&gt;Workman&lt;/Author&gt;&lt;Year&gt;2018&lt;/Year&gt;&lt;RecNum&gt;65&lt;/RecNum&gt;&lt;DisplayText&gt;&lt;style face="superscript"&gt;16&lt;/style&gt;&lt;/DisplayText&gt;&lt;record&gt;&lt;rec-number&gt;65&lt;/rec-number&gt;&lt;foreign-keys&gt;&lt;key app="EN" db-id="5vxwr2wzn5d9ahesz5dxtd0i2vexsz2550x5" timestamp="1559473262" guid="25cb66ea-358d-4f19-9a04-ecc6fc7edcec"&gt;65&lt;/key&gt;&lt;/foreign-keys&gt;&lt;ref-type name="Journal Article"&gt;17&lt;/ref-type&gt;&lt;contributors&gt;&lt;authors&gt;&lt;author&gt;Workman, Rachael E&lt;/author&gt;&lt;author&gt;Tang, Alison&lt;/author&gt;&lt;author&gt;Tang, Paul S.&lt;/author&gt;&lt;author&gt;Jain, Miten&lt;/author&gt;&lt;author&gt;Tyson, John R&lt;/author&gt;&lt;author&gt;Zuzarte, Philip C&lt;/author&gt;&lt;author&gt;Gilpatrick, Timothy&lt;/author&gt;&lt;author&gt;Razaghi, Roham&lt;/author&gt;&lt;author&gt;Quick, Joshua&lt;/author&gt;&lt;author&gt;Sadowski, Norah&lt;/author&gt;&lt;author&gt;Holmes, Nadine&lt;/author&gt;&lt;author&gt;Goes de Jesus, Jaqueline&lt;/author&gt;&lt;author&gt;Jones, Karen&lt;/author&gt;&lt;author&gt;Snutch, Terrance P&lt;/author&gt;&lt;author&gt;Loman, Nicholas James&lt;/author&gt;&lt;author&gt;Paten, Benedict&lt;/author&gt;&lt;author&gt;Loose, Matthew W&lt;/author&gt;&lt;author&gt;Simpson, Jared T&lt;/author&gt;&lt;author&gt;Olsen, Hugh E.&lt;/author&gt;&lt;author&gt;Brooks, Angela N&lt;/author&gt;&lt;author&gt;Akeson, Mark&lt;/author&gt;&lt;author&gt;Timp, Winston&lt;/author&gt;&lt;/authors&gt;&lt;/contributors&gt;&lt;titles&gt;&lt;title&gt;Nanopore native RNA sequencing of a human poly(A) transcriptome&lt;/title&gt;&lt;secondary-title&gt;bioRxiv&lt;/secondary-title&gt;&lt;/titles&gt;&lt;periodical&gt;&lt;full-title&gt;bioRxiv&lt;/full-title&gt;&lt;/periodical&gt;&lt;pages&gt;459529&lt;/pages&gt;&lt;dates&gt;&lt;year&gt;2018&lt;/year&gt;&lt;/dates&gt;&lt;urls&gt;&lt;related-urls&gt;&lt;url&gt;https://www.biorxiv.org/content/biorxiv/early/2018/11/09/459529.full.pdf&lt;/url&gt;&lt;/related-urls&gt;&lt;/urls&gt;&lt;electronic-resource-num&gt;10.1101/459529&lt;/electronic-resource-num&gt;&lt;/record&gt;&lt;/Cite&gt;&lt;/EndNote&gt;</w:instrText>
      </w:r>
      <w:r w:rsidR="00627105" w:rsidRPr="4979BB12">
        <w:rPr>
          <w:sz w:val="22"/>
          <w:szCs w:val="22"/>
        </w:rPr>
        <w:fldChar w:fldCharType="separate"/>
      </w:r>
      <w:r w:rsidR="00B631BB" w:rsidRPr="00B631BB">
        <w:rPr>
          <w:noProof/>
          <w:vertAlign w:val="superscript"/>
        </w:rPr>
        <w:t>16</w:t>
      </w:r>
      <w:r w:rsidR="00627105" w:rsidRPr="4979BB12">
        <w:fldChar w:fldCharType="end"/>
      </w:r>
      <w:r w:rsidR="0089052F">
        <w:rPr>
          <w:sz w:val="22"/>
          <w:szCs w:val="22"/>
        </w:rPr>
        <w:t xml:space="preserve">. </w:t>
      </w:r>
      <w:r w:rsidR="00C30A59" w:rsidRPr="009B18D6">
        <w:rPr>
          <w:sz w:val="22"/>
          <w:szCs w:val="22"/>
        </w:rPr>
        <w:t xml:space="preserve">This approach </w:t>
      </w:r>
      <w:r w:rsidR="00EA7967" w:rsidRPr="009B18D6">
        <w:rPr>
          <w:sz w:val="22"/>
          <w:szCs w:val="22"/>
        </w:rPr>
        <w:t xml:space="preserve">indicated </w:t>
      </w:r>
      <w:r w:rsidR="00965D5A" w:rsidRPr="009B18D6">
        <w:rPr>
          <w:sz w:val="22"/>
          <w:szCs w:val="22"/>
        </w:rPr>
        <w:t>an average length of 7</w:t>
      </w:r>
      <w:r w:rsidR="00AC7C9A" w:rsidRPr="009B18D6">
        <w:rPr>
          <w:sz w:val="22"/>
          <w:szCs w:val="22"/>
        </w:rPr>
        <w:t>6</w:t>
      </w:r>
      <w:r w:rsidR="00965D5A" w:rsidRPr="009B18D6">
        <w:rPr>
          <w:sz w:val="22"/>
          <w:szCs w:val="22"/>
        </w:rPr>
        <w:t xml:space="preserve">nt for </w:t>
      </w:r>
      <w:r w:rsidRPr="009B18D6">
        <w:rPr>
          <w:sz w:val="22"/>
          <w:szCs w:val="22"/>
        </w:rPr>
        <w:t xml:space="preserve">Arabidopsis </w:t>
      </w:r>
      <w:r w:rsidR="00965D5A" w:rsidRPr="009B18D6">
        <w:rPr>
          <w:sz w:val="22"/>
          <w:szCs w:val="22"/>
        </w:rPr>
        <w:t>mRNA poly(A) tails, but with a wide range in estimated lengths for individual mRNAs (</w:t>
      </w:r>
      <w:r w:rsidR="000C108C" w:rsidRPr="009B18D6">
        <w:rPr>
          <w:sz w:val="22"/>
          <w:szCs w:val="22"/>
        </w:rPr>
        <w:t>95% in the range 13-</w:t>
      </w:r>
      <w:r w:rsidR="00AC7C9A" w:rsidRPr="009B18D6">
        <w:rPr>
          <w:sz w:val="22"/>
          <w:szCs w:val="22"/>
        </w:rPr>
        <w:t>197nt</w:t>
      </w:r>
      <w:r w:rsidR="00965D5A" w:rsidRPr="009B18D6">
        <w:rPr>
          <w:sz w:val="22"/>
          <w:szCs w:val="22"/>
        </w:rPr>
        <w:t>)</w:t>
      </w:r>
      <w:r w:rsidR="000C108C" w:rsidRPr="009B18D6">
        <w:rPr>
          <w:sz w:val="22"/>
          <w:szCs w:val="22"/>
        </w:rPr>
        <w:t xml:space="preserve"> </w:t>
      </w:r>
      <w:r w:rsidR="00AD6422" w:rsidRPr="009B18D6">
        <w:rPr>
          <w:sz w:val="22"/>
          <w:szCs w:val="22"/>
        </w:rPr>
        <w:t>(</w:t>
      </w:r>
      <w:r w:rsidR="00240EDD">
        <w:rPr>
          <w:sz w:val="22"/>
          <w:szCs w:val="22"/>
        </w:rPr>
        <w:t>Fig.</w:t>
      </w:r>
      <w:r w:rsidR="007C6C78" w:rsidRPr="009B18D6">
        <w:rPr>
          <w:sz w:val="22"/>
          <w:szCs w:val="22"/>
        </w:rPr>
        <w:t xml:space="preserve"> </w:t>
      </w:r>
      <w:r w:rsidR="000452F7" w:rsidRPr="009B18D6">
        <w:rPr>
          <w:sz w:val="22"/>
          <w:szCs w:val="22"/>
        </w:rPr>
        <w:t>2</w:t>
      </w:r>
      <w:r w:rsidR="008F752A">
        <w:rPr>
          <w:sz w:val="22"/>
          <w:szCs w:val="22"/>
        </w:rPr>
        <w:t>a</w:t>
      </w:r>
      <w:r w:rsidR="00AD6422" w:rsidRPr="009B18D6">
        <w:rPr>
          <w:sz w:val="22"/>
          <w:szCs w:val="22"/>
        </w:rPr>
        <w:t>)</w:t>
      </w:r>
      <w:r w:rsidR="00E447B7" w:rsidRPr="009B18D6">
        <w:rPr>
          <w:sz w:val="22"/>
          <w:szCs w:val="22"/>
        </w:rPr>
        <w:t xml:space="preserve">. </w:t>
      </w:r>
      <w:r w:rsidR="00965D5A" w:rsidRPr="009B18D6">
        <w:rPr>
          <w:sz w:val="22"/>
          <w:szCs w:val="22"/>
        </w:rPr>
        <w:t>The</w:t>
      </w:r>
      <w:r w:rsidR="00E447B7" w:rsidRPr="009B18D6">
        <w:rPr>
          <w:sz w:val="22"/>
          <w:szCs w:val="22"/>
        </w:rPr>
        <w:t xml:space="preserve"> </w:t>
      </w:r>
      <w:r w:rsidR="00C45E07" w:rsidRPr="009B18D6">
        <w:rPr>
          <w:sz w:val="22"/>
          <w:szCs w:val="22"/>
        </w:rPr>
        <w:t>generally shorter poly(A)</w:t>
      </w:r>
      <w:r w:rsidR="00E447B7" w:rsidRPr="009B18D6">
        <w:rPr>
          <w:sz w:val="22"/>
          <w:szCs w:val="22"/>
        </w:rPr>
        <w:t xml:space="preserve"> tails of chloroplast </w:t>
      </w:r>
      <w:r w:rsidR="00B836E0" w:rsidRPr="009B18D6">
        <w:rPr>
          <w:sz w:val="22"/>
          <w:szCs w:val="22"/>
        </w:rPr>
        <w:t>and mitochondria</w:t>
      </w:r>
      <w:r w:rsidR="00EA7967" w:rsidRPr="009B18D6">
        <w:rPr>
          <w:sz w:val="22"/>
          <w:szCs w:val="22"/>
        </w:rPr>
        <w:t>-</w:t>
      </w:r>
      <w:r w:rsidR="00E447B7" w:rsidRPr="009B18D6">
        <w:rPr>
          <w:sz w:val="22"/>
          <w:szCs w:val="22"/>
        </w:rPr>
        <w:t>encoded transcripts</w:t>
      </w:r>
      <w:r w:rsidR="0009638C" w:rsidRPr="009B18D6">
        <w:rPr>
          <w:sz w:val="22"/>
          <w:szCs w:val="22"/>
        </w:rPr>
        <w:t>,</w:t>
      </w:r>
      <w:r w:rsidR="00E447B7" w:rsidRPr="009B18D6">
        <w:rPr>
          <w:sz w:val="22"/>
          <w:szCs w:val="22"/>
        </w:rPr>
        <w:t xml:space="preserve"> that are a feature of RNA </w:t>
      </w:r>
      <w:r w:rsidR="00B836E0" w:rsidRPr="009B18D6">
        <w:rPr>
          <w:sz w:val="22"/>
          <w:szCs w:val="22"/>
        </w:rPr>
        <w:t xml:space="preserve">decay </w:t>
      </w:r>
      <w:r w:rsidR="00EA58A4" w:rsidRPr="009B18D6">
        <w:rPr>
          <w:sz w:val="22"/>
          <w:szCs w:val="22"/>
        </w:rPr>
        <w:t>in these organelles</w:t>
      </w:r>
      <w:r w:rsidR="0009638C" w:rsidRPr="009B18D6">
        <w:rPr>
          <w:sz w:val="22"/>
          <w:szCs w:val="22"/>
        </w:rPr>
        <w:t xml:space="preserve">, </w:t>
      </w:r>
      <w:r w:rsidR="00965D5A" w:rsidRPr="009B18D6">
        <w:rPr>
          <w:sz w:val="22"/>
          <w:szCs w:val="22"/>
        </w:rPr>
        <w:t>were also detectable</w:t>
      </w:r>
      <w:r w:rsidR="00E447B7" w:rsidRPr="009B18D6">
        <w:rPr>
          <w:sz w:val="22"/>
          <w:szCs w:val="22"/>
        </w:rPr>
        <w:t xml:space="preserve">. </w:t>
      </w:r>
      <w:r w:rsidR="002C3BD6" w:rsidRPr="009B18D6">
        <w:rPr>
          <w:sz w:val="22"/>
          <w:szCs w:val="22"/>
        </w:rPr>
        <w:t>W</w:t>
      </w:r>
      <w:r w:rsidR="00FF2AB8" w:rsidRPr="009B18D6">
        <w:rPr>
          <w:sz w:val="22"/>
          <w:szCs w:val="22"/>
        </w:rPr>
        <w:t xml:space="preserve">e found that </w:t>
      </w:r>
      <w:r w:rsidR="00B40877" w:rsidRPr="009B18D6">
        <w:rPr>
          <w:sz w:val="22"/>
          <w:szCs w:val="22"/>
        </w:rPr>
        <w:t>p</w:t>
      </w:r>
      <w:r w:rsidR="00071E93" w:rsidRPr="009B18D6">
        <w:rPr>
          <w:sz w:val="22"/>
          <w:szCs w:val="22"/>
        </w:rPr>
        <w:t>oly(A) tail length is negatively correlated with gene expression</w:t>
      </w:r>
      <w:r w:rsidR="003400F1" w:rsidRPr="009B18D6">
        <w:rPr>
          <w:sz w:val="22"/>
          <w:szCs w:val="22"/>
        </w:rPr>
        <w:t xml:space="preserve"> in Arabidopsis</w:t>
      </w:r>
      <w:r w:rsidR="00071E93" w:rsidRPr="009B18D6">
        <w:rPr>
          <w:sz w:val="22"/>
          <w:szCs w:val="22"/>
        </w:rPr>
        <w:t xml:space="preserve"> (Spearman rho = -0.3, </w:t>
      </w:r>
      <w:r w:rsidR="00071E93" w:rsidRPr="009B18D6">
        <w:rPr>
          <w:i/>
          <w:iCs/>
          <w:sz w:val="22"/>
          <w:szCs w:val="22"/>
        </w:rPr>
        <w:t>p</w:t>
      </w:r>
      <w:r w:rsidR="00071E93" w:rsidRPr="009B18D6">
        <w:rPr>
          <w:sz w:val="22"/>
          <w:szCs w:val="22"/>
        </w:rPr>
        <w:t>=</w:t>
      </w:r>
      <w:commentRangeStart w:id="14"/>
      <w:r w:rsidR="00071E93" w:rsidRPr="009B18D6">
        <w:rPr>
          <w:sz w:val="22"/>
          <w:szCs w:val="22"/>
        </w:rPr>
        <w:t>9.8</w:t>
      </w:r>
      <w:r w:rsidR="4CAFA294" w:rsidRPr="009B18D6">
        <w:rPr>
          <w:sz w:val="22"/>
          <w:szCs w:val="22"/>
        </w:rPr>
        <w:t>×10</w:t>
      </w:r>
      <w:r w:rsidR="00071E93" w:rsidRPr="009B18D6">
        <w:rPr>
          <w:sz w:val="22"/>
          <w:szCs w:val="22"/>
          <w:vertAlign w:val="superscript"/>
        </w:rPr>
        <w:t>-134</w:t>
      </w:r>
      <w:commentRangeEnd w:id="14"/>
      <w:r>
        <w:rPr>
          <w:rStyle w:val="CommentReference"/>
        </w:rPr>
        <w:commentReference w:id="14"/>
      </w:r>
      <w:r w:rsidR="11D67DF2" w:rsidRPr="009B18D6">
        <w:rPr>
          <w:sz w:val="22"/>
          <w:szCs w:val="22"/>
        </w:rPr>
        <w:t>,</w:t>
      </w:r>
      <w:r w:rsidR="58FABA80" w:rsidRPr="009B18D6">
        <w:rPr>
          <w:sz w:val="22"/>
          <w:szCs w:val="22"/>
        </w:rPr>
        <w:t xml:space="preserve"> 95% CI</w:t>
      </w:r>
      <w:r w:rsidR="2B133B52" w:rsidRPr="009B18D6">
        <w:rPr>
          <w:sz w:val="22"/>
          <w:szCs w:val="22"/>
        </w:rPr>
        <w:t>s</w:t>
      </w:r>
      <w:r w:rsidR="58FABA80" w:rsidRPr="009B18D6">
        <w:rPr>
          <w:sz w:val="22"/>
          <w:szCs w:val="22"/>
        </w:rPr>
        <w:t xml:space="preserve"> </w:t>
      </w:r>
      <w:r w:rsidR="2B133B52" w:rsidRPr="009B18D6">
        <w:rPr>
          <w:sz w:val="22"/>
          <w:szCs w:val="22"/>
        </w:rPr>
        <w:t>[</w:t>
      </w:r>
      <w:r w:rsidR="58FABA80" w:rsidRPr="009B18D6">
        <w:rPr>
          <w:sz w:val="22"/>
          <w:szCs w:val="22"/>
        </w:rPr>
        <w:t>-0.32</w:t>
      </w:r>
      <w:r w:rsidR="1E257396" w:rsidRPr="009B18D6">
        <w:rPr>
          <w:sz w:val="22"/>
          <w:szCs w:val="22"/>
        </w:rPr>
        <w:t>,</w:t>
      </w:r>
      <w:r w:rsidR="58FABA80" w:rsidRPr="009B18D6">
        <w:rPr>
          <w:sz w:val="22"/>
          <w:szCs w:val="22"/>
        </w:rPr>
        <w:t xml:space="preserve"> -0.28</w:t>
      </w:r>
      <w:r w:rsidR="1E257396" w:rsidRPr="009B18D6">
        <w:rPr>
          <w:sz w:val="22"/>
          <w:szCs w:val="22"/>
        </w:rPr>
        <w:t>]</w:t>
      </w:r>
      <w:r w:rsidR="00071E93" w:rsidRPr="009B18D6">
        <w:rPr>
          <w:sz w:val="22"/>
          <w:szCs w:val="22"/>
        </w:rPr>
        <w:t>)</w:t>
      </w:r>
      <w:r w:rsidR="002E0D7F"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w:t>
      </w:r>
      <w:r w:rsidR="002E0D7F" w:rsidRPr="009B18D6">
        <w:rPr>
          <w:sz w:val="22"/>
          <w:szCs w:val="22"/>
        </w:rPr>
        <w:t xml:space="preserve"> S</w:t>
      </w:r>
      <w:r w:rsidR="6E16E571" w:rsidRPr="009B18D6">
        <w:rPr>
          <w:sz w:val="22"/>
          <w:szCs w:val="22"/>
        </w:rPr>
        <w:t>2</w:t>
      </w:r>
      <w:r w:rsidR="008F752A">
        <w:rPr>
          <w:sz w:val="22"/>
          <w:szCs w:val="22"/>
        </w:rPr>
        <w:t>a</w:t>
      </w:r>
      <w:r w:rsidR="002E0D7F" w:rsidRPr="009B18D6">
        <w:rPr>
          <w:sz w:val="22"/>
          <w:szCs w:val="22"/>
        </w:rPr>
        <w:t>)</w:t>
      </w:r>
      <w:r w:rsidR="002C3BD6" w:rsidRPr="009B18D6">
        <w:rPr>
          <w:sz w:val="22"/>
          <w:szCs w:val="22"/>
        </w:rPr>
        <w:t>, consistent with other species previously analysed by short read TAILseq</w:t>
      </w:r>
      <w:r w:rsidR="00627105" w:rsidRPr="4979BB12">
        <w:fldChar w:fldCharType="begin">
          <w:fldData xml:space="preserve">PEVuZE5vdGU+PENpdGU+PEF1dGhvcj5MaW1hPC9BdXRob3I+PFllYXI+MjAxNzwvWWVhcj48UmVj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</w:fldData>
        </w:fldChar>
      </w:r>
      <w:r w:rsidR="00B631BB">
        <w:instrText xml:space="preserve"> ADDIN EN.CITE </w:instrText>
      </w:r>
      <w:r w:rsidR="00B631BB">
        <w:fldChar w:fldCharType="begin">
          <w:fldData xml:space="preserve">PEVuZE5vdGU+PENpdGU+PEF1dGhvcj5MaW1hPC9BdXRob3I+PFllYXI+MjAxNzwvWWVhcj48UmVj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17</w:t>
      </w:r>
      <w:r w:rsidR="00627105" w:rsidRPr="4979BB12">
        <w:fldChar w:fldCharType="end"/>
      </w:r>
      <w:r w:rsidR="003400F1" w:rsidRPr="009B18D6">
        <w:rPr>
          <w:sz w:val="22"/>
          <w:szCs w:val="22"/>
        </w:rPr>
        <w:t xml:space="preserve">. </w:t>
      </w:r>
    </w:p>
    <w:p w14:paraId="0017CD96" w14:textId="5FCB4946" w:rsidR="007D1D1C" w:rsidRPr="009B18D6" w:rsidDel="3717EAB7" w:rsidRDefault="00516D8A" w:rsidP="4979BB12">
      <w:pPr>
        <w:spacing w:line="480" w:lineRule="auto"/>
        <w:rPr>
          <w:sz w:val="22"/>
          <w:szCs w:val="22"/>
        </w:rPr>
      </w:pPr>
      <w:r>
        <w:rPr>
          <w:sz w:val="22"/>
          <w:szCs w:val="22"/>
        </w:rPr>
        <w:tab/>
      </w:r>
      <w:r w:rsidR="00E447B7" w:rsidRPr="009B18D6">
        <w:rPr>
          <w:sz w:val="22"/>
          <w:szCs w:val="22"/>
        </w:rPr>
        <w:t xml:space="preserve">We previously mapped Arabidopsis mRNA 3’ ends </w:t>
      </w:r>
      <w:r w:rsidR="005F7B92" w:rsidRPr="009B18D6">
        <w:rPr>
          <w:sz w:val="22"/>
          <w:szCs w:val="22"/>
        </w:rPr>
        <w:t xml:space="preserve">transcriptome-wide </w:t>
      </w:r>
      <w:r w:rsidR="00E447B7" w:rsidRPr="009B18D6">
        <w:rPr>
          <w:sz w:val="22"/>
          <w:szCs w:val="22"/>
        </w:rPr>
        <w:t xml:space="preserve">using </w:t>
      </w:r>
      <w:proofErr w:type="spellStart"/>
      <w:r w:rsidR="00E447B7" w:rsidRPr="009B18D6">
        <w:rPr>
          <w:sz w:val="22"/>
          <w:szCs w:val="22"/>
        </w:rPr>
        <w:t>Helicos</w:t>
      </w:r>
      <w:proofErr w:type="spellEnd"/>
      <w:r w:rsidR="00E447B7" w:rsidRPr="009B18D6">
        <w:rPr>
          <w:sz w:val="22"/>
          <w:szCs w:val="22"/>
        </w:rPr>
        <w:t xml:space="preserve"> Bio </w:t>
      </w:r>
      <w:r w:rsidR="00B20DB4" w:rsidRPr="009B18D6">
        <w:rPr>
          <w:sz w:val="22"/>
          <w:szCs w:val="22"/>
        </w:rPr>
        <w:t>sequencing</w:t>
      </w:r>
      <w:r w:rsidR="00627105" w:rsidRPr="4979BB12">
        <w:fldChar w:fldCharType="begin"/>
      </w:r>
      <w:r w:rsidR="00B631BB">
        <w:instrText xml:space="preserve"> ADDIN EN.CITE &lt;EndNote&gt;&lt;Cite&gt;&lt;Author&gt;Duc&lt;/Author&gt;&lt;Year&gt;2013&lt;/Year&gt;&lt;RecNum&gt;176&lt;/RecNum&gt;&lt;DisplayText&gt;&lt;style face="superscript"&gt;18&lt;/style&gt;&lt;/DisplayText&gt;&lt;record&gt;&lt;rec-number&gt;176&lt;/rec-number&gt;&lt;foreign-keys&gt;&lt;key app="EN" db-id="5vxwr2wzn5d9ahesz5dxtd0i2vexsz2550x5" timestamp="1559473433" guid="e5b7873b-68b4-427f-af6c-1eabe3f530e9"&gt;176&lt;/key&gt;&lt;/foreign-keys&gt;&lt;ref-type name="Journal Article"&gt;17&lt;/ref-type&gt;&lt;contributors&gt;&lt;authors&gt;&lt;author&gt;Duc, Céline&lt;/author&gt;&lt;author&gt;Sherstnev, Alexander&lt;/author&gt;&lt;author&gt;Cole, Christian&lt;/author&gt;&lt;author&gt;Barton, Geoffrey J.&lt;/author&gt;&lt;author&gt;Simpson, Gordon G.&lt;/author&gt;&lt;/authors&gt;&lt;/contributors&gt;&lt;titles&gt;&lt;title&gt;&lt;style face="normal" font="default" size="100%"&gt;Transcription termination and chimeric RNA formation controlled by &lt;/style&gt;&lt;style face="italic" font="default" size="100%"&gt;Arabidopsis thaliana&lt;/style&gt;&lt;style face="normal" font="default" size="100%"&gt; FPA&lt;/style&gt;&lt;/title&gt;&lt;secondary-title&gt;PLOS Genetics&lt;/secondary-title&gt;&lt;/titles&gt;&lt;periodical&gt;&lt;full-title&gt;PLOS Genetics&lt;/full-title&gt;&lt;/periodical&gt;&lt;pages&gt;e1003867&lt;/pages&gt;&lt;volume&gt;9&lt;/volume&gt;&lt;number&gt;10&lt;/number&gt;&lt;dates&gt;&lt;year&gt;2013&lt;/year&gt;&lt;/dates&gt;&lt;publisher&gt;Public Library of Science&lt;/publisher&gt;&lt;urls&gt;&lt;related-urls&gt;&lt;url&gt;&lt;style face="underline" font="default" size="100%"&gt;https://doi.org/10.1371/journal.pgen.1003867&lt;/style&gt;&lt;/url&gt;&lt;/related-urls&gt;&lt;/urls&gt;&lt;electronic-resource-num&gt;10.1371/journal.pgen.1003867&lt;/electronic-resource-num&gt;&lt;/record&gt;&lt;/Cite&gt;&lt;/EndNote&gt;</w:instrText>
      </w:r>
      <w:r w:rsidR="00627105" w:rsidRPr="4979BB12">
        <w:rPr>
          <w:sz w:val="22"/>
          <w:szCs w:val="22"/>
        </w:rPr>
        <w:fldChar w:fldCharType="separate"/>
      </w:r>
      <w:r w:rsidR="00B631BB" w:rsidRPr="00B631BB">
        <w:rPr>
          <w:noProof/>
          <w:vertAlign w:val="superscript"/>
        </w:rPr>
        <w:t>18</w:t>
      </w:r>
      <w:r w:rsidR="00627105" w:rsidRPr="4979BB12">
        <w:fldChar w:fldCharType="end"/>
      </w:r>
      <w:r w:rsidR="00E447B7" w:rsidRPr="009B18D6">
        <w:rPr>
          <w:sz w:val="22"/>
          <w:szCs w:val="22"/>
        </w:rPr>
        <w:t xml:space="preserve">. </w:t>
      </w:r>
      <w:r w:rsidR="00DA4ECE" w:rsidRPr="009B18D6">
        <w:rPr>
          <w:sz w:val="22"/>
          <w:szCs w:val="22"/>
        </w:rPr>
        <w:t>We compared</w:t>
      </w:r>
      <w:r w:rsidR="00737344" w:rsidRPr="009B18D6">
        <w:rPr>
          <w:sz w:val="22"/>
          <w:szCs w:val="22"/>
        </w:rPr>
        <w:t xml:space="preserve"> the position of 3’ ends of nanopore </w:t>
      </w:r>
      <w:r w:rsidR="00504CEE" w:rsidRPr="009B18D6">
        <w:rPr>
          <w:sz w:val="22"/>
          <w:szCs w:val="22"/>
        </w:rPr>
        <w:t xml:space="preserve">DRS </w:t>
      </w:r>
      <w:r w:rsidR="00737344" w:rsidRPr="009B18D6">
        <w:rPr>
          <w:sz w:val="22"/>
          <w:szCs w:val="22"/>
        </w:rPr>
        <w:t xml:space="preserve">read alignments and </w:t>
      </w:r>
      <w:proofErr w:type="spellStart"/>
      <w:r w:rsidR="00737344" w:rsidRPr="009B18D6">
        <w:rPr>
          <w:sz w:val="22"/>
          <w:szCs w:val="22"/>
        </w:rPr>
        <w:t>Helicos</w:t>
      </w:r>
      <w:proofErr w:type="spellEnd"/>
      <w:r w:rsidR="00737344" w:rsidRPr="009B18D6">
        <w:rPr>
          <w:sz w:val="22"/>
          <w:szCs w:val="22"/>
        </w:rPr>
        <w:t xml:space="preserve"> Bio data genome</w:t>
      </w:r>
      <w:r w:rsidR="0009638C" w:rsidRPr="009B18D6">
        <w:rPr>
          <w:sz w:val="22"/>
          <w:szCs w:val="22"/>
        </w:rPr>
        <w:t>-</w:t>
      </w:r>
      <w:r w:rsidR="00737344" w:rsidRPr="009B18D6">
        <w:rPr>
          <w:sz w:val="22"/>
          <w:szCs w:val="22"/>
        </w:rPr>
        <w:t xml:space="preserve">wide. The median </w:t>
      </w:r>
      <w:r w:rsidR="00774B8A" w:rsidRPr="009B18D6">
        <w:rPr>
          <w:sz w:val="22"/>
          <w:szCs w:val="22"/>
        </w:rPr>
        <w:t xml:space="preserve">genomic </w:t>
      </w:r>
      <w:r w:rsidR="00737344" w:rsidRPr="009B18D6">
        <w:rPr>
          <w:sz w:val="22"/>
          <w:szCs w:val="22"/>
        </w:rPr>
        <w:t xml:space="preserve">distance between nanopore </w:t>
      </w:r>
      <w:r w:rsidR="00504CEE" w:rsidRPr="009B18D6">
        <w:rPr>
          <w:sz w:val="22"/>
          <w:szCs w:val="22"/>
        </w:rPr>
        <w:t xml:space="preserve">DRS </w:t>
      </w:r>
      <w:r w:rsidR="00737344" w:rsidRPr="009B18D6">
        <w:rPr>
          <w:sz w:val="22"/>
          <w:szCs w:val="22"/>
        </w:rPr>
        <w:t xml:space="preserve">and </w:t>
      </w:r>
      <w:proofErr w:type="spellStart"/>
      <w:r w:rsidR="00737344" w:rsidRPr="009B18D6">
        <w:rPr>
          <w:sz w:val="22"/>
          <w:szCs w:val="22"/>
        </w:rPr>
        <w:t>Helicos</w:t>
      </w:r>
      <w:proofErr w:type="spellEnd"/>
      <w:r w:rsidR="00737344" w:rsidRPr="009B18D6">
        <w:rPr>
          <w:sz w:val="22"/>
          <w:szCs w:val="22"/>
        </w:rPr>
        <w:t xml:space="preserve"> Bio 3’ ends</w:t>
      </w:r>
      <w:r w:rsidR="00407DE8" w:rsidRPr="009B18D6">
        <w:rPr>
          <w:sz w:val="22"/>
          <w:szCs w:val="22"/>
        </w:rPr>
        <w:t xml:space="preserve"> was</w:t>
      </w:r>
      <w:r w:rsidR="006B77A4" w:rsidRPr="009B18D6">
        <w:rPr>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0</m:t>
            </m:r>
          </m:e>
          <m:sub>
            <m:r>
              <w:rPr>
                <w:rFonts w:ascii="Cambria Math" w:hAnsi="Cambria Math"/>
                <w:sz w:val="22"/>
                <w:szCs w:val="22"/>
              </w:rPr>
              <m:t>-13</m:t>
            </m:r>
          </m:sub>
          <m:sup>
            <m:r>
              <w:rPr>
                <w:rFonts w:ascii="Cambria Math" w:hAnsi="Cambria Math"/>
                <w:sz w:val="22"/>
                <w:szCs w:val="22"/>
              </w:rPr>
              <m:t>+13</m:t>
            </m:r>
          </m:sup>
        </m:sSubSup>
      </m:oMath>
      <w:r w:rsidR="00737344" w:rsidRPr="009B18D6">
        <w:rPr>
          <w:sz w:val="22"/>
          <w:szCs w:val="22"/>
        </w:rPr>
        <w:t xml:space="preserve"> </w:t>
      </w:r>
      <w:proofErr w:type="spellStart"/>
      <w:r w:rsidR="006B77A4" w:rsidRPr="009B18D6">
        <w:rPr>
          <w:sz w:val="22"/>
          <w:szCs w:val="22"/>
        </w:rPr>
        <w:t>nt</w:t>
      </w:r>
      <w:proofErr w:type="spellEnd"/>
      <w:r w:rsidR="00737344" w:rsidRPr="009B18D6">
        <w:rPr>
          <w:sz w:val="22"/>
          <w:szCs w:val="22"/>
        </w:rPr>
        <w:t xml:space="preserve"> (1 standard deviation) demonstrating close agreement between these orthogonal technologies </w:t>
      </w:r>
      <w:r w:rsidR="00AD6422" w:rsidRPr="009B18D6">
        <w:rPr>
          <w:sz w:val="22"/>
          <w:szCs w:val="22"/>
        </w:rPr>
        <w:t>(</w:t>
      </w:r>
      <w:r w:rsidR="00240EDD">
        <w:rPr>
          <w:sz w:val="22"/>
          <w:szCs w:val="22"/>
        </w:rPr>
        <w:t>Fig.</w:t>
      </w:r>
      <w:r w:rsidR="007C6C78" w:rsidRPr="009B18D6">
        <w:rPr>
          <w:sz w:val="22"/>
          <w:szCs w:val="22"/>
        </w:rPr>
        <w:t xml:space="preserve"> </w:t>
      </w:r>
      <w:r w:rsidR="2FB9107D" w:rsidRPr="009B18D6">
        <w:rPr>
          <w:sz w:val="22"/>
          <w:szCs w:val="22"/>
        </w:rPr>
        <w:t>2</w:t>
      </w:r>
      <w:r w:rsidR="008F752A">
        <w:rPr>
          <w:sz w:val="22"/>
          <w:szCs w:val="22"/>
        </w:rPr>
        <w:t>b</w:t>
      </w:r>
      <w:r w:rsidR="00AD6422" w:rsidRPr="009B18D6">
        <w:rPr>
          <w:sz w:val="22"/>
          <w:szCs w:val="22"/>
        </w:rPr>
        <w:t>)</w:t>
      </w:r>
      <w:r w:rsidR="00185E3F" w:rsidRPr="009B18D6">
        <w:rPr>
          <w:sz w:val="22"/>
          <w:szCs w:val="22"/>
        </w:rPr>
        <w:t>.</w:t>
      </w:r>
      <w:r w:rsidR="004E2B57" w:rsidRPr="009B18D6">
        <w:rPr>
          <w:sz w:val="22"/>
          <w:szCs w:val="22"/>
        </w:rPr>
        <w:t xml:space="preserve"> </w:t>
      </w:r>
      <w:r w:rsidR="00737344" w:rsidRPr="009B18D6">
        <w:rPr>
          <w:sz w:val="22"/>
          <w:szCs w:val="22"/>
        </w:rPr>
        <w:t xml:space="preserve">Likewise, the overall distribution of </w:t>
      </w:r>
      <w:r w:rsidR="009A6468" w:rsidRPr="009B18D6">
        <w:rPr>
          <w:sz w:val="22"/>
          <w:szCs w:val="22"/>
        </w:rPr>
        <w:t xml:space="preserve">the 3’ end of aligned </w:t>
      </w:r>
      <w:r w:rsidR="00737344" w:rsidRPr="009B18D6">
        <w:rPr>
          <w:sz w:val="22"/>
          <w:szCs w:val="22"/>
        </w:rPr>
        <w:t xml:space="preserve">nanopore </w:t>
      </w:r>
      <w:r w:rsidR="00504CEE" w:rsidRPr="009B18D6">
        <w:rPr>
          <w:sz w:val="22"/>
          <w:szCs w:val="22"/>
        </w:rPr>
        <w:t xml:space="preserve">DRS </w:t>
      </w:r>
      <w:r w:rsidR="00737344" w:rsidRPr="009B18D6">
        <w:rPr>
          <w:sz w:val="22"/>
          <w:szCs w:val="22"/>
        </w:rPr>
        <w:t xml:space="preserve">reads </w:t>
      </w:r>
      <w:r w:rsidR="008A6301" w:rsidRPr="009B18D6">
        <w:rPr>
          <w:sz w:val="22"/>
          <w:szCs w:val="22"/>
        </w:rPr>
        <w:t>resemble</w:t>
      </w:r>
      <w:r w:rsidR="00DD3103">
        <w:rPr>
          <w:sz w:val="22"/>
          <w:szCs w:val="22"/>
        </w:rPr>
        <w:t>s</w:t>
      </w:r>
      <w:r w:rsidR="008A6301" w:rsidRPr="009B18D6">
        <w:rPr>
          <w:sz w:val="22"/>
          <w:szCs w:val="22"/>
        </w:rPr>
        <w:t xml:space="preserve"> </w:t>
      </w:r>
      <w:r w:rsidR="008346AB" w:rsidRPr="009B18D6">
        <w:rPr>
          <w:sz w:val="22"/>
          <w:szCs w:val="22"/>
        </w:rPr>
        <w:t xml:space="preserve">the pattern </w:t>
      </w:r>
      <w:r w:rsidR="00737344" w:rsidRPr="009B18D6">
        <w:rPr>
          <w:sz w:val="22"/>
          <w:szCs w:val="22"/>
        </w:rPr>
        <w:t>we previously reported</w:t>
      </w:r>
      <w:r w:rsidR="002B56E0" w:rsidRPr="009B18D6">
        <w:rPr>
          <w:sz w:val="22"/>
          <w:szCs w:val="22"/>
        </w:rPr>
        <w:t xml:space="preserve"> with </w:t>
      </w:r>
      <w:proofErr w:type="spellStart"/>
      <w:r w:rsidR="002B56E0" w:rsidRPr="009B18D6">
        <w:rPr>
          <w:sz w:val="22"/>
          <w:szCs w:val="22"/>
        </w:rPr>
        <w:t>Helicos</w:t>
      </w:r>
      <w:proofErr w:type="spellEnd"/>
      <w:r w:rsidR="002B56E0" w:rsidRPr="009B18D6">
        <w:rPr>
          <w:sz w:val="22"/>
          <w:szCs w:val="22"/>
        </w:rPr>
        <w:t xml:space="preserve"> Bio data</w:t>
      </w:r>
      <w:r w:rsidR="00C54AF7" w:rsidRPr="4979BB12">
        <w:fldChar w:fldCharType="begin"/>
      </w:r>
      <w:r w:rsidR="00B631BB">
        <w:instrText xml:space="preserve"> ADDIN EN.CITE &lt;EndNote&gt;&lt;Cite&gt;&lt;Author&gt;Duc&lt;/Author&gt;&lt;Year&gt;2013&lt;/Year&gt;&lt;RecNum&gt;176&lt;/RecNum&gt;&lt;DisplayText&gt;&lt;style face="superscript"&gt;18&lt;/style&gt;&lt;/DisplayText&gt;&lt;record&gt;&lt;rec-number&gt;176&lt;/rec-number&gt;&lt;foreign-keys&gt;&lt;key app="EN" db-id="5vxwr2wzn5d9ahesz5dxtd0i2vexsz2550x5" timestamp="1559473433" guid="e5b7873b-68b4-427f-af6c-1eabe3f530e9"&gt;176&lt;/key&gt;&lt;/foreign-keys&gt;&lt;ref-type name="Journal Article"&gt;17&lt;/ref-type&gt;&lt;contributors&gt;&lt;authors&gt;&lt;author&gt;Duc, Céline&lt;/author&gt;&lt;author&gt;Sherstnev, Alexander&lt;/author&gt;&lt;author&gt;Cole, Christian&lt;/author&gt;&lt;author&gt;Barton, Geoffrey J.&lt;/author&gt;&lt;author&gt;Simpson, Gordon G.&lt;/author&gt;&lt;/authors&gt;&lt;/contributors&gt;&lt;titles&gt;&lt;title&gt;&lt;style face="normal" font="default" size="100%"&gt;Transcription termination and chimeric RNA formation controlled by &lt;/style&gt;&lt;style face="italic" font="default" size="100%"&gt;Arabidopsis thaliana&lt;/style&gt;&lt;style face="normal" font="default" size="100%"&gt; FPA&lt;/style&gt;&lt;/title&gt;&lt;secondary-title&gt;PLOS Genetics&lt;/secondary-title&gt;&lt;/titles&gt;&lt;periodical&gt;&lt;full-title&gt;PLOS Genetics&lt;/full-title&gt;&lt;/periodical&gt;&lt;pages&gt;e1003867&lt;/pages&gt;&lt;volume&gt;9&lt;/volume&gt;&lt;number&gt;10&lt;/number&gt;&lt;dates&gt;&lt;year&gt;2013&lt;/year&gt;&lt;/dates&gt;&lt;publisher&gt;Public Library of Science&lt;/publisher&gt;&lt;urls&gt;&lt;related-urls&gt;&lt;url&gt;&lt;style face="underline" font="default" size="100%"&gt;https://doi.org/10.1371/journal.pgen.1003867&lt;/style&gt;&lt;/url&gt;&lt;/related-urls&gt;&lt;/urls&gt;&lt;electronic-resource-num&gt;10.1371/journal.pgen.1003867&lt;/electronic-resource-num&gt;&lt;/record&gt;&lt;/Cite&gt;&lt;/EndNote&gt;</w:instrText>
      </w:r>
      <w:r w:rsidR="00C54AF7" w:rsidRPr="4979BB12">
        <w:rPr>
          <w:sz w:val="22"/>
          <w:szCs w:val="22"/>
        </w:rPr>
        <w:fldChar w:fldCharType="separate"/>
      </w:r>
      <w:r w:rsidR="00B631BB" w:rsidRPr="00B631BB">
        <w:rPr>
          <w:noProof/>
          <w:vertAlign w:val="superscript"/>
        </w:rPr>
        <w:t>18</w:t>
      </w:r>
      <w:r w:rsidR="00C54AF7" w:rsidRPr="4979BB12">
        <w:fldChar w:fldCharType="end"/>
      </w:r>
      <w:r w:rsidR="00A77527">
        <w:rPr>
          <w:sz w:val="22"/>
          <w:szCs w:val="22"/>
        </w:rPr>
        <w:t xml:space="preserve">. </w:t>
      </w:r>
      <w:r w:rsidR="00F23497" w:rsidRPr="009B18D6">
        <w:rPr>
          <w:sz w:val="22"/>
          <w:szCs w:val="22"/>
        </w:rPr>
        <w:t xml:space="preserve">For example, </w:t>
      </w:r>
      <w:r w:rsidR="00E5164D" w:rsidRPr="009B18D6">
        <w:rPr>
          <w:sz w:val="22"/>
          <w:szCs w:val="22"/>
        </w:rPr>
        <w:t xml:space="preserve">97% of nanopore </w:t>
      </w:r>
      <w:r w:rsidR="00F23740" w:rsidRPr="009B18D6">
        <w:rPr>
          <w:sz w:val="22"/>
          <w:szCs w:val="22"/>
        </w:rPr>
        <w:t xml:space="preserve">DRS </w:t>
      </w:r>
      <w:r w:rsidR="00E5164D" w:rsidRPr="009B18D6">
        <w:rPr>
          <w:sz w:val="22"/>
          <w:szCs w:val="22"/>
        </w:rPr>
        <w:t>3’ ends</w:t>
      </w:r>
      <w:r w:rsidR="0071079C" w:rsidRPr="009B18D6">
        <w:rPr>
          <w:sz w:val="22"/>
          <w:szCs w:val="22"/>
        </w:rPr>
        <w:t xml:space="preserve"> (</w:t>
      </w:r>
      <w:r w:rsidR="4F68CAFC" w:rsidRPr="009B18D6">
        <w:rPr>
          <w:sz w:val="22"/>
          <w:szCs w:val="22"/>
        </w:rPr>
        <w:t>4,152,800</w:t>
      </w:r>
      <w:r w:rsidR="0071079C" w:rsidRPr="009B18D6">
        <w:rPr>
          <w:sz w:val="22"/>
          <w:szCs w:val="22"/>
        </w:rPr>
        <w:t xml:space="preserve"> reads</w:t>
      </w:r>
      <w:r w:rsidR="1C8EC9D7" w:rsidRPr="009B18D6">
        <w:rPr>
          <w:sz w:val="22"/>
          <w:szCs w:val="22"/>
        </w:rPr>
        <w:t xml:space="preserve"> </w:t>
      </w:r>
      <w:r w:rsidR="3D6A66B3" w:rsidRPr="009B18D6">
        <w:rPr>
          <w:sz w:val="22"/>
          <w:szCs w:val="22"/>
        </w:rPr>
        <w:t xml:space="preserve">at </w:t>
      </w:r>
      <w:r w:rsidR="2D7D7271" w:rsidRPr="009B18D6">
        <w:rPr>
          <w:sz w:val="22"/>
          <w:szCs w:val="22"/>
        </w:rPr>
        <w:t>639</w:t>
      </w:r>
      <w:r w:rsidR="20352E21" w:rsidRPr="009B18D6">
        <w:rPr>
          <w:sz w:val="22"/>
          <w:szCs w:val="22"/>
        </w:rPr>
        <w:t>,</w:t>
      </w:r>
      <w:r w:rsidR="2D7D7271" w:rsidRPr="009B18D6">
        <w:rPr>
          <w:sz w:val="22"/>
          <w:szCs w:val="22"/>
        </w:rPr>
        <w:t>178 unique sites, 93% of all unique sites</w:t>
      </w:r>
      <w:r w:rsidR="0071079C" w:rsidRPr="009B18D6">
        <w:rPr>
          <w:sz w:val="22"/>
          <w:szCs w:val="22"/>
        </w:rPr>
        <w:t>)</w:t>
      </w:r>
      <w:r w:rsidR="00E5164D" w:rsidRPr="009B18D6">
        <w:rPr>
          <w:sz w:val="22"/>
          <w:szCs w:val="22"/>
        </w:rPr>
        <w:t xml:space="preserve"> mapped </w:t>
      </w:r>
      <w:r w:rsidR="00AD1C3B" w:rsidRPr="009B18D6">
        <w:rPr>
          <w:sz w:val="22"/>
          <w:szCs w:val="22"/>
        </w:rPr>
        <w:t>to</w:t>
      </w:r>
      <w:r w:rsidR="00E5164D" w:rsidRPr="009B18D6">
        <w:rPr>
          <w:sz w:val="22"/>
          <w:szCs w:val="22"/>
        </w:rPr>
        <w:t xml:space="preserve"> annotated 3’ untranslated regions</w:t>
      </w:r>
      <w:r w:rsidR="003C7333" w:rsidRPr="009B18D6">
        <w:rPr>
          <w:sz w:val="22"/>
          <w:szCs w:val="22"/>
        </w:rPr>
        <w:t xml:space="preserve"> (UTRs)</w:t>
      </w:r>
      <w:r w:rsidR="00AD1C3B" w:rsidRPr="009B18D6">
        <w:rPr>
          <w:sz w:val="22"/>
          <w:szCs w:val="22"/>
        </w:rPr>
        <w:t xml:space="preserve"> or</w:t>
      </w:r>
      <w:r w:rsidR="00026AE9" w:rsidRPr="009B18D6">
        <w:rPr>
          <w:sz w:val="22"/>
          <w:szCs w:val="22"/>
        </w:rPr>
        <w:t xml:space="preserve"> downstream</w:t>
      </w:r>
      <w:r w:rsidR="2D7D7271" w:rsidRPr="009B18D6">
        <w:rPr>
          <w:sz w:val="22"/>
          <w:szCs w:val="22"/>
        </w:rPr>
        <w:t xml:space="preserve"> </w:t>
      </w:r>
      <w:r w:rsidR="2E91A582" w:rsidRPr="009B18D6">
        <w:rPr>
          <w:sz w:val="22"/>
          <w:szCs w:val="22"/>
        </w:rPr>
        <w:t>of the current annotation</w:t>
      </w:r>
      <w:r w:rsidR="00EA7967" w:rsidRPr="009B18D6">
        <w:rPr>
          <w:sz w:val="22"/>
          <w:szCs w:val="22"/>
        </w:rPr>
        <w:t>.</w:t>
      </w:r>
      <w:r w:rsidR="00737344" w:rsidRPr="009B18D6">
        <w:rPr>
          <w:sz w:val="22"/>
          <w:szCs w:val="22"/>
        </w:rPr>
        <w:t xml:space="preserve"> 3’ ends that mapped to coding sequence </w:t>
      </w:r>
      <w:r w:rsidR="0071079C" w:rsidRPr="009B18D6">
        <w:rPr>
          <w:sz w:val="22"/>
          <w:szCs w:val="22"/>
        </w:rPr>
        <w:t xml:space="preserve">or 5’UTRs </w:t>
      </w:r>
      <w:r w:rsidR="00737344" w:rsidRPr="009B18D6">
        <w:rPr>
          <w:sz w:val="22"/>
          <w:szCs w:val="22"/>
        </w:rPr>
        <w:t>were rare (</w:t>
      </w:r>
      <w:r w:rsidR="0071079C" w:rsidRPr="009B18D6">
        <w:rPr>
          <w:sz w:val="22"/>
          <w:szCs w:val="22"/>
        </w:rPr>
        <w:t>2.8</w:t>
      </w:r>
      <w:r w:rsidR="00737344" w:rsidRPr="009B18D6">
        <w:rPr>
          <w:sz w:val="22"/>
          <w:szCs w:val="22"/>
        </w:rPr>
        <w:t>%</w:t>
      </w:r>
      <w:r w:rsidR="0071079C" w:rsidRPr="009B18D6">
        <w:rPr>
          <w:sz w:val="22"/>
          <w:szCs w:val="22"/>
        </w:rPr>
        <w:t xml:space="preserve">, </w:t>
      </w:r>
      <w:r w:rsidR="0B69369A" w:rsidRPr="009B18D6">
        <w:rPr>
          <w:sz w:val="22"/>
          <w:szCs w:val="22"/>
        </w:rPr>
        <w:t>119,524</w:t>
      </w:r>
      <w:r w:rsidR="0071079C" w:rsidRPr="009B18D6">
        <w:rPr>
          <w:sz w:val="22"/>
          <w:szCs w:val="22"/>
        </w:rPr>
        <w:t xml:space="preserve"> reads</w:t>
      </w:r>
      <w:r w:rsidR="0B69369A" w:rsidRPr="009B18D6">
        <w:rPr>
          <w:sz w:val="22"/>
          <w:szCs w:val="22"/>
        </w:rPr>
        <w:t xml:space="preserve"> at</w:t>
      </w:r>
      <w:r w:rsidR="7ABD629F" w:rsidRPr="009B18D6">
        <w:rPr>
          <w:sz w:val="22"/>
          <w:szCs w:val="22"/>
        </w:rPr>
        <w:t xml:space="preserve"> </w:t>
      </w:r>
      <w:r w:rsidR="77B5AC78" w:rsidRPr="009B18D6">
        <w:rPr>
          <w:sz w:val="22"/>
          <w:szCs w:val="22"/>
        </w:rPr>
        <w:t>39,610 unique sites</w:t>
      </w:r>
      <w:r w:rsidR="15F39092" w:rsidRPr="009B18D6">
        <w:rPr>
          <w:sz w:val="22"/>
          <w:szCs w:val="22"/>
        </w:rPr>
        <w:t>, 5.8% of all unique site</w:t>
      </w:r>
      <w:r w:rsidR="5873B316" w:rsidRPr="009B18D6">
        <w:rPr>
          <w:sz w:val="22"/>
          <w:szCs w:val="22"/>
        </w:rPr>
        <w:t>s</w:t>
      </w:r>
      <w:r w:rsidR="00737344" w:rsidRPr="009B18D6">
        <w:rPr>
          <w:sz w:val="22"/>
          <w:szCs w:val="22"/>
        </w:rPr>
        <w:t>).</w:t>
      </w:r>
      <w:r w:rsidR="00E5164D" w:rsidRPr="009B18D6">
        <w:rPr>
          <w:sz w:val="22"/>
          <w:szCs w:val="22"/>
        </w:rPr>
        <w:t xml:space="preserve"> </w:t>
      </w:r>
      <w:r w:rsidR="00737344" w:rsidRPr="009B18D6">
        <w:rPr>
          <w:sz w:val="22"/>
          <w:szCs w:val="22"/>
        </w:rPr>
        <w:t xml:space="preserve">3’ ends that mapped to introns were </w:t>
      </w:r>
      <w:r w:rsidR="0071079C" w:rsidRPr="009B18D6">
        <w:rPr>
          <w:sz w:val="22"/>
          <w:szCs w:val="22"/>
        </w:rPr>
        <w:t xml:space="preserve">even </w:t>
      </w:r>
      <w:r w:rsidR="00737344" w:rsidRPr="009B18D6">
        <w:rPr>
          <w:sz w:val="22"/>
          <w:szCs w:val="22"/>
        </w:rPr>
        <w:t>rare</w:t>
      </w:r>
      <w:r w:rsidR="0071079C" w:rsidRPr="009B18D6">
        <w:rPr>
          <w:sz w:val="22"/>
          <w:szCs w:val="22"/>
        </w:rPr>
        <w:t>r (0.2</w:t>
      </w:r>
      <w:r w:rsidR="4D2E5268" w:rsidRPr="009B18D6">
        <w:rPr>
          <w:sz w:val="22"/>
          <w:szCs w:val="22"/>
        </w:rPr>
        <w:t>9</w:t>
      </w:r>
      <w:r w:rsidR="0071079C" w:rsidRPr="009B18D6">
        <w:rPr>
          <w:sz w:val="22"/>
          <w:szCs w:val="22"/>
        </w:rPr>
        <w:t xml:space="preserve">%, </w:t>
      </w:r>
      <w:r w:rsidR="61D823E2" w:rsidRPr="009B18D6">
        <w:rPr>
          <w:sz w:val="22"/>
          <w:szCs w:val="22"/>
        </w:rPr>
        <w:t>12,554</w:t>
      </w:r>
      <w:r w:rsidR="0071079C" w:rsidRPr="009B18D6">
        <w:rPr>
          <w:sz w:val="22"/>
          <w:szCs w:val="22"/>
        </w:rPr>
        <w:t xml:space="preserve"> reads</w:t>
      </w:r>
      <w:r w:rsidR="6AF0ABED" w:rsidRPr="009B18D6">
        <w:rPr>
          <w:sz w:val="22"/>
          <w:szCs w:val="22"/>
        </w:rPr>
        <w:t xml:space="preserve"> at 7,791 unique sites, 1.1</w:t>
      </w:r>
      <w:r w:rsidR="32252020" w:rsidRPr="009B18D6">
        <w:rPr>
          <w:sz w:val="22"/>
          <w:szCs w:val="22"/>
        </w:rPr>
        <w:t>% of unique sites</w:t>
      </w:r>
      <w:r w:rsidR="0071079C" w:rsidRPr="009B18D6">
        <w:rPr>
          <w:sz w:val="22"/>
          <w:szCs w:val="22"/>
        </w:rPr>
        <w:t>)</w:t>
      </w:r>
      <w:r w:rsidR="00737344" w:rsidRPr="009B18D6">
        <w:rPr>
          <w:sz w:val="22"/>
          <w:szCs w:val="22"/>
        </w:rPr>
        <w:t xml:space="preserve">, but included </w:t>
      </w:r>
      <w:r w:rsidR="00F23497" w:rsidRPr="009B18D6">
        <w:rPr>
          <w:sz w:val="22"/>
          <w:szCs w:val="22"/>
        </w:rPr>
        <w:t>examples</w:t>
      </w:r>
      <w:r w:rsidR="00E5164D" w:rsidRPr="009B18D6">
        <w:rPr>
          <w:sz w:val="22"/>
          <w:szCs w:val="22"/>
        </w:rPr>
        <w:t xml:space="preserve"> </w:t>
      </w:r>
      <w:r w:rsidR="00F23497" w:rsidRPr="009B18D6">
        <w:rPr>
          <w:sz w:val="22"/>
          <w:szCs w:val="22"/>
        </w:rPr>
        <w:t xml:space="preserve">of </w:t>
      </w:r>
      <w:r w:rsidR="00E5164D" w:rsidRPr="009B18D6">
        <w:rPr>
          <w:sz w:val="22"/>
          <w:szCs w:val="22"/>
        </w:rPr>
        <w:t xml:space="preserve">alternative polyadenylation </w:t>
      </w:r>
      <w:r w:rsidR="00F23497" w:rsidRPr="009B18D6">
        <w:rPr>
          <w:sz w:val="22"/>
          <w:szCs w:val="22"/>
        </w:rPr>
        <w:t>with well-established regulatory roles, such as</w:t>
      </w:r>
      <w:r w:rsidR="00DF6188" w:rsidRPr="009B18D6">
        <w:rPr>
          <w:sz w:val="22"/>
          <w:szCs w:val="22"/>
        </w:rPr>
        <w:t xml:space="preserve"> at</w:t>
      </w:r>
      <w:r w:rsidR="00F23497" w:rsidRPr="009B18D6">
        <w:rPr>
          <w:sz w:val="22"/>
          <w:szCs w:val="22"/>
        </w:rPr>
        <w:t xml:space="preserve"> </w:t>
      </w:r>
      <w:r w:rsidR="00CD6D64" w:rsidRPr="009B18D6">
        <w:rPr>
          <w:sz w:val="22"/>
          <w:szCs w:val="22"/>
        </w:rPr>
        <w:t xml:space="preserve">mRNA encoding the RNA binding protein </w:t>
      </w:r>
      <w:r w:rsidR="00E5164D" w:rsidRPr="009B18D6">
        <w:rPr>
          <w:sz w:val="22"/>
          <w:szCs w:val="22"/>
        </w:rPr>
        <w:t xml:space="preserve">FPA </w:t>
      </w:r>
      <w:r w:rsidR="00CD6D64" w:rsidRPr="009B18D6">
        <w:rPr>
          <w:sz w:val="22"/>
          <w:szCs w:val="22"/>
        </w:rPr>
        <w:t>which controls flowering time</w:t>
      </w:r>
      <w:r w:rsidR="000B672B" w:rsidRPr="4979BB12">
        <w:fldChar w:fldCharType="begin"/>
      </w:r>
      <w:r w:rsidR="00B631BB">
        <w:instrText xml:space="preserve"> ADDIN EN.CITE &lt;EndNote&gt;&lt;Cite&gt;&lt;Author&gt;Hornyik&lt;/Author&gt;&lt;RecNum&gt;134&lt;/RecNum&gt;&lt;DisplayText&gt;&lt;style face="superscript"&gt;19&lt;/style&gt;&lt;/DisplayText&gt;&lt;record&gt;&lt;rec-number&gt;134&lt;/rec-number&gt;&lt;foreign-keys&gt;&lt;key app="EN" db-id="5vxwr2wzn5d9ahesz5dxtd0i2vexsz2550x5" timestamp="1559473320" guid="7ac12f71-e95e-4970-9ea9-3c1355db64a5"&gt;134&lt;/key&gt;&lt;/foreign-keys&gt;&lt;ref-type name="Journal Article"&gt;17&lt;/ref-type&gt;&lt;contributors&gt;&lt;authors&gt;&lt;author&gt;Hornyik, Csaba&lt;/author&gt;&lt;author&gt;Terzi, Lionel C.&lt;/author&gt;&lt;author&gt;Simpson, Gordon G.&lt;/author&gt;&lt;/authors&gt;&lt;/contributors&gt;&lt;titles&gt;&lt;title&gt;The spen family protein FPA controls alternative cleavage and polyadenylation of RNA&lt;/title&gt;&lt;secondary-title&gt;Developmental Cell&lt;/secondary-title&gt;&lt;/titles&gt;&lt;periodical&gt;&lt;full-title&gt;Developmental Cell&lt;/full-title&gt;&lt;/periodical&gt;&lt;pages&gt;203-213&lt;/pages&gt;&lt;volume&gt;18&lt;/volume&gt;&lt;number&gt;2&lt;/number&gt;&lt;dates&gt;&lt;/dates&gt;&lt;publisher&gt;Elsevier&lt;/publisher&gt;&lt;isbn&gt;1534-5807&lt;/isbn&gt;&lt;urls&gt;&lt;related-urls&gt;&lt;url&gt;&lt;style face="underline" font="default" size="100%"&gt;http://dx.doi.org/10.1016/j.devcel.2009.12.009&lt;/style&gt;&lt;/url&gt;&lt;/related-urls&gt;&lt;/urls&gt;&lt;electronic-resource-num&gt;10.1016/j.devcel.2009.12.009&lt;/electronic-resource-num&gt;&lt;access-date&gt;2017/11/07&lt;/access-date&gt;&lt;/record&gt;&lt;/Cite&gt;&lt;/EndNote&gt;</w:instrText>
      </w:r>
      <w:r w:rsidR="000B672B" w:rsidRPr="4979BB12">
        <w:rPr>
          <w:sz w:val="22"/>
          <w:szCs w:val="22"/>
        </w:rPr>
        <w:fldChar w:fldCharType="separate"/>
      </w:r>
      <w:r w:rsidR="00B631BB" w:rsidRPr="00B631BB">
        <w:rPr>
          <w:noProof/>
          <w:vertAlign w:val="superscript"/>
        </w:rPr>
        <w:t>19</w:t>
      </w:r>
      <w:r w:rsidR="000B672B" w:rsidRPr="4979BB12">
        <w:fldChar w:fldCharType="end"/>
      </w:r>
      <w:r w:rsidR="00AE7A9A" w:rsidRPr="009B18D6">
        <w:rPr>
          <w:sz w:val="22"/>
          <w:szCs w:val="22"/>
        </w:rPr>
        <w:t xml:space="preserve"> (</w:t>
      </w:r>
      <w:r w:rsidR="00240EDD">
        <w:rPr>
          <w:sz w:val="22"/>
          <w:szCs w:val="22"/>
        </w:rPr>
        <w:t>Fig.</w:t>
      </w:r>
      <w:r w:rsidR="00AE7A9A" w:rsidRPr="009B18D6">
        <w:rPr>
          <w:sz w:val="22"/>
          <w:szCs w:val="22"/>
        </w:rPr>
        <w:t xml:space="preserve"> </w:t>
      </w:r>
      <w:r w:rsidR="2563B60A" w:rsidRPr="009B18D6">
        <w:rPr>
          <w:sz w:val="22"/>
          <w:szCs w:val="22"/>
        </w:rPr>
        <w:t>2</w:t>
      </w:r>
      <w:r w:rsidR="008F752A">
        <w:rPr>
          <w:sz w:val="22"/>
          <w:szCs w:val="22"/>
        </w:rPr>
        <w:t>c</w:t>
      </w:r>
      <w:r w:rsidR="00AE7A9A" w:rsidRPr="009B18D6">
        <w:rPr>
          <w:sz w:val="22"/>
          <w:szCs w:val="22"/>
        </w:rPr>
        <w:t>)</w:t>
      </w:r>
      <w:r w:rsidR="00CD6D64" w:rsidRPr="009B18D6">
        <w:rPr>
          <w:sz w:val="22"/>
          <w:szCs w:val="22"/>
        </w:rPr>
        <w:t xml:space="preserve">, </w:t>
      </w:r>
      <w:r w:rsidR="00E5164D" w:rsidRPr="009B18D6">
        <w:rPr>
          <w:sz w:val="22"/>
          <w:szCs w:val="22"/>
        </w:rPr>
        <w:t xml:space="preserve">and </w:t>
      </w:r>
      <w:r w:rsidR="00CD6D64" w:rsidRPr="009B18D6">
        <w:rPr>
          <w:sz w:val="22"/>
          <w:szCs w:val="22"/>
        </w:rPr>
        <w:t xml:space="preserve">at mRNA encoding </w:t>
      </w:r>
      <w:r w:rsidR="00E5164D" w:rsidRPr="009B18D6">
        <w:rPr>
          <w:sz w:val="22"/>
          <w:szCs w:val="22"/>
        </w:rPr>
        <w:t xml:space="preserve">the histone </w:t>
      </w:r>
      <w:r w:rsidR="00737344" w:rsidRPr="009B18D6">
        <w:rPr>
          <w:sz w:val="22"/>
          <w:szCs w:val="22"/>
        </w:rPr>
        <w:t xml:space="preserve">H3K9 </w:t>
      </w:r>
      <w:r w:rsidR="00E5164D" w:rsidRPr="009B18D6">
        <w:rPr>
          <w:sz w:val="22"/>
          <w:szCs w:val="22"/>
        </w:rPr>
        <w:t>demethylase IBM1</w:t>
      </w:r>
      <w:r w:rsidR="00FF70CB" w:rsidRPr="009B18D6">
        <w:rPr>
          <w:sz w:val="22"/>
          <w:szCs w:val="22"/>
        </w:rPr>
        <w:t>,</w:t>
      </w:r>
      <w:r w:rsidR="00CD6D64" w:rsidRPr="009B18D6">
        <w:rPr>
          <w:sz w:val="22"/>
          <w:szCs w:val="22"/>
        </w:rPr>
        <w:t xml:space="preserve"> </w:t>
      </w:r>
      <w:r w:rsidR="009534AE" w:rsidRPr="009B18D6">
        <w:rPr>
          <w:sz w:val="22"/>
          <w:szCs w:val="22"/>
        </w:rPr>
        <w:t>which</w:t>
      </w:r>
      <w:r w:rsidR="00CD6D64" w:rsidRPr="009B18D6">
        <w:rPr>
          <w:sz w:val="22"/>
          <w:szCs w:val="22"/>
        </w:rPr>
        <w:t xml:space="preserve"> controls </w:t>
      </w:r>
      <w:r w:rsidR="009534AE" w:rsidRPr="009B18D6">
        <w:rPr>
          <w:sz w:val="22"/>
          <w:szCs w:val="22"/>
        </w:rPr>
        <w:t>levels of genic</w:t>
      </w:r>
      <w:r w:rsidR="00CD6D64" w:rsidRPr="009B18D6">
        <w:rPr>
          <w:sz w:val="22"/>
          <w:szCs w:val="22"/>
        </w:rPr>
        <w:t xml:space="preserve"> DNA methylation</w:t>
      </w:r>
      <w:r w:rsidR="00627105" w:rsidRPr="4979BB12">
        <w:fldChar w:fldCharType="begin">
          <w:fldData xml:space="preserve">PEVuZE5vdGU+PENpdGU+PEF1dGhvcj5SaWdhbDwvQXV0aG9yPjxZZWFyPjIwMTI8L1llYXI+PFJl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</w:fldData>
        </w:fldChar>
      </w:r>
      <w:r w:rsidR="00B631BB">
        <w:instrText xml:space="preserve"> ADDIN EN.CITE </w:instrText>
      </w:r>
      <w:r w:rsidR="00B631BB">
        <w:fldChar w:fldCharType="begin">
          <w:fldData xml:space="preserve">PEVuZE5vdGU+PENpdGU+PEF1dGhvcj5SaWdhbDwvQXV0aG9yPjxZZWFyPjIwMTI8L1llYXI+PFJl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20</w:t>
      </w:r>
      <w:r w:rsidR="00627105" w:rsidRPr="4979BB12">
        <w:fldChar w:fldCharType="end"/>
      </w:r>
      <w:r w:rsidR="00E5164D"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w:t>
      </w:r>
      <w:r w:rsidR="00F23740" w:rsidRPr="009B18D6">
        <w:rPr>
          <w:sz w:val="22"/>
          <w:szCs w:val="22"/>
        </w:rPr>
        <w:t xml:space="preserve"> S2</w:t>
      </w:r>
      <w:r w:rsidR="008F752A">
        <w:rPr>
          <w:sz w:val="22"/>
          <w:szCs w:val="22"/>
        </w:rPr>
        <w:t>b</w:t>
      </w:r>
      <w:r w:rsidR="006719A2" w:rsidRPr="009B18D6">
        <w:rPr>
          <w:sz w:val="22"/>
          <w:szCs w:val="22"/>
        </w:rPr>
        <w:t>)</w:t>
      </w:r>
      <w:r w:rsidR="00E5164D" w:rsidRPr="009B18D6">
        <w:rPr>
          <w:sz w:val="22"/>
          <w:szCs w:val="22"/>
        </w:rPr>
        <w:t>.</w:t>
      </w:r>
    </w:p>
    <w:p w14:paraId="400A3E6B" w14:textId="5A2C8E6A" w:rsidR="009F0036" w:rsidRPr="009B18D6" w:rsidRDefault="00516D8A" w:rsidP="4979BB12">
      <w:pPr>
        <w:spacing w:line="480" w:lineRule="auto"/>
        <w:rPr>
          <w:sz w:val="22"/>
          <w:szCs w:val="22"/>
        </w:rPr>
      </w:pPr>
      <w:r>
        <w:rPr>
          <w:sz w:val="22"/>
          <w:szCs w:val="22"/>
        </w:rPr>
        <w:tab/>
      </w:r>
      <w:r w:rsidR="00866C86" w:rsidRPr="00F83255">
        <w:rPr>
          <w:sz w:val="22"/>
          <w:szCs w:val="22"/>
        </w:rPr>
        <w:t xml:space="preserve">Since </w:t>
      </w:r>
      <w:r w:rsidR="00E5164D" w:rsidRPr="00F83255">
        <w:rPr>
          <w:sz w:val="22"/>
          <w:szCs w:val="22"/>
        </w:rPr>
        <w:t xml:space="preserve">RT-dependent </w:t>
      </w:r>
      <w:r w:rsidR="00866C86" w:rsidRPr="00F83255">
        <w:rPr>
          <w:sz w:val="22"/>
          <w:szCs w:val="22"/>
        </w:rPr>
        <w:t>i</w:t>
      </w:r>
      <w:r w:rsidR="00B44456" w:rsidRPr="00F83255">
        <w:rPr>
          <w:sz w:val="22"/>
          <w:szCs w:val="22"/>
        </w:rPr>
        <w:t>nternal priming can result in the misinterpretation of</w:t>
      </w:r>
      <w:r w:rsidR="005F7B92" w:rsidRPr="00F83255">
        <w:rPr>
          <w:sz w:val="22"/>
          <w:szCs w:val="22"/>
        </w:rPr>
        <w:t xml:space="preserve"> </w:t>
      </w:r>
      <w:r w:rsidR="0047550C" w:rsidRPr="00F83255">
        <w:rPr>
          <w:sz w:val="22"/>
          <w:szCs w:val="22"/>
        </w:rPr>
        <w:t xml:space="preserve">authentic </w:t>
      </w:r>
      <w:r w:rsidR="005F7B92" w:rsidRPr="00F83255">
        <w:rPr>
          <w:sz w:val="22"/>
          <w:szCs w:val="22"/>
        </w:rPr>
        <w:t>cleavage and polyadenylation sites</w:t>
      </w:r>
      <w:r w:rsidR="00627105">
        <w:fldChar w:fldCharType="begin">
          <w:fldData xml:space="preserve">PEVuZE5vdGU+PENpdGU+PEF1dGhvcj5KYW48L0F1dGhvcj48WWVhcj4yMDExPC9ZZWFyPjxSZWNO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</w:fldData>
        </w:fldChar>
      </w:r>
      <w:r w:rsidR="00AD2FBD">
        <w:instrText xml:space="preserve"> ADDIN EN.CITE </w:instrText>
      </w:r>
      <w:r w:rsidR="00AD2FBD">
        <w:fldChar w:fldCharType="begin">
          <w:fldData xml:space="preserve">PEVuZE5vdGU+PENpdGU+PEF1dGhvcj5KYW48L0F1dGhvcj48WWVhcj4yMDExPC9ZZWFyPjxSZWNO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</w:fldData>
        </w:fldChar>
      </w:r>
      <w:r w:rsidR="00AD2FBD">
        <w:instrText xml:space="preserve"> ADDIN EN.CITE.DATA </w:instrText>
      </w:r>
      <w:r w:rsidR="00AD2FBD">
        <w:fldChar w:fldCharType="end"/>
      </w:r>
      <w:r w:rsidR="00627105">
        <w:fldChar w:fldCharType="separate"/>
      </w:r>
      <w:r w:rsidR="00D1065D" w:rsidRPr="00D1065D">
        <w:rPr>
          <w:noProof/>
          <w:vertAlign w:val="superscript"/>
        </w:rPr>
        <w:t>3</w:t>
      </w:r>
      <w:r w:rsidR="00627105">
        <w:fldChar w:fldCharType="end"/>
      </w:r>
      <w:r w:rsidR="00866C86" w:rsidRPr="00F83255">
        <w:rPr>
          <w:sz w:val="22"/>
          <w:szCs w:val="22"/>
        </w:rPr>
        <w:t>, w</w:t>
      </w:r>
      <w:r w:rsidR="005F7B92" w:rsidRPr="00F83255">
        <w:rPr>
          <w:sz w:val="22"/>
          <w:szCs w:val="22"/>
        </w:rPr>
        <w:t>e</w:t>
      </w:r>
      <w:r w:rsidR="00DF6188" w:rsidRPr="00F83255">
        <w:rPr>
          <w:sz w:val="22"/>
          <w:szCs w:val="22"/>
        </w:rPr>
        <w:t xml:space="preserve"> </w:t>
      </w:r>
      <w:r w:rsidR="00C3149F" w:rsidRPr="00F83255">
        <w:rPr>
          <w:sz w:val="22"/>
          <w:szCs w:val="22"/>
        </w:rPr>
        <w:t>asked</w:t>
      </w:r>
      <w:r w:rsidR="00F134C9" w:rsidRPr="00F83255">
        <w:rPr>
          <w:sz w:val="22"/>
          <w:szCs w:val="22"/>
        </w:rPr>
        <w:t xml:space="preserve"> </w:t>
      </w:r>
      <w:r w:rsidR="005F7B92" w:rsidRPr="00F83255">
        <w:rPr>
          <w:sz w:val="22"/>
          <w:szCs w:val="22"/>
        </w:rPr>
        <w:t>whether nanopore sequenc</w:t>
      </w:r>
      <w:r w:rsidR="004E2B57" w:rsidRPr="00F83255">
        <w:rPr>
          <w:sz w:val="22"/>
          <w:szCs w:val="22"/>
        </w:rPr>
        <w:t>ing</w:t>
      </w:r>
      <w:r w:rsidR="005F7B92" w:rsidRPr="00F83255">
        <w:rPr>
          <w:sz w:val="22"/>
          <w:szCs w:val="22"/>
        </w:rPr>
        <w:t xml:space="preserve"> w</w:t>
      </w:r>
      <w:r w:rsidR="004E2B57" w:rsidRPr="00F83255">
        <w:rPr>
          <w:sz w:val="22"/>
          <w:szCs w:val="22"/>
        </w:rPr>
        <w:t>as</w:t>
      </w:r>
      <w:r w:rsidR="005F7B92" w:rsidRPr="00F83255">
        <w:rPr>
          <w:sz w:val="22"/>
          <w:szCs w:val="22"/>
        </w:rPr>
        <w:t xml:space="preserve"> </w:t>
      </w:r>
      <w:r w:rsidR="004E2B57" w:rsidRPr="00F83255">
        <w:rPr>
          <w:sz w:val="22"/>
          <w:szCs w:val="22"/>
        </w:rPr>
        <w:t>compromised</w:t>
      </w:r>
      <w:r w:rsidR="005F7B92" w:rsidRPr="00F83255">
        <w:rPr>
          <w:sz w:val="22"/>
          <w:szCs w:val="22"/>
        </w:rPr>
        <w:t xml:space="preserve"> in this way. </w:t>
      </w:r>
      <w:r w:rsidR="00C146CF" w:rsidRPr="00F83255">
        <w:rPr>
          <w:sz w:val="22"/>
          <w:szCs w:val="22"/>
        </w:rPr>
        <w:t>To address this issue, we</w:t>
      </w:r>
      <w:r w:rsidR="00800C2E" w:rsidRPr="00F83255">
        <w:rPr>
          <w:sz w:val="22"/>
          <w:szCs w:val="22"/>
        </w:rPr>
        <w:t xml:space="preserve"> examined whether </w:t>
      </w:r>
      <w:r w:rsidR="00C05728">
        <w:rPr>
          <w:sz w:val="22"/>
          <w:szCs w:val="22"/>
        </w:rPr>
        <w:t xml:space="preserve">the 3’ ends of </w:t>
      </w:r>
      <w:r w:rsidR="00800C2E" w:rsidRPr="00F83255">
        <w:rPr>
          <w:sz w:val="22"/>
          <w:szCs w:val="22"/>
        </w:rPr>
        <w:t xml:space="preserve">nanopore </w:t>
      </w:r>
      <w:r w:rsidR="00947215" w:rsidRPr="00F83255">
        <w:rPr>
          <w:sz w:val="22"/>
          <w:szCs w:val="22"/>
        </w:rPr>
        <w:t xml:space="preserve">DRS </w:t>
      </w:r>
      <w:r w:rsidR="00800C2E" w:rsidRPr="00F83255">
        <w:rPr>
          <w:sz w:val="22"/>
          <w:szCs w:val="22"/>
        </w:rPr>
        <w:t>read</w:t>
      </w:r>
      <w:r w:rsidR="00C05728">
        <w:rPr>
          <w:sz w:val="22"/>
          <w:szCs w:val="22"/>
        </w:rPr>
        <w:t>s</w:t>
      </w:r>
      <w:r w:rsidR="00800C2E" w:rsidRPr="00F83255">
        <w:rPr>
          <w:sz w:val="22"/>
          <w:szCs w:val="22"/>
        </w:rPr>
        <w:t xml:space="preserve"> mapped to </w:t>
      </w:r>
      <w:r w:rsidR="00C3149F" w:rsidRPr="00F83255">
        <w:rPr>
          <w:sz w:val="22"/>
          <w:szCs w:val="22"/>
        </w:rPr>
        <w:t xml:space="preserve">potential internal priming substrates comprised of 6 consecutive </w:t>
      </w:r>
      <w:r w:rsidR="00947215" w:rsidRPr="00F83255">
        <w:rPr>
          <w:sz w:val="22"/>
          <w:szCs w:val="22"/>
        </w:rPr>
        <w:t>adenosine</w:t>
      </w:r>
      <w:r w:rsidR="00C3149F" w:rsidRPr="00F83255">
        <w:rPr>
          <w:sz w:val="22"/>
          <w:szCs w:val="22"/>
        </w:rPr>
        <w:t>s</w:t>
      </w:r>
      <w:r w:rsidR="00947215" w:rsidRPr="00F83255">
        <w:rPr>
          <w:sz w:val="22"/>
          <w:szCs w:val="22"/>
        </w:rPr>
        <w:t xml:space="preserve"> </w:t>
      </w:r>
      <w:r w:rsidR="00A3687A" w:rsidRPr="00F83255">
        <w:rPr>
          <w:sz w:val="22"/>
          <w:szCs w:val="22"/>
        </w:rPr>
        <w:t>with</w:t>
      </w:r>
      <w:r w:rsidR="00CC2B67" w:rsidRPr="00F83255">
        <w:rPr>
          <w:sz w:val="22"/>
          <w:szCs w:val="22"/>
        </w:rPr>
        <w:t xml:space="preserve">in </w:t>
      </w:r>
      <w:r w:rsidR="00A83489" w:rsidRPr="00F83255">
        <w:rPr>
          <w:sz w:val="22"/>
          <w:szCs w:val="22"/>
        </w:rPr>
        <w:t xml:space="preserve">transcribed </w:t>
      </w:r>
      <w:r w:rsidR="00CC2B67" w:rsidRPr="00F83255">
        <w:rPr>
          <w:sz w:val="22"/>
          <w:szCs w:val="22"/>
        </w:rPr>
        <w:t xml:space="preserve">coding sequence </w:t>
      </w:r>
      <w:r w:rsidR="00DB164D" w:rsidRPr="00F83255">
        <w:rPr>
          <w:sz w:val="22"/>
          <w:szCs w:val="22"/>
        </w:rPr>
        <w:t>(</w:t>
      </w:r>
      <w:r w:rsidR="00EB4751" w:rsidRPr="00F83255">
        <w:rPr>
          <w:sz w:val="22"/>
          <w:szCs w:val="22"/>
        </w:rPr>
        <w:t xml:space="preserve">according to </w:t>
      </w:r>
      <w:r w:rsidR="00A83489" w:rsidRPr="00F83255">
        <w:rPr>
          <w:sz w:val="22"/>
          <w:szCs w:val="22"/>
        </w:rPr>
        <w:t>Araport11 annotation</w:t>
      </w:r>
      <w:r w:rsidR="00DB164D" w:rsidRPr="00F83255">
        <w:rPr>
          <w:sz w:val="22"/>
          <w:szCs w:val="22"/>
        </w:rPr>
        <w:t>)</w:t>
      </w:r>
      <w:r w:rsidR="00F134C9" w:rsidRPr="00F83255">
        <w:rPr>
          <w:sz w:val="22"/>
          <w:szCs w:val="22"/>
        </w:rPr>
        <w:t xml:space="preserve">. Of </w:t>
      </w:r>
      <w:r w:rsidR="54934251" w:rsidRPr="00F83255">
        <w:rPr>
          <w:sz w:val="22"/>
          <w:szCs w:val="22"/>
        </w:rPr>
        <w:t>10,</w:t>
      </w:r>
      <w:r w:rsidR="00B33A4F" w:rsidRPr="00F83255">
        <w:rPr>
          <w:sz w:val="22"/>
          <w:szCs w:val="22"/>
        </w:rPr>
        <w:t>116</w:t>
      </w:r>
      <w:r w:rsidR="00800C2E" w:rsidRPr="00F83255">
        <w:rPr>
          <w:sz w:val="22"/>
          <w:szCs w:val="22"/>
        </w:rPr>
        <w:t xml:space="preserve"> such </w:t>
      </w:r>
      <w:r w:rsidR="7C8D6908" w:rsidRPr="00F83255">
        <w:rPr>
          <w:sz w:val="22"/>
          <w:szCs w:val="22"/>
        </w:rPr>
        <w:t xml:space="preserve">oligo </w:t>
      </w:r>
      <w:r w:rsidR="54934251" w:rsidRPr="00F83255">
        <w:rPr>
          <w:sz w:val="22"/>
          <w:szCs w:val="22"/>
        </w:rPr>
        <w:t>(A)</w:t>
      </w:r>
      <w:r w:rsidR="54934251" w:rsidRPr="00F83255">
        <w:rPr>
          <w:sz w:val="22"/>
          <w:szCs w:val="22"/>
          <w:vertAlign w:val="subscript"/>
        </w:rPr>
        <w:t>6</w:t>
      </w:r>
      <w:r w:rsidR="00800C2E" w:rsidRPr="00F83255">
        <w:rPr>
          <w:sz w:val="22"/>
          <w:szCs w:val="22"/>
        </w:rPr>
        <w:t xml:space="preserve"> sequences, </w:t>
      </w:r>
      <w:r w:rsidR="006B77A4" w:rsidRPr="00F83255">
        <w:rPr>
          <w:sz w:val="22"/>
          <w:szCs w:val="22"/>
        </w:rPr>
        <w:t xml:space="preserve">only </w:t>
      </w:r>
      <w:r w:rsidR="00BD6ED8" w:rsidRPr="00F83255">
        <w:rPr>
          <w:sz w:val="22"/>
          <w:szCs w:val="22"/>
        </w:rPr>
        <w:t>4</w:t>
      </w:r>
      <w:r w:rsidR="006B77A4" w:rsidRPr="00F83255">
        <w:rPr>
          <w:sz w:val="22"/>
          <w:szCs w:val="22"/>
        </w:rPr>
        <w:t xml:space="preserve"> have read-alignments terminating within </w:t>
      </w:r>
      <w:r w:rsidR="00BD6ED8" w:rsidRPr="00F83255">
        <w:rPr>
          <w:sz w:val="22"/>
          <w:szCs w:val="22"/>
        </w:rPr>
        <w:t>13</w:t>
      </w:r>
      <w:r w:rsidR="006B77A4" w:rsidRPr="00F83255">
        <w:rPr>
          <w:sz w:val="22"/>
          <w:szCs w:val="22"/>
        </w:rPr>
        <w:t>nt</w:t>
      </w:r>
      <w:r w:rsidR="00800C2E" w:rsidRPr="00F83255">
        <w:rPr>
          <w:sz w:val="22"/>
          <w:szCs w:val="22"/>
        </w:rPr>
        <w:t xml:space="preserve"> </w:t>
      </w:r>
      <w:r w:rsidR="006B77A4" w:rsidRPr="00F83255">
        <w:rPr>
          <w:sz w:val="22"/>
          <w:szCs w:val="22"/>
        </w:rPr>
        <w:t xml:space="preserve">in </w:t>
      </w:r>
      <w:r w:rsidR="00800C2E" w:rsidRPr="00F83255">
        <w:rPr>
          <w:sz w:val="22"/>
          <w:szCs w:val="22"/>
        </w:rPr>
        <w:t>all four dat</w:t>
      </w:r>
      <w:r w:rsidR="00CF5E9A" w:rsidRPr="00F83255">
        <w:rPr>
          <w:sz w:val="22"/>
          <w:szCs w:val="22"/>
        </w:rPr>
        <w:t>a</w:t>
      </w:r>
      <w:r w:rsidR="00800C2E" w:rsidRPr="00F83255">
        <w:rPr>
          <w:sz w:val="22"/>
          <w:szCs w:val="22"/>
        </w:rPr>
        <w:t>sets</w:t>
      </w:r>
      <w:r w:rsidR="00525499" w:rsidRPr="00F83255">
        <w:rPr>
          <w:sz w:val="22"/>
          <w:szCs w:val="22"/>
        </w:rPr>
        <w:t>. Of these,</w:t>
      </w:r>
      <w:r w:rsidR="00F8308A" w:rsidRPr="00F83255">
        <w:rPr>
          <w:sz w:val="22"/>
          <w:szCs w:val="22"/>
        </w:rPr>
        <w:t xml:space="preserve"> </w:t>
      </w:r>
      <w:r w:rsidR="00525499" w:rsidRPr="00F83255">
        <w:rPr>
          <w:sz w:val="22"/>
          <w:szCs w:val="22"/>
        </w:rPr>
        <w:t>2</w:t>
      </w:r>
      <w:r w:rsidR="00F8308A" w:rsidRPr="00F83255">
        <w:rPr>
          <w:sz w:val="22"/>
          <w:szCs w:val="22"/>
        </w:rPr>
        <w:t xml:space="preserve"> </w:t>
      </w:r>
      <w:r w:rsidR="1F7B3512" w:rsidRPr="00F83255">
        <w:rPr>
          <w:sz w:val="22"/>
          <w:szCs w:val="22"/>
        </w:rPr>
        <w:t>w</w:t>
      </w:r>
      <w:r w:rsidR="689FFA38" w:rsidRPr="00F83255">
        <w:rPr>
          <w:sz w:val="22"/>
          <w:szCs w:val="22"/>
        </w:rPr>
        <w:t>ere not detectable</w:t>
      </w:r>
      <w:r w:rsidR="1F7B3512" w:rsidRPr="00F83255">
        <w:rPr>
          <w:sz w:val="22"/>
          <w:szCs w:val="22"/>
        </w:rPr>
        <w:t xml:space="preserve"> after error correction</w:t>
      </w:r>
      <w:r w:rsidR="689FFA38" w:rsidRPr="00F83255">
        <w:rPr>
          <w:sz w:val="22"/>
          <w:szCs w:val="22"/>
        </w:rPr>
        <w:t xml:space="preserve"> with </w:t>
      </w:r>
      <w:proofErr w:type="spellStart"/>
      <w:r w:rsidR="689FFA38" w:rsidRPr="00F83255">
        <w:rPr>
          <w:sz w:val="22"/>
          <w:szCs w:val="22"/>
        </w:rPr>
        <w:t>proovrea</w:t>
      </w:r>
      <w:r w:rsidR="61332F01" w:rsidRPr="00F83255">
        <w:rPr>
          <w:sz w:val="22"/>
          <w:szCs w:val="22"/>
        </w:rPr>
        <w:t>d</w:t>
      </w:r>
      <w:proofErr w:type="spellEnd"/>
      <w:r w:rsidR="00525499" w:rsidRPr="00F83255">
        <w:rPr>
          <w:sz w:val="22"/>
          <w:szCs w:val="22"/>
        </w:rPr>
        <w:t xml:space="preserve"> </w:t>
      </w:r>
      <w:r w:rsidR="001063D4" w:rsidRPr="00F83255">
        <w:rPr>
          <w:sz w:val="22"/>
          <w:szCs w:val="22"/>
        </w:rPr>
        <w:t>(</w:t>
      </w:r>
      <w:r w:rsidR="00525499" w:rsidRPr="00F83255">
        <w:rPr>
          <w:sz w:val="22"/>
          <w:szCs w:val="22"/>
        </w:rPr>
        <w:t>suggesting th</w:t>
      </w:r>
      <w:r w:rsidR="567FACC5" w:rsidRPr="00F83255">
        <w:rPr>
          <w:sz w:val="22"/>
          <w:szCs w:val="22"/>
        </w:rPr>
        <w:t>at</w:t>
      </w:r>
      <w:r w:rsidR="00525499" w:rsidRPr="00F83255">
        <w:rPr>
          <w:sz w:val="22"/>
          <w:szCs w:val="22"/>
        </w:rPr>
        <w:t xml:space="preserve"> they r</w:t>
      </w:r>
      <w:r w:rsidR="5EDAAAED" w:rsidRPr="00F83255">
        <w:rPr>
          <w:sz w:val="22"/>
          <w:szCs w:val="22"/>
        </w:rPr>
        <w:t>esulted from</w:t>
      </w:r>
      <w:r w:rsidR="00525499" w:rsidRPr="00F83255">
        <w:rPr>
          <w:sz w:val="22"/>
          <w:szCs w:val="22"/>
        </w:rPr>
        <w:t xml:space="preserve"> alignment</w:t>
      </w:r>
      <w:r w:rsidR="0B686B02" w:rsidRPr="00F83255">
        <w:rPr>
          <w:sz w:val="22"/>
          <w:szCs w:val="22"/>
        </w:rPr>
        <w:t xml:space="preserve"> errors</w:t>
      </w:r>
      <w:r w:rsidR="001063D4" w:rsidRPr="00F83255">
        <w:rPr>
          <w:sz w:val="22"/>
          <w:szCs w:val="22"/>
        </w:rPr>
        <w:t>)</w:t>
      </w:r>
      <w:r w:rsidR="00525499" w:rsidRPr="00F83255">
        <w:rPr>
          <w:sz w:val="22"/>
          <w:szCs w:val="22"/>
        </w:rPr>
        <w:t xml:space="preserve"> </w:t>
      </w:r>
      <w:r w:rsidR="00A83489" w:rsidRPr="00F83255">
        <w:rPr>
          <w:sz w:val="22"/>
          <w:szCs w:val="22"/>
        </w:rPr>
        <w:t>and</w:t>
      </w:r>
      <w:r w:rsidR="00E822EB">
        <w:rPr>
          <w:sz w:val="22"/>
          <w:szCs w:val="22"/>
        </w:rPr>
        <w:t xml:space="preserve"> the other</w:t>
      </w:r>
      <w:r w:rsidR="00A83489" w:rsidRPr="00F83255">
        <w:rPr>
          <w:sz w:val="22"/>
          <w:szCs w:val="22"/>
        </w:rPr>
        <w:t xml:space="preserve"> </w:t>
      </w:r>
      <w:r w:rsidR="00525499" w:rsidRPr="00F83255">
        <w:rPr>
          <w:sz w:val="22"/>
          <w:szCs w:val="22"/>
        </w:rPr>
        <w:t>2</w:t>
      </w:r>
      <w:r w:rsidR="00A83489" w:rsidRPr="00F83255">
        <w:rPr>
          <w:sz w:val="22"/>
          <w:szCs w:val="22"/>
        </w:rPr>
        <w:t xml:space="preserve"> mapped to </w:t>
      </w:r>
      <w:r w:rsidR="00800C2E" w:rsidRPr="00F83255">
        <w:rPr>
          <w:sz w:val="22"/>
          <w:szCs w:val="22"/>
        </w:rPr>
        <w:t xml:space="preserve">the terminal exon of </w:t>
      </w:r>
      <w:r w:rsidR="00EB4751" w:rsidRPr="00F83255">
        <w:rPr>
          <w:sz w:val="22"/>
          <w:szCs w:val="22"/>
        </w:rPr>
        <w:t xml:space="preserve">coding sequence </w:t>
      </w:r>
      <w:r w:rsidR="00800C2E" w:rsidRPr="00F83255">
        <w:rPr>
          <w:sz w:val="22"/>
          <w:szCs w:val="22"/>
        </w:rPr>
        <w:t>annotation</w:t>
      </w:r>
      <w:r w:rsidR="002878BE" w:rsidRPr="00F83255">
        <w:rPr>
          <w:sz w:val="22"/>
          <w:szCs w:val="22"/>
        </w:rPr>
        <w:t>,</w:t>
      </w:r>
      <w:r w:rsidR="00A83489" w:rsidRPr="00F83255">
        <w:rPr>
          <w:sz w:val="22"/>
          <w:szCs w:val="22"/>
        </w:rPr>
        <w:t xml:space="preserve"> indicating </w:t>
      </w:r>
      <w:r w:rsidR="00B44456" w:rsidRPr="00F83255">
        <w:rPr>
          <w:sz w:val="22"/>
          <w:szCs w:val="22"/>
        </w:rPr>
        <w:t xml:space="preserve">that </w:t>
      </w:r>
      <w:r w:rsidR="00A83489" w:rsidRPr="00F83255">
        <w:rPr>
          <w:sz w:val="22"/>
          <w:szCs w:val="22"/>
        </w:rPr>
        <w:t xml:space="preserve">they may be authentic 3’ ends. Hence, internal priming is rare or absent in nanopore </w:t>
      </w:r>
      <w:r w:rsidR="00947215" w:rsidRPr="00F83255">
        <w:rPr>
          <w:sz w:val="22"/>
          <w:szCs w:val="22"/>
        </w:rPr>
        <w:t xml:space="preserve">DRS </w:t>
      </w:r>
      <w:r w:rsidR="00A83489" w:rsidRPr="00F83255">
        <w:rPr>
          <w:sz w:val="22"/>
          <w:szCs w:val="22"/>
        </w:rPr>
        <w:t>data.</w:t>
      </w:r>
      <w:r w:rsidR="3F8B21E9" w:rsidRPr="00F83255">
        <w:rPr>
          <w:sz w:val="22"/>
          <w:szCs w:val="22"/>
        </w:rPr>
        <w:t xml:space="preserve"> </w:t>
      </w:r>
      <w:r w:rsidR="00E5164D" w:rsidRPr="00F83255">
        <w:rPr>
          <w:sz w:val="22"/>
          <w:szCs w:val="22"/>
        </w:rPr>
        <w:t xml:space="preserve">Overall, we conclude that nanopore </w:t>
      </w:r>
      <w:r w:rsidR="00947215" w:rsidRPr="00F83255">
        <w:rPr>
          <w:sz w:val="22"/>
          <w:szCs w:val="22"/>
        </w:rPr>
        <w:t xml:space="preserve">DRS </w:t>
      </w:r>
      <w:r w:rsidR="00E5164D" w:rsidRPr="00F83255">
        <w:rPr>
          <w:sz w:val="22"/>
          <w:szCs w:val="22"/>
        </w:rPr>
        <w:t xml:space="preserve">can identify multiple </w:t>
      </w:r>
      <w:r w:rsidR="0068010B" w:rsidRPr="00F83255">
        <w:rPr>
          <w:sz w:val="22"/>
          <w:szCs w:val="22"/>
        </w:rPr>
        <w:t xml:space="preserve">authentic </w:t>
      </w:r>
      <w:r w:rsidR="00E5164D" w:rsidRPr="00F83255">
        <w:rPr>
          <w:sz w:val="22"/>
          <w:szCs w:val="22"/>
        </w:rPr>
        <w:t>features of RNA 3’ end processing</w:t>
      </w:r>
      <w:r w:rsidR="002C73E6" w:rsidRPr="00F83255">
        <w:rPr>
          <w:sz w:val="22"/>
          <w:szCs w:val="22"/>
        </w:rPr>
        <w:t>.</w:t>
      </w:r>
    </w:p>
    <w:p w14:paraId="58DD55F6" w14:textId="0374F140" w:rsidR="009F0036" w:rsidRPr="009B18D6" w:rsidRDefault="009F0036" w:rsidP="4979BB12">
      <w:pPr>
        <w:spacing w:line="480" w:lineRule="auto"/>
        <w:rPr>
          <w:sz w:val="22"/>
          <w:szCs w:val="22"/>
        </w:rPr>
      </w:pPr>
    </w:p>
    <w:p w14:paraId="513CDC33" w14:textId="49C4121C" w:rsidR="007D1D1C" w:rsidRPr="005627E7" w:rsidRDefault="00D747FD" w:rsidP="4979BB12">
      <w:pPr>
        <w:spacing w:line="480" w:lineRule="auto"/>
        <w:outlineLvl w:val="0"/>
        <w:rPr>
          <w:sz w:val="22"/>
          <w:szCs w:val="22"/>
        </w:rPr>
      </w:pPr>
      <w:r w:rsidRPr="009005E6">
        <w:rPr>
          <w:i/>
          <w:sz w:val="22"/>
          <w:szCs w:val="22"/>
        </w:rPr>
        <w:t xml:space="preserve">Cap-dependent 5’ </w:t>
      </w:r>
      <w:r w:rsidR="00054B30" w:rsidRPr="009005E6">
        <w:rPr>
          <w:i/>
          <w:sz w:val="22"/>
          <w:szCs w:val="22"/>
        </w:rPr>
        <w:t>RNA</w:t>
      </w:r>
      <w:r w:rsidRPr="009005E6">
        <w:rPr>
          <w:i/>
          <w:sz w:val="22"/>
          <w:szCs w:val="22"/>
        </w:rPr>
        <w:t xml:space="preserve"> detection</w:t>
      </w:r>
      <w:r w:rsidR="00F57DBE" w:rsidRPr="009005E6">
        <w:rPr>
          <w:i/>
          <w:sz w:val="22"/>
          <w:szCs w:val="22"/>
        </w:rPr>
        <w:t xml:space="preserve"> by nanopo</w:t>
      </w:r>
      <w:r w:rsidR="00F57DBE" w:rsidRPr="003A0B48">
        <w:rPr>
          <w:i/>
          <w:sz w:val="22"/>
          <w:szCs w:val="22"/>
        </w:rPr>
        <w:t>re DRS</w:t>
      </w:r>
    </w:p>
    <w:p w14:paraId="72949021" w14:textId="2E564695" w:rsidR="009B158E" w:rsidRDefault="44904ACA" w:rsidP="4979BB12">
      <w:pPr>
        <w:spacing w:line="480" w:lineRule="auto"/>
        <w:outlineLvl w:val="0"/>
        <w:rPr>
          <w:sz w:val="22"/>
          <w:szCs w:val="22"/>
        </w:rPr>
      </w:pPr>
      <w:commentRangeStart w:id="15"/>
      <w:commentRangeStart w:id="16"/>
      <w:commentRangeStart w:id="17"/>
      <w:r w:rsidRPr="009B18D6">
        <w:rPr>
          <w:sz w:val="22"/>
          <w:szCs w:val="22"/>
        </w:rPr>
        <w:t>N</w:t>
      </w:r>
      <w:r w:rsidR="004E2B57" w:rsidRPr="009B18D6">
        <w:rPr>
          <w:sz w:val="22"/>
          <w:szCs w:val="22"/>
        </w:rPr>
        <w:t xml:space="preserve">anopore </w:t>
      </w:r>
      <w:r w:rsidRPr="009B18D6">
        <w:rPr>
          <w:sz w:val="22"/>
          <w:szCs w:val="22"/>
        </w:rPr>
        <w:t xml:space="preserve">DRS </w:t>
      </w:r>
      <w:r w:rsidR="00A83489" w:rsidRPr="009B18D6">
        <w:rPr>
          <w:sz w:val="22"/>
          <w:szCs w:val="22"/>
        </w:rPr>
        <w:t xml:space="preserve">reads </w:t>
      </w:r>
      <w:r w:rsidR="004E0CFF">
        <w:rPr>
          <w:sz w:val="22"/>
          <w:szCs w:val="22"/>
        </w:rPr>
        <w:t xml:space="preserve">are </w:t>
      </w:r>
      <w:r w:rsidR="00A83489" w:rsidRPr="009B18D6">
        <w:rPr>
          <w:sz w:val="22"/>
          <w:szCs w:val="22"/>
        </w:rPr>
        <w:t xml:space="preserve">frequently </w:t>
      </w:r>
      <w:r w:rsidR="009864CC" w:rsidRPr="009B18D6">
        <w:rPr>
          <w:sz w:val="22"/>
          <w:szCs w:val="22"/>
        </w:rPr>
        <w:t xml:space="preserve">truncated </w:t>
      </w:r>
      <w:r w:rsidR="00A83489" w:rsidRPr="009B18D6">
        <w:rPr>
          <w:sz w:val="22"/>
          <w:szCs w:val="22"/>
        </w:rPr>
        <w:t xml:space="preserve">prior to annotated </w:t>
      </w:r>
      <w:r w:rsidR="0009116A" w:rsidRPr="009B18D6">
        <w:rPr>
          <w:sz w:val="22"/>
          <w:szCs w:val="22"/>
        </w:rPr>
        <w:t>transcription start sites</w:t>
      </w:r>
      <w:r w:rsidR="00AD6422" w:rsidRPr="009B18D6">
        <w:rPr>
          <w:sz w:val="22"/>
          <w:szCs w:val="22"/>
        </w:rPr>
        <w:t xml:space="preserve"> </w:t>
      </w:r>
      <w:r w:rsidR="009864CC" w:rsidRPr="009B18D6">
        <w:rPr>
          <w:sz w:val="22"/>
          <w:szCs w:val="22"/>
        </w:rPr>
        <w:t xml:space="preserve">resulting in a 3’ bias of </w:t>
      </w:r>
      <w:r w:rsidR="5284917D" w:rsidRPr="009B18D6">
        <w:rPr>
          <w:sz w:val="22"/>
          <w:szCs w:val="22"/>
        </w:rPr>
        <w:t xml:space="preserve">genomic </w:t>
      </w:r>
      <w:r w:rsidR="009864CC" w:rsidRPr="009B18D6">
        <w:rPr>
          <w:sz w:val="22"/>
          <w:szCs w:val="22"/>
        </w:rPr>
        <w:t>a</w:t>
      </w:r>
      <w:r w:rsidR="5284917D" w:rsidRPr="009B18D6">
        <w:rPr>
          <w:sz w:val="22"/>
          <w:szCs w:val="22"/>
        </w:rPr>
        <w:t>lignments</w:t>
      </w:r>
      <w:r w:rsidR="009864CC" w:rsidRPr="009B18D6">
        <w:rPr>
          <w:sz w:val="22"/>
          <w:szCs w:val="22"/>
        </w:rPr>
        <w:t xml:space="preserve"> </w:t>
      </w:r>
      <w:r w:rsidR="00AD6422" w:rsidRPr="009B18D6">
        <w:rPr>
          <w:sz w:val="22"/>
          <w:szCs w:val="22"/>
        </w:rPr>
        <w:t>(</w:t>
      </w:r>
      <w:r w:rsidR="00240EDD">
        <w:rPr>
          <w:sz w:val="22"/>
          <w:szCs w:val="22"/>
        </w:rPr>
        <w:t>Fig.</w:t>
      </w:r>
      <w:r w:rsidR="00AB088B" w:rsidRPr="009B18D6">
        <w:rPr>
          <w:sz w:val="22"/>
          <w:szCs w:val="22"/>
        </w:rPr>
        <w:t xml:space="preserve"> </w:t>
      </w:r>
      <w:r w:rsidR="00750F92">
        <w:rPr>
          <w:sz w:val="22"/>
          <w:szCs w:val="22"/>
        </w:rPr>
        <w:t>3</w:t>
      </w:r>
      <w:r w:rsidR="008F752A">
        <w:rPr>
          <w:sz w:val="22"/>
          <w:szCs w:val="22"/>
        </w:rPr>
        <w:t>a</w:t>
      </w:r>
      <w:r w:rsidR="00AD6422" w:rsidRPr="009B18D6">
        <w:rPr>
          <w:sz w:val="22"/>
          <w:szCs w:val="22"/>
        </w:rPr>
        <w:t>)</w:t>
      </w:r>
      <w:r w:rsidR="00A83489" w:rsidRPr="009B18D6">
        <w:rPr>
          <w:sz w:val="22"/>
          <w:szCs w:val="22"/>
        </w:rPr>
        <w:t>. C</w:t>
      </w:r>
      <w:commentRangeEnd w:id="15"/>
      <w:r>
        <w:rPr>
          <w:rStyle w:val="CommentReference"/>
        </w:rPr>
        <w:commentReference w:id="15"/>
      </w:r>
      <w:commentRangeEnd w:id="16"/>
      <w:r w:rsidR="00A255A5">
        <w:rPr>
          <w:rStyle w:val="CommentReference"/>
        </w:rPr>
        <w:commentReference w:id="16"/>
      </w:r>
      <w:commentRangeEnd w:id="17"/>
      <w:r>
        <w:rPr>
          <w:rStyle w:val="CommentReference"/>
        </w:rPr>
        <w:commentReference w:id="17"/>
      </w:r>
      <w:r w:rsidR="00A83489" w:rsidRPr="009B18D6">
        <w:rPr>
          <w:sz w:val="22"/>
          <w:szCs w:val="22"/>
        </w:rPr>
        <w:t xml:space="preserve">onsequently, </w:t>
      </w:r>
      <w:r w:rsidR="006B77A4" w:rsidRPr="009B18D6">
        <w:rPr>
          <w:sz w:val="22"/>
          <w:szCs w:val="22"/>
        </w:rPr>
        <w:t>it is not possible to</w:t>
      </w:r>
      <w:r w:rsidR="00A83489" w:rsidRPr="009B18D6">
        <w:rPr>
          <w:sz w:val="22"/>
          <w:szCs w:val="22"/>
        </w:rPr>
        <w:t xml:space="preserve"> conclude which, if any, </w:t>
      </w:r>
      <w:r w:rsidR="001063D4">
        <w:rPr>
          <w:sz w:val="22"/>
          <w:szCs w:val="22"/>
        </w:rPr>
        <w:t>aligned</w:t>
      </w:r>
      <w:r w:rsidR="00A83489" w:rsidRPr="009B18D6">
        <w:rPr>
          <w:sz w:val="22"/>
          <w:szCs w:val="22"/>
        </w:rPr>
        <w:t xml:space="preserve"> reads correspond to full-length transcripts.</w:t>
      </w:r>
      <w:r w:rsidR="006270F6" w:rsidRPr="009B18D6">
        <w:rPr>
          <w:sz w:val="22"/>
          <w:szCs w:val="22"/>
        </w:rPr>
        <w:t xml:space="preserve"> </w:t>
      </w:r>
      <w:r w:rsidR="00A83489" w:rsidRPr="009B18D6">
        <w:rPr>
          <w:sz w:val="22"/>
          <w:szCs w:val="22"/>
        </w:rPr>
        <w:t xml:space="preserve">To address </w:t>
      </w:r>
      <w:r w:rsidR="006270F6" w:rsidRPr="009B18D6">
        <w:rPr>
          <w:sz w:val="22"/>
          <w:szCs w:val="22"/>
        </w:rPr>
        <w:t>th</w:t>
      </w:r>
      <w:r w:rsidR="00574E2D" w:rsidRPr="009B18D6">
        <w:rPr>
          <w:sz w:val="22"/>
          <w:szCs w:val="22"/>
        </w:rPr>
        <w:t>is</w:t>
      </w:r>
      <w:r w:rsidR="006270F6" w:rsidRPr="009B18D6">
        <w:rPr>
          <w:sz w:val="22"/>
          <w:szCs w:val="22"/>
        </w:rPr>
        <w:t xml:space="preserve"> </w:t>
      </w:r>
      <w:r w:rsidR="00A83489" w:rsidRPr="009B18D6">
        <w:rPr>
          <w:sz w:val="22"/>
          <w:szCs w:val="22"/>
        </w:rPr>
        <w:t xml:space="preserve">issue, we </w:t>
      </w:r>
      <w:r w:rsidR="00D00839" w:rsidRPr="009B18D6">
        <w:rPr>
          <w:sz w:val="22"/>
          <w:szCs w:val="22"/>
        </w:rPr>
        <w:t xml:space="preserve">used </w:t>
      </w:r>
      <w:r w:rsidR="00A83489" w:rsidRPr="009B18D6">
        <w:rPr>
          <w:sz w:val="22"/>
          <w:szCs w:val="22"/>
        </w:rPr>
        <w:t xml:space="preserve">cap-dependent ligation of </w:t>
      </w:r>
      <w:r w:rsidR="004B6634" w:rsidRPr="009B18D6">
        <w:rPr>
          <w:sz w:val="22"/>
          <w:szCs w:val="22"/>
        </w:rPr>
        <w:t>a</w:t>
      </w:r>
      <w:r w:rsidR="00A83489" w:rsidRPr="009B18D6">
        <w:rPr>
          <w:sz w:val="22"/>
          <w:szCs w:val="22"/>
        </w:rPr>
        <w:t xml:space="preserve"> </w:t>
      </w:r>
      <w:r w:rsidR="001C350B" w:rsidRPr="009B18D6">
        <w:rPr>
          <w:sz w:val="22"/>
          <w:szCs w:val="22"/>
        </w:rPr>
        <w:t xml:space="preserve">biotinylated </w:t>
      </w:r>
      <w:r w:rsidR="00A83489" w:rsidRPr="009B18D6">
        <w:rPr>
          <w:sz w:val="22"/>
          <w:szCs w:val="22"/>
        </w:rPr>
        <w:t xml:space="preserve">5’ adapter </w:t>
      </w:r>
      <w:r w:rsidR="001C350B" w:rsidRPr="009B18D6">
        <w:rPr>
          <w:sz w:val="22"/>
          <w:szCs w:val="22"/>
        </w:rPr>
        <w:t>RNA</w:t>
      </w:r>
      <w:r w:rsidR="00D00839" w:rsidRPr="009B18D6">
        <w:rPr>
          <w:sz w:val="22"/>
          <w:szCs w:val="22"/>
        </w:rPr>
        <w:t xml:space="preserve"> to purify capped mRNAs. </w:t>
      </w:r>
      <w:r w:rsidR="00574E2D" w:rsidRPr="009B18D6">
        <w:rPr>
          <w:sz w:val="22"/>
          <w:szCs w:val="22"/>
        </w:rPr>
        <w:t>W</w:t>
      </w:r>
      <w:r w:rsidR="004B6634" w:rsidRPr="009B18D6">
        <w:rPr>
          <w:sz w:val="22"/>
          <w:szCs w:val="22"/>
        </w:rPr>
        <w:t xml:space="preserve">e </w:t>
      </w:r>
      <w:r w:rsidR="008443BD" w:rsidRPr="009B18D6">
        <w:rPr>
          <w:sz w:val="22"/>
          <w:szCs w:val="22"/>
        </w:rPr>
        <w:t>re-</w:t>
      </w:r>
      <w:r w:rsidR="004B6634" w:rsidRPr="009B18D6">
        <w:rPr>
          <w:sz w:val="22"/>
          <w:szCs w:val="22"/>
        </w:rPr>
        <w:t xml:space="preserve">sequenced two </w:t>
      </w:r>
      <w:r w:rsidR="00B44456" w:rsidRPr="009B18D6">
        <w:rPr>
          <w:sz w:val="22"/>
          <w:szCs w:val="22"/>
        </w:rPr>
        <w:t>biological replicates of Arabidopsis Col-0</w:t>
      </w:r>
      <w:r w:rsidR="00D2735D" w:rsidRPr="009B18D6">
        <w:rPr>
          <w:sz w:val="22"/>
          <w:szCs w:val="22"/>
        </w:rPr>
        <w:t xml:space="preserve"> </w:t>
      </w:r>
      <w:r w:rsidR="000A43D2" w:rsidRPr="009B18D6">
        <w:rPr>
          <w:sz w:val="22"/>
          <w:szCs w:val="22"/>
        </w:rPr>
        <w:t xml:space="preserve">incorporating </w:t>
      </w:r>
      <w:r w:rsidR="00000D9C" w:rsidRPr="009B18D6">
        <w:rPr>
          <w:sz w:val="22"/>
          <w:szCs w:val="22"/>
        </w:rPr>
        <w:t>5’ adapter ligat</w:t>
      </w:r>
      <w:r w:rsidR="000A43D2" w:rsidRPr="009B18D6">
        <w:rPr>
          <w:sz w:val="22"/>
          <w:szCs w:val="22"/>
        </w:rPr>
        <w:t>ion</w:t>
      </w:r>
      <w:r w:rsidR="00000D9C" w:rsidRPr="009B18D6">
        <w:rPr>
          <w:sz w:val="22"/>
          <w:szCs w:val="22"/>
        </w:rPr>
        <w:t xml:space="preserve"> </w:t>
      </w:r>
      <w:r w:rsidR="008443BD" w:rsidRPr="009B18D6">
        <w:rPr>
          <w:sz w:val="22"/>
          <w:szCs w:val="22"/>
        </w:rPr>
        <w:t>(</w:t>
      </w:r>
      <w:r w:rsidR="0061643F">
        <w:rPr>
          <w:sz w:val="22"/>
          <w:szCs w:val="22"/>
        </w:rPr>
        <w:t>Supplementary</w:t>
      </w:r>
      <w:r w:rsidR="00240EDD" w:rsidRPr="009B18D6">
        <w:rPr>
          <w:sz w:val="22"/>
          <w:szCs w:val="22"/>
        </w:rPr>
        <w:t xml:space="preserve"> </w:t>
      </w:r>
      <w:r w:rsidR="00AD6422" w:rsidRPr="009B18D6">
        <w:rPr>
          <w:sz w:val="22"/>
          <w:szCs w:val="22"/>
        </w:rPr>
        <w:t>Table</w:t>
      </w:r>
      <w:r w:rsidR="00FC24EF" w:rsidRPr="009B18D6">
        <w:rPr>
          <w:sz w:val="22"/>
          <w:szCs w:val="22"/>
        </w:rPr>
        <w:t xml:space="preserve"> </w:t>
      </w:r>
      <w:r w:rsidR="00750F92">
        <w:rPr>
          <w:sz w:val="22"/>
          <w:szCs w:val="22"/>
        </w:rPr>
        <w:t>S</w:t>
      </w:r>
      <w:r w:rsidR="00FC24EF" w:rsidRPr="009B18D6">
        <w:rPr>
          <w:sz w:val="22"/>
          <w:szCs w:val="22"/>
        </w:rPr>
        <w:t>1</w:t>
      </w:r>
      <w:r w:rsidR="00AD6422" w:rsidRPr="009B18D6">
        <w:rPr>
          <w:sz w:val="22"/>
          <w:szCs w:val="22"/>
        </w:rPr>
        <w:t>)</w:t>
      </w:r>
      <w:r w:rsidR="00A83489" w:rsidRPr="009B18D6">
        <w:rPr>
          <w:sz w:val="22"/>
          <w:szCs w:val="22"/>
        </w:rPr>
        <w:t xml:space="preserve">. </w:t>
      </w:r>
      <w:r w:rsidR="00D00839" w:rsidRPr="009B18D6">
        <w:rPr>
          <w:sz w:val="22"/>
          <w:szCs w:val="22"/>
        </w:rPr>
        <w:t>We</w:t>
      </w:r>
      <w:r w:rsidR="004B6634" w:rsidRPr="009B18D6">
        <w:rPr>
          <w:sz w:val="22"/>
          <w:szCs w:val="22"/>
        </w:rPr>
        <w:t xml:space="preserve"> </w:t>
      </w:r>
      <w:r w:rsidR="47174192" w:rsidRPr="009B18D6">
        <w:rPr>
          <w:sz w:val="22"/>
          <w:szCs w:val="22"/>
        </w:rPr>
        <w:t>filtered the</w:t>
      </w:r>
      <w:r w:rsidR="35B0B792" w:rsidRPr="009B18D6">
        <w:rPr>
          <w:sz w:val="22"/>
          <w:szCs w:val="22"/>
        </w:rPr>
        <w:t xml:space="preserve"> reads </w:t>
      </w:r>
      <w:r w:rsidR="60D983B4" w:rsidRPr="009B18D6">
        <w:rPr>
          <w:sz w:val="22"/>
          <w:szCs w:val="22"/>
        </w:rPr>
        <w:t>for</w:t>
      </w:r>
      <w:r w:rsidR="35B0B792" w:rsidRPr="009B18D6">
        <w:rPr>
          <w:sz w:val="22"/>
          <w:szCs w:val="22"/>
        </w:rPr>
        <w:t xml:space="preserve"> 5’ adapter </w:t>
      </w:r>
      <w:r w:rsidR="60D983B4" w:rsidRPr="009B18D6">
        <w:rPr>
          <w:sz w:val="22"/>
          <w:szCs w:val="22"/>
        </w:rPr>
        <w:t>RNA</w:t>
      </w:r>
      <w:r w:rsidR="35B0B792" w:rsidRPr="005627E7">
        <w:rPr>
          <w:sz w:val="22"/>
          <w:szCs w:val="22"/>
        </w:rPr>
        <w:t xml:space="preserve"> s</w:t>
      </w:r>
      <w:r w:rsidR="4869EE82" w:rsidRPr="005627E7">
        <w:rPr>
          <w:sz w:val="22"/>
          <w:szCs w:val="22"/>
        </w:rPr>
        <w:t xml:space="preserve">equences by </w:t>
      </w:r>
      <w:r w:rsidR="00866C86" w:rsidRPr="009B18D6" w:rsidDel="4869EE82">
        <w:rPr>
          <w:sz w:val="22"/>
          <w:szCs w:val="22"/>
        </w:rPr>
        <w:t>us</w:t>
      </w:r>
      <w:r w:rsidR="00866C86" w:rsidRPr="009B18D6" w:rsidDel="025F92F9">
        <w:rPr>
          <w:sz w:val="22"/>
          <w:szCs w:val="22"/>
        </w:rPr>
        <w:t>ing</w:t>
      </w:r>
      <w:r w:rsidR="00866C86" w:rsidRPr="009B18D6">
        <w:rPr>
          <w:sz w:val="22"/>
          <w:szCs w:val="22"/>
        </w:rPr>
        <w:t xml:space="preserve"> </w:t>
      </w:r>
      <w:r w:rsidR="00CD6D64" w:rsidRPr="009B18D6">
        <w:rPr>
          <w:sz w:val="22"/>
          <w:szCs w:val="22"/>
        </w:rPr>
        <w:t>the sequence alignment tool BLAST</w:t>
      </w:r>
      <w:r w:rsidR="00E71266" w:rsidRPr="009B18D6">
        <w:rPr>
          <w:sz w:val="22"/>
          <w:szCs w:val="22"/>
        </w:rPr>
        <w:t>N</w:t>
      </w:r>
      <w:r w:rsidR="00A03287" w:rsidRPr="009B18D6">
        <w:rPr>
          <w:sz w:val="22"/>
          <w:szCs w:val="22"/>
        </w:rPr>
        <w:t xml:space="preserve"> and specific criteria</w:t>
      </w:r>
      <w:r w:rsidR="00CD6D64" w:rsidRPr="009B18D6">
        <w:rPr>
          <w:sz w:val="22"/>
          <w:szCs w:val="22"/>
        </w:rPr>
        <w:t xml:space="preserve"> (</w:t>
      </w:r>
      <w:r w:rsidR="0061643F">
        <w:rPr>
          <w:sz w:val="22"/>
          <w:szCs w:val="22"/>
        </w:rPr>
        <w:t>Supplementary</w:t>
      </w:r>
      <w:r w:rsidR="00240EDD" w:rsidRPr="009B18D6">
        <w:rPr>
          <w:sz w:val="22"/>
          <w:szCs w:val="22"/>
        </w:rPr>
        <w:t xml:space="preserve"> </w:t>
      </w:r>
      <w:r w:rsidR="00CD6D64" w:rsidRPr="009B18D6">
        <w:rPr>
          <w:sz w:val="22"/>
          <w:szCs w:val="22"/>
        </w:rPr>
        <w:t>Table</w:t>
      </w:r>
      <w:r w:rsidR="44F16FB3" w:rsidRPr="009B18D6">
        <w:rPr>
          <w:sz w:val="22"/>
          <w:szCs w:val="22"/>
        </w:rPr>
        <w:t xml:space="preserve"> </w:t>
      </w:r>
      <w:r w:rsidR="00750F92">
        <w:rPr>
          <w:sz w:val="22"/>
          <w:szCs w:val="22"/>
        </w:rPr>
        <w:t>S</w:t>
      </w:r>
      <w:r w:rsidR="44F16FB3" w:rsidRPr="009B18D6">
        <w:rPr>
          <w:sz w:val="22"/>
          <w:szCs w:val="22"/>
        </w:rPr>
        <w:t>2</w:t>
      </w:r>
      <w:r w:rsidR="00CD6D64" w:rsidRPr="009B18D6">
        <w:rPr>
          <w:sz w:val="22"/>
          <w:szCs w:val="22"/>
        </w:rPr>
        <w:t>)</w:t>
      </w:r>
      <w:r w:rsidR="00D270A6" w:rsidRPr="009B18D6">
        <w:rPr>
          <w:sz w:val="22"/>
          <w:szCs w:val="22"/>
        </w:rPr>
        <w:t>.</w:t>
      </w:r>
      <w:r w:rsidR="00D00839" w:rsidRPr="009B18D6">
        <w:rPr>
          <w:sz w:val="22"/>
          <w:szCs w:val="22"/>
        </w:rPr>
        <w:t xml:space="preserve"> </w:t>
      </w:r>
      <w:r w:rsidR="00D270A6" w:rsidRPr="009B18D6">
        <w:rPr>
          <w:sz w:val="22"/>
          <w:szCs w:val="22"/>
        </w:rPr>
        <w:t xml:space="preserve">We </w:t>
      </w:r>
      <w:r w:rsidR="0068010B" w:rsidRPr="009B18D6">
        <w:rPr>
          <w:sz w:val="22"/>
          <w:szCs w:val="22"/>
        </w:rPr>
        <w:t>then</w:t>
      </w:r>
      <w:r w:rsidR="004B6634" w:rsidRPr="009B18D6">
        <w:rPr>
          <w:sz w:val="22"/>
          <w:szCs w:val="22"/>
        </w:rPr>
        <w:t xml:space="preserve"> used </w:t>
      </w:r>
      <w:r w:rsidR="004E1109" w:rsidRPr="009B18D6">
        <w:rPr>
          <w:sz w:val="22"/>
          <w:szCs w:val="22"/>
        </w:rPr>
        <w:t>high confidence examples</w:t>
      </w:r>
      <w:r w:rsidR="001B25DE" w:rsidRPr="009B18D6">
        <w:rPr>
          <w:sz w:val="22"/>
          <w:szCs w:val="22"/>
        </w:rPr>
        <w:t xml:space="preserve"> </w:t>
      </w:r>
      <w:r w:rsidR="00CD6D64" w:rsidRPr="009B18D6">
        <w:rPr>
          <w:sz w:val="22"/>
          <w:szCs w:val="22"/>
        </w:rPr>
        <w:t xml:space="preserve">of sequences that passed or failed these </w:t>
      </w:r>
      <w:r w:rsidR="0091439F">
        <w:rPr>
          <w:sz w:val="22"/>
          <w:szCs w:val="22"/>
        </w:rPr>
        <w:t>criteria</w:t>
      </w:r>
      <w:r w:rsidR="00CD6D64" w:rsidRPr="009B18D6">
        <w:rPr>
          <w:sz w:val="22"/>
          <w:szCs w:val="22"/>
        </w:rPr>
        <w:t xml:space="preserve"> </w:t>
      </w:r>
      <w:r w:rsidR="004B6634" w:rsidRPr="009B18D6">
        <w:rPr>
          <w:sz w:val="22"/>
          <w:szCs w:val="22"/>
        </w:rPr>
        <w:t xml:space="preserve">to train a </w:t>
      </w:r>
      <w:r w:rsidR="00FD730D" w:rsidRPr="009B18D6">
        <w:rPr>
          <w:sz w:val="22"/>
          <w:szCs w:val="22"/>
        </w:rPr>
        <w:t xml:space="preserve">convolutional </w:t>
      </w:r>
      <w:r w:rsidR="004B6634" w:rsidRPr="009B18D6">
        <w:rPr>
          <w:sz w:val="22"/>
          <w:szCs w:val="22"/>
        </w:rPr>
        <w:t>neural network</w:t>
      </w:r>
      <w:r w:rsidR="006270F6" w:rsidRPr="009B18D6">
        <w:rPr>
          <w:sz w:val="22"/>
          <w:szCs w:val="22"/>
        </w:rPr>
        <w:t xml:space="preserve"> to detect the </w:t>
      </w:r>
      <w:r w:rsidR="00CD6D64" w:rsidRPr="009B18D6">
        <w:rPr>
          <w:sz w:val="22"/>
          <w:szCs w:val="22"/>
        </w:rPr>
        <w:t xml:space="preserve">5’ </w:t>
      </w:r>
      <w:r w:rsidR="006270F6" w:rsidRPr="009B18D6">
        <w:rPr>
          <w:sz w:val="22"/>
          <w:szCs w:val="22"/>
        </w:rPr>
        <w:t xml:space="preserve">adapter </w:t>
      </w:r>
      <w:r w:rsidR="00CB5585" w:rsidRPr="009B18D6">
        <w:rPr>
          <w:sz w:val="22"/>
          <w:szCs w:val="22"/>
        </w:rPr>
        <w:t xml:space="preserve">RNA </w:t>
      </w:r>
      <w:r w:rsidR="006270F6" w:rsidRPr="009B18D6">
        <w:rPr>
          <w:sz w:val="22"/>
          <w:szCs w:val="22"/>
        </w:rPr>
        <w:t>in raw signal</w:t>
      </w:r>
      <w:r w:rsidR="002C3BD6"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w:t>
      </w:r>
      <w:r w:rsidR="002C3BD6" w:rsidRPr="009B18D6">
        <w:rPr>
          <w:sz w:val="22"/>
          <w:szCs w:val="22"/>
        </w:rPr>
        <w:t xml:space="preserve"> S</w:t>
      </w:r>
      <w:r w:rsidR="105877E4" w:rsidRPr="009B18D6">
        <w:rPr>
          <w:sz w:val="22"/>
          <w:szCs w:val="22"/>
        </w:rPr>
        <w:t>3</w:t>
      </w:r>
      <w:r w:rsidR="008F752A">
        <w:rPr>
          <w:sz w:val="22"/>
          <w:szCs w:val="22"/>
        </w:rPr>
        <w:t>a</w:t>
      </w:r>
      <w:r w:rsidR="105877E4" w:rsidRPr="009B18D6">
        <w:rPr>
          <w:sz w:val="22"/>
          <w:szCs w:val="22"/>
        </w:rPr>
        <w:t>-</w:t>
      </w:r>
      <w:r w:rsidR="008F752A">
        <w:rPr>
          <w:sz w:val="22"/>
          <w:szCs w:val="22"/>
        </w:rPr>
        <w:t>c</w:t>
      </w:r>
      <w:r w:rsidR="002C3BD6" w:rsidRPr="009B18D6">
        <w:rPr>
          <w:sz w:val="22"/>
          <w:szCs w:val="22"/>
        </w:rPr>
        <w:t>)</w:t>
      </w:r>
      <w:r w:rsidR="004E2B57" w:rsidRPr="009B18D6">
        <w:rPr>
          <w:sz w:val="22"/>
          <w:szCs w:val="22"/>
        </w:rPr>
        <w:t>.</w:t>
      </w:r>
      <w:r w:rsidR="004B6634" w:rsidRPr="009B18D6">
        <w:rPr>
          <w:sz w:val="22"/>
          <w:szCs w:val="22"/>
        </w:rPr>
        <w:t xml:space="preserve"> </w:t>
      </w:r>
      <w:r w:rsidR="00260477">
        <w:rPr>
          <w:sz w:val="22"/>
          <w:szCs w:val="22"/>
        </w:rPr>
        <w:t>Hence</w:t>
      </w:r>
      <w:r w:rsidR="00015F96" w:rsidRPr="009B18D6">
        <w:rPr>
          <w:sz w:val="22"/>
          <w:szCs w:val="22"/>
        </w:rPr>
        <w:t>,</w:t>
      </w:r>
      <w:r w:rsidR="004E2B57" w:rsidRPr="009B18D6">
        <w:rPr>
          <w:sz w:val="22"/>
          <w:szCs w:val="22"/>
        </w:rPr>
        <w:t xml:space="preserve"> we improve</w:t>
      </w:r>
      <w:r w:rsidR="006A13E8" w:rsidRPr="009B18D6">
        <w:rPr>
          <w:sz w:val="22"/>
          <w:szCs w:val="22"/>
        </w:rPr>
        <w:t>d</w:t>
      </w:r>
      <w:r w:rsidR="004B6634" w:rsidRPr="009B18D6">
        <w:rPr>
          <w:sz w:val="22"/>
          <w:szCs w:val="22"/>
        </w:rPr>
        <w:t xml:space="preserve"> </w:t>
      </w:r>
      <w:r w:rsidR="00CD6D64" w:rsidRPr="009B18D6">
        <w:rPr>
          <w:sz w:val="22"/>
          <w:szCs w:val="22"/>
        </w:rPr>
        <w:t xml:space="preserve">5’ </w:t>
      </w:r>
      <w:r w:rsidR="004B6634" w:rsidRPr="009B18D6">
        <w:rPr>
          <w:sz w:val="22"/>
          <w:szCs w:val="22"/>
        </w:rPr>
        <w:t>adapter</w:t>
      </w:r>
      <w:r w:rsidR="2ECCFC95" w:rsidRPr="2ECCFC95">
        <w:rPr>
          <w:sz w:val="22"/>
          <w:szCs w:val="22"/>
        </w:rPr>
        <w:t>-</w:t>
      </w:r>
      <w:r w:rsidR="004B6634" w:rsidRPr="009B18D6">
        <w:rPr>
          <w:sz w:val="22"/>
          <w:szCs w:val="22"/>
        </w:rPr>
        <w:t>ligated RNA</w:t>
      </w:r>
      <w:r w:rsidR="00260477">
        <w:rPr>
          <w:sz w:val="22"/>
          <w:szCs w:val="22"/>
        </w:rPr>
        <w:t xml:space="preserve"> detection</w:t>
      </w:r>
      <w:r w:rsidR="004B6634" w:rsidRPr="009B18D6">
        <w:rPr>
          <w:sz w:val="22"/>
          <w:szCs w:val="22"/>
        </w:rPr>
        <w:t xml:space="preserve"> </w:t>
      </w:r>
      <w:r w:rsidR="00D270A6" w:rsidRPr="009B18D6">
        <w:rPr>
          <w:sz w:val="22"/>
          <w:szCs w:val="22"/>
        </w:rPr>
        <w:t>without requiring</w:t>
      </w:r>
      <w:r w:rsidR="004B6634" w:rsidRPr="009B18D6">
        <w:rPr>
          <w:sz w:val="22"/>
          <w:szCs w:val="22"/>
        </w:rPr>
        <w:t xml:space="preserve"> </w:t>
      </w:r>
      <w:r w:rsidR="4979BB12" w:rsidRPr="4979BB12">
        <w:rPr>
          <w:sz w:val="22"/>
          <w:szCs w:val="22"/>
        </w:rPr>
        <w:t>base calling</w:t>
      </w:r>
      <w:r w:rsidR="00E45E88">
        <w:rPr>
          <w:sz w:val="22"/>
          <w:szCs w:val="22"/>
        </w:rPr>
        <w:t xml:space="preserve"> and </w:t>
      </w:r>
      <w:r w:rsidR="004B6634" w:rsidRPr="009B18D6">
        <w:rPr>
          <w:sz w:val="22"/>
          <w:szCs w:val="22"/>
        </w:rPr>
        <w:t>genome alignment</w:t>
      </w:r>
      <w:r w:rsidR="00E45E88">
        <w:rPr>
          <w:sz w:val="22"/>
          <w:szCs w:val="22"/>
        </w:rPr>
        <w:t>,</w:t>
      </w:r>
      <w:r w:rsidR="004B6634" w:rsidRPr="009B18D6">
        <w:rPr>
          <w:sz w:val="22"/>
          <w:szCs w:val="22"/>
        </w:rPr>
        <w:t xml:space="preserve"> </w:t>
      </w:r>
      <w:r w:rsidR="00A862A4">
        <w:rPr>
          <w:sz w:val="22"/>
          <w:szCs w:val="22"/>
        </w:rPr>
        <w:t>and</w:t>
      </w:r>
      <w:r w:rsidR="004B6634" w:rsidRPr="009B18D6">
        <w:rPr>
          <w:sz w:val="22"/>
          <w:szCs w:val="22"/>
        </w:rPr>
        <w:t xml:space="preserve"> demonstrate</w:t>
      </w:r>
      <w:r w:rsidR="00EA5FBA" w:rsidRPr="009B18D6">
        <w:rPr>
          <w:sz w:val="22"/>
          <w:szCs w:val="22"/>
        </w:rPr>
        <w:t>d</w:t>
      </w:r>
      <w:r w:rsidR="004B6634" w:rsidRPr="009B18D6">
        <w:rPr>
          <w:sz w:val="22"/>
          <w:szCs w:val="22"/>
        </w:rPr>
        <w:t xml:space="preserve"> enrichment of full-length, ca</w:t>
      </w:r>
      <w:r w:rsidR="003C7333" w:rsidRPr="009B18D6">
        <w:rPr>
          <w:sz w:val="22"/>
          <w:szCs w:val="22"/>
        </w:rPr>
        <w:t>p-</w:t>
      </w:r>
      <w:r w:rsidR="00CD6D64" w:rsidRPr="009B18D6">
        <w:rPr>
          <w:sz w:val="22"/>
          <w:szCs w:val="22"/>
        </w:rPr>
        <w:t>dependent</w:t>
      </w:r>
      <w:r w:rsidR="004B6634" w:rsidRPr="009B18D6">
        <w:rPr>
          <w:sz w:val="22"/>
          <w:szCs w:val="22"/>
        </w:rPr>
        <w:t xml:space="preserve"> mRNA sequences</w:t>
      </w:r>
      <w:r w:rsidR="00CB5585" w:rsidRPr="009B18D6">
        <w:rPr>
          <w:sz w:val="22"/>
          <w:szCs w:val="22"/>
        </w:rPr>
        <w:t xml:space="preserve"> </w:t>
      </w:r>
      <w:r w:rsidR="00AD6422" w:rsidRPr="009B18D6">
        <w:rPr>
          <w:sz w:val="22"/>
          <w:szCs w:val="22"/>
        </w:rPr>
        <w:t>(</w:t>
      </w:r>
      <w:r w:rsidR="00240EDD">
        <w:rPr>
          <w:sz w:val="22"/>
          <w:szCs w:val="22"/>
        </w:rPr>
        <w:t>Fig.</w:t>
      </w:r>
      <w:r w:rsidR="00FC24EF" w:rsidRPr="009B18D6">
        <w:rPr>
          <w:sz w:val="22"/>
          <w:szCs w:val="22"/>
        </w:rPr>
        <w:t xml:space="preserve"> </w:t>
      </w:r>
      <w:r w:rsidR="006323A7" w:rsidRPr="009B18D6">
        <w:rPr>
          <w:sz w:val="22"/>
          <w:szCs w:val="22"/>
        </w:rPr>
        <w:t>3</w:t>
      </w:r>
      <w:r w:rsidR="008F752A">
        <w:rPr>
          <w:sz w:val="22"/>
          <w:szCs w:val="22"/>
        </w:rPr>
        <w:t>a</w:t>
      </w:r>
      <w:r w:rsidR="5D767E9D" w:rsidRPr="009B18D6">
        <w:rPr>
          <w:sz w:val="22"/>
          <w:szCs w:val="22"/>
        </w:rPr>
        <w:t xml:space="preserve">, </w:t>
      </w:r>
      <w:r w:rsidR="008F752A">
        <w:rPr>
          <w:sz w:val="22"/>
          <w:szCs w:val="22"/>
        </w:rPr>
        <w:t>b</w:t>
      </w:r>
      <w:r w:rsidR="00AD6422" w:rsidRPr="009B18D6">
        <w:rPr>
          <w:sz w:val="22"/>
          <w:szCs w:val="22"/>
        </w:rPr>
        <w:t>)</w:t>
      </w:r>
      <w:r w:rsidR="00CC2B67" w:rsidRPr="009B18D6">
        <w:rPr>
          <w:sz w:val="22"/>
          <w:szCs w:val="22"/>
        </w:rPr>
        <w:t xml:space="preserve">. </w:t>
      </w:r>
      <w:r w:rsidR="006323A7" w:rsidRPr="009B18D6">
        <w:rPr>
          <w:sz w:val="22"/>
          <w:szCs w:val="22"/>
        </w:rPr>
        <w:t>T</w:t>
      </w:r>
      <w:r w:rsidR="00CC2B67" w:rsidRPr="009B18D6">
        <w:rPr>
          <w:sz w:val="22"/>
          <w:szCs w:val="22"/>
        </w:rPr>
        <w:t>his procedure</w:t>
      </w:r>
      <w:r w:rsidR="006270F6" w:rsidRPr="009B18D6">
        <w:rPr>
          <w:sz w:val="22"/>
          <w:szCs w:val="22"/>
        </w:rPr>
        <w:t xml:space="preserve"> </w:t>
      </w:r>
      <w:r w:rsidR="00CC2B67" w:rsidRPr="009B18D6">
        <w:rPr>
          <w:sz w:val="22"/>
          <w:szCs w:val="22"/>
        </w:rPr>
        <w:t>reduced</w:t>
      </w:r>
      <w:r w:rsidR="00921821" w:rsidRPr="009B18D6">
        <w:rPr>
          <w:sz w:val="22"/>
          <w:szCs w:val="22"/>
        </w:rPr>
        <w:t xml:space="preserve"> the</w:t>
      </w:r>
      <w:r w:rsidR="71EB8EF6" w:rsidRPr="009B18D6">
        <w:rPr>
          <w:sz w:val="22"/>
          <w:szCs w:val="22"/>
        </w:rPr>
        <w:t xml:space="preserve"> median</w:t>
      </w:r>
      <w:r w:rsidR="00CD6D64" w:rsidRPr="009B18D6">
        <w:rPr>
          <w:sz w:val="22"/>
          <w:szCs w:val="22"/>
        </w:rPr>
        <w:t xml:space="preserve"> 3’</w:t>
      </w:r>
      <w:r w:rsidR="006270F6" w:rsidRPr="009B18D6">
        <w:rPr>
          <w:sz w:val="22"/>
          <w:szCs w:val="22"/>
        </w:rPr>
        <w:t xml:space="preserve"> bias</w:t>
      </w:r>
      <w:r w:rsidR="789D329B" w:rsidRPr="00F83255">
        <w:rPr>
          <w:sz w:val="22"/>
          <w:szCs w:val="22"/>
        </w:rPr>
        <w:t xml:space="preserve"> </w:t>
      </w:r>
      <w:r w:rsidR="12F0E934" w:rsidRPr="00F83255">
        <w:rPr>
          <w:sz w:val="22"/>
          <w:szCs w:val="22"/>
        </w:rPr>
        <w:t xml:space="preserve">of </w:t>
      </w:r>
      <w:r w:rsidR="17A6344C" w:rsidRPr="00F83255">
        <w:rPr>
          <w:sz w:val="22"/>
          <w:szCs w:val="22"/>
        </w:rPr>
        <w:t>nanopore read alignments</w:t>
      </w:r>
      <w:r w:rsidR="789D329B" w:rsidRPr="009B18D6">
        <w:rPr>
          <w:sz w:val="22"/>
          <w:szCs w:val="22"/>
        </w:rPr>
        <w:t xml:space="preserve"> </w:t>
      </w:r>
      <w:r w:rsidR="579EE6F5" w:rsidRPr="009B18D6">
        <w:rPr>
          <w:sz w:val="22"/>
          <w:szCs w:val="22"/>
        </w:rPr>
        <w:t>per gene</w:t>
      </w:r>
      <w:r w:rsidR="789D329B" w:rsidRPr="009B18D6">
        <w:rPr>
          <w:sz w:val="22"/>
          <w:szCs w:val="22"/>
        </w:rPr>
        <w:t xml:space="preserve"> </w:t>
      </w:r>
      <w:r w:rsidR="00251EA3" w:rsidRPr="009B18D6">
        <w:rPr>
          <w:sz w:val="22"/>
          <w:szCs w:val="22"/>
        </w:rPr>
        <w:t>(</w:t>
      </w:r>
      <w:r w:rsidR="006270F6" w:rsidRPr="009B18D6">
        <w:rPr>
          <w:sz w:val="22"/>
          <w:szCs w:val="22"/>
        </w:rPr>
        <w:t>as measured by quartile coefficient of variation of per base coverage</w:t>
      </w:r>
      <w:r w:rsidR="579EE6F5" w:rsidRPr="009B18D6">
        <w:rPr>
          <w:sz w:val="22"/>
          <w:szCs w:val="22"/>
        </w:rPr>
        <w:t>) from 0</w:t>
      </w:r>
      <w:r w:rsidR="09D0B2E3" w:rsidRPr="009B18D6">
        <w:rPr>
          <w:sz w:val="22"/>
          <w:szCs w:val="22"/>
        </w:rPr>
        <w:t>.55</w:t>
      </w:r>
      <w:r w:rsidR="35924766" w:rsidRPr="009B18D6">
        <w:rPr>
          <w:sz w:val="22"/>
          <w:szCs w:val="22"/>
        </w:rPr>
        <w:t xml:space="preserve"> </w:t>
      </w:r>
      <w:r w:rsidR="09D0B2E3" w:rsidRPr="009B18D6">
        <w:rPr>
          <w:sz w:val="22"/>
          <w:szCs w:val="22"/>
        </w:rPr>
        <w:t xml:space="preserve">to 0.08 </w:t>
      </w:r>
      <w:r w:rsidR="579EE6F5" w:rsidRPr="009B18D6">
        <w:rPr>
          <w:sz w:val="22"/>
          <w:szCs w:val="22"/>
        </w:rPr>
        <w:t>(</w:t>
      </w:r>
      <w:r w:rsidR="00240EDD">
        <w:rPr>
          <w:sz w:val="22"/>
          <w:szCs w:val="22"/>
        </w:rPr>
        <w:t>Fig.</w:t>
      </w:r>
      <w:r w:rsidR="00FC24EF" w:rsidRPr="009B18D6">
        <w:rPr>
          <w:sz w:val="22"/>
          <w:szCs w:val="22"/>
        </w:rPr>
        <w:t xml:space="preserve"> </w:t>
      </w:r>
      <w:r w:rsidR="13856FF6" w:rsidRPr="009B18D6">
        <w:rPr>
          <w:sz w:val="22"/>
          <w:szCs w:val="22"/>
        </w:rPr>
        <w:t>3</w:t>
      </w:r>
      <w:r w:rsidR="008F752A">
        <w:rPr>
          <w:sz w:val="22"/>
          <w:szCs w:val="22"/>
        </w:rPr>
        <w:t>b</w:t>
      </w:r>
      <w:r w:rsidR="5E559E08" w:rsidRPr="009B18D6">
        <w:rPr>
          <w:sz w:val="22"/>
          <w:szCs w:val="22"/>
        </w:rPr>
        <w:t>)</w:t>
      </w:r>
      <w:r w:rsidR="006270F6" w:rsidRPr="009B18D6">
        <w:rPr>
          <w:sz w:val="22"/>
          <w:szCs w:val="22"/>
        </w:rPr>
        <w:t>.</w:t>
      </w:r>
    </w:p>
    <w:p w14:paraId="2AB46696" w14:textId="3C3F38DB" w:rsidR="007D1D1C" w:rsidRPr="009005E6" w:rsidRDefault="00B54D8C" w:rsidP="4979BB12">
      <w:pPr>
        <w:spacing w:line="480" w:lineRule="auto"/>
        <w:ind w:firstLine="720"/>
        <w:outlineLvl w:val="0"/>
        <w:rPr>
          <w:sz w:val="22"/>
          <w:szCs w:val="22"/>
        </w:rPr>
      </w:pPr>
      <w:r w:rsidRPr="009B18D6">
        <w:rPr>
          <w:sz w:val="22"/>
          <w:szCs w:val="22"/>
        </w:rPr>
        <w:t xml:space="preserve">In order to determine whether the 5’ ends we detected </w:t>
      </w:r>
      <w:r w:rsidR="00866C86" w:rsidRPr="009B18D6">
        <w:rPr>
          <w:sz w:val="22"/>
          <w:szCs w:val="22"/>
        </w:rPr>
        <w:t>reflected full-length mRNAs</w:t>
      </w:r>
      <w:r w:rsidRPr="009B18D6">
        <w:rPr>
          <w:sz w:val="22"/>
          <w:szCs w:val="22"/>
        </w:rPr>
        <w:t xml:space="preserve">, we compared them against annotated transcription start sites in </w:t>
      </w:r>
      <w:r w:rsidR="00913EA2" w:rsidRPr="009B18D6">
        <w:rPr>
          <w:sz w:val="22"/>
          <w:szCs w:val="22"/>
        </w:rPr>
        <w:t>datasets</w:t>
      </w:r>
      <w:r w:rsidR="00CC2B67" w:rsidRPr="009B18D6">
        <w:rPr>
          <w:sz w:val="22"/>
          <w:szCs w:val="22"/>
        </w:rPr>
        <w:t xml:space="preserve"> derived from full-length </w:t>
      </w:r>
      <w:r w:rsidR="000452F7" w:rsidRPr="009B18D6">
        <w:rPr>
          <w:sz w:val="22"/>
          <w:szCs w:val="22"/>
        </w:rPr>
        <w:t xml:space="preserve">Arabidopsis </w:t>
      </w:r>
      <w:r w:rsidR="00CC2B67" w:rsidRPr="009B18D6">
        <w:rPr>
          <w:sz w:val="22"/>
          <w:szCs w:val="22"/>
        </w:rPr>
        <w:t>cDNA clones</w:t>
      </w:r>
      <w:r w:rsidR="00627105">
        <w:fldChar w:fldCharType="begin">
          <w:fldData xml:space="preserve">PEVuZE5vdGU+PENpdGU+PEF1dGhvcj5TZWtpPC9BdXRob3I+PFllYXI+MjAwMjwvWWVhcj48UmVj
TnVtPjIwPC9SZWNOdW0+PERpc3BsYXlUZXh0PjxzdHlsZSBmYWNlPSJzdXBlcnNjcmlwdCI+MjE8
L3N0eWxlPjwvRGlzcGxheVRleHQ+PHJlY29yZD48cmVjLW51bWJlcj4yMDwvcmVjLW51bWJlcj48
Zm9yZWlnbi1rZXlzPjxrZXkgYXBwPSJFTiIgZGItaWQ9Inowd3pyMDUyczV2NTl4ZXNyZXJ4ejBm
enRkMGR6d3N4MHI1dyIgdGltZXN0YW1wPSIxNTU5NzQwOTY5Ij4yMDwva2V5PjwvZm9yZWlnbi1r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bmNlPC9hbHQtdGl0bGU+PC90aXRsZXM+PHBhZ2VzPjE0MS0xNDU8L3BhZ2VzPjx2b2x1bWU+Mjk2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</w:fldData>
        </w:fldChar>
      </w:r>
      <w:r w:rsidR="00B631BB">
        <w:instrText xml:space="preserve"> ADDIN EN.CITE </w:instrText>
      </w:r>
      <w:r w:rsidR="00B631BB">
        <w:fldChar w:fldCharType="begin">
          <w:fldData xml:space="preserve">PEVuZE5vdGU+PENpdGU+PEF1dGhvcj5TZWtpPC9BdXRob3I+PFllYXI+MjAwMjwvWWVhcj48UmVj
TnVtPjIwPC9SZWNOdW0+PERpc3BsYXlUZXh0PjxzdHlsZSBmYWNlPSJzdXBlcnNjcmlwdCI+MjE8
L3N0eWxlPjwvRGlzcGxheVRleHQ+PHJlY29yZD48cmVjLW51bWJlcj4yMDwvcmVjLW51bWJlcj48
Zm9yZWlnbi1rZXlzPjxrZXkgYXBwPSJFTiIgZGItaWQ9Inowd3pyMDUyczV2NTl4ZXNyZXJ4ejBm
enRkMGR6d3N4MHI1dyIgdGltZXN0YW1wPSIxNTU5NzQwOTY5Ij4yMDwva2V5PjwvZm9yZWlnbi1r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bmNlPC9hbHQtdGl0bGU+PC90aXRsZXM+PHBhZ2VzPjE0MS0xNDU8L3BhZ2VzPjx2b2x1bWU+Mjk2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</w:fldData>
        </w:fldChar>
      </w:r>
      <w:r w:rsidR="00B631BB">
        <w:instrText xml:space="preserve"> ADDIN EN.CITE.DATA </w:instrText>
      </w:r>
      <w:r w:rsidR="00B631BB">
        <w:fldChar w:fldCharType="end"/>
      </w:r>
      <w:r w:rsidR="00627105">
        <w:fldChar w:fldCharType="separate"/>
      </w:r>
      <w:r w:rsidR="00B631BB" w:rsidRPr="00B631BB">
        <w:rPr>
          <w:noProof/>
          <w:vertAlign w:val="superscript"/>
        </w:rPr>
        <w:t>21</w:t>
      </w:r>
      <w:r w:rsidR="00627105">
        <w:fldChar w:fldCharType="end"/>
      </w:r>
      <w:r w:rsidR="000452F7" w:rsidRPr="009B18D6">
        <w:rPr>
          <w:sz w:val="22"/>
          <w:szCs w:val="22"/>
        </w:rPr>
        <w:t xml:space="preserve">. </w:t>
      </w:r>
      <w:r w:rsidRPr="009B18D6">
        <w:rPr>
          <w:sz w:val="22"/>
          <w:szCs w:val="22"/>
        </w:rPr>
        <w:t xml:space="preserve">We found that </w:t>
      </w:r>
      <w:r w:rsidR="00F2487E" w:rsidRPr="009B18D6">
        <w:rPr>
          <w:sz w:val="22"/>
          <w:szCs w:val="22"/>
        </w:rPr>
        <w:t>4</w:t>
      </w:r>
      <w:r w:rsidR="00913EA2" w:rsidRPr="009B18D6">
        <w:rPr>
          <w:sz w:val="22"/>
          <w:szCs w:val="22"/>
        </w:rPr>
        <w:t>1</w:t>
      </w:r>
      <w:r w:rsidRPr="009B18D6">
        <w:rPr>
          <w:sz w:val="22"/>
          <w:szCs w:val="22"/>
        </w:rPr>
        <w:t xml:space="preserve">% of adapter ligated </w:t>
      </w:r>
      <w:r w:rsidR="00DC56FB" w:rsidRPr="009B18D6">
        <w:rPr>
          <w:sz w:val="22"/>
          <w:szCs w:val="22"/>
        </w:rPr>
        <w:t xml:space="preserve">nanopore </w:t>
      </w:r>
      <w:r w:rsidR="00CB5585" w:rsidRPr="009B18D6">
        <w:rPr>
          <w:sz w:val="22"/>
          <w:szCs w:val="22"/>
        </w:rPr>
        <w:t xml:space="preserve">DRS </w:t>
      </w:r>
      <w:r w:rsidRPr="009B18D6">
        <w:rPr>
          <w:sz w:val="22"/>
          <w:szCs w:val="22"/>
        </w:rPr>
        <w:t xml:space="preserve">reads mapped within 5nt of </w:t>
      </w:r>
      <w:r w:rsidR="0095283C" w:rsidRPr="009B18D6">
        <w:rPr>
          <w:sz w:val="22"/>
          <w:szCs w:val="22"/>
        </w:rPr>
        <w:t>transcription start sites</w:t>
      </w:r>
      <w:r w:rsidR="00F2487E" w:rsidRPr="009B18D6">
        <w:rPr>
          <w:sz w:val="22"/>
          <w:szCs w:val="22"/>
        </w:rPr>
        <w:t xml:space="preserve"> </w:t>
      </w:r>
      <w:r w:rsidR="000452F7" w:rsidRPr="009B18D6">
        <w:rPr>
          <w:sz w:val="22"/>
          <w:szCs w:val="22"/>
        </w:rPr>
        <w:t xml:space="preserve">and 60% mapped to within 13nt </w:t>
      </w:r>
      <w:r w:rsidR="00AD6422" w:rsidRPr="009B18D6">
        <w:rPr>
          <w:sz w:val="22"/>
          <w:szCs w:val="22"/>
        </w:rPr>
        <w:t>(</w:t>
      </w:r>
      <w:r w:rsidR="00240EDD">
        <w:rPr>
          <w:sz w:val="22"/>
          <w:szCs w:val="22"/>
        </w:rPr>
        <w:t>Fig.</w:t>
      </w:r>
      <w:r w:rsidR="00FC24EF" w:rsidRPr="009B18D6">
        <w:rPr>
          <w:sz w:val="22"/>
          <w:szCs w:val="22"/>
        </w:rPr>
        <w:t xml:space="preserve"> </w:t>
      </w:r>
      <w:r w:rsidR="5D50F1B7" w:rsidRPr="009B18D6">
        <w:rPr>
          <w:sz w:val="22"/>
          <w:szCs w:val="22"/>
        </w:rPr>
        <w:t>3</w:t>
      </w:r>
      <w:r w:rsidR="008F752A">
        <w:rPr>
          <w:sz w:val="22"/>
          <w:szCs w:val="22"/>
        </w:rPr>
        <w:t>c</w:t>
      </w:r>
      <w:r w:rsidR="00AD6422" w:rsidRPr="009B18D6">
        <w:rPr>
          <w:sz w:val="22"/>
          <w:szCs w:val="22"/>
        </w:rPr>
        <w:t>)</w:t>
      </w:r>
      <w:r w:rsidR="00DC56FB" w:rsidRPr="009B18D6">
        <w:rPr>
          <w:sz w:val="22"/>
          <w:szCs w:val="22"/>
        </w:rPr>
        <w:t>.</w:t>
      </w:r>
      <w:r w:rsidR="00015F96" w:rsidRPr="009B18D6">
        <w:rPr>
          <w:sz w:val="22"/>
          <w:szCs w:val="22"/>
        </w:rPr>
        <w:t xml:space="preserve"> We also detect</w:t>
      </w:r>
      <w:r w:rsidR="00941CB9" w:rsidRPr="009B18D6">
        <w:rPr>
          <w:sz w:val="22"/>
          <w:szCs w:val="22"/>
        </w:rPr>
        <w:t>ed</w:t>
      </w:r>
      <w:r w:rsidR="00015F96" w:rsidRPr="009B18D6">
        <w:rPr>
          <w:sz w:val="22"/>
          <w:szCs w:val="22"/>
        </w:rPr>
        <w:t xml:space="preserve"> recently defined examples of alternative 5’ transcription start sites</w:t>
      </w:r>
      <w:r w:rsidR="00627105">
        <w:fldChar w:fldCharType="begin">
          <w:fldData xml:space="preserve">PEVuZE5vdGU+PENpdGU+PEF1dGhvcj5Vc2hpamltYTwvQXV0aG9yPjxZZWFyPjIwMTc8L1llYXI+
PFJlY051bT4yMTwvUmVjTnVtPjxEaXNwbGF5VGV4dD48c3R5bGUgZmFjZT0ic3VwZXJzY3JpcHQi
PjIyPC9zdHlsZT48L0Rpc3BsYXlUZXh0PjxyZWNvcmQ+PHJlYy1udW1iZXI+MjE8L3JlYy1udW1i
ZXI+PGZvcmVpZ24ta2V5cz48a2V5IGFwcD0iRU4iIGRiLWlkPSJ6MHd6cjA1MnM1djU5eGVzcmVy
eHowZnp0ZDBkendzeDByNXciIHRpbWVzdGFtcD0iMTU1OTc0MDk2OSI+MjE8L2tleT48L2ZvcmVp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PHRpdGxlPkxpZ2h0IGNvbnRyb2xzIHByb3RlaW4gbG9jYWxpemF0aW9uIHRocm91Z2ggcGh5dG9j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</w:fldData>
        </w:fldChar>
      </w:r>
      <w:r w:rsidR="00B631BB">
        <w:instrText xml:space="preserve"> ADDIN EN.CITE </w:instrText>
      </w:r>
      <w:r w:rsidR="00B631BB">
        <w:fldChar w:fldCharType="begin">
          <w:fldData xml:space="preserve">PEVuZE5vdGU+PENpdGU+PEF1dGhvcj5Vc2hpamltYTwvQXV0aG9yPjxZZWFyPjIwMTc8L1llYXI+
PFJlY051bT4yMTwvUmVjTnVtPjxEaXNwbGF5VGV4dD48c3R5bGUgZmFjZT0ic3VwZXJzY3JpcHQi
PjIyPC9zdHlsZT48L0Rpc3BsYXlUZXh0PjxyZWNvcmQ+PHJlYy1udW1iZXI+MjE8L3JlYy1udW1i
ZXI+PGZvcmVpZ24ta2V5cz48a2V5IGFwcD0iRU4iIGRiLWlkPSJ6MHd6cjA1MnM1djU5eGVzcmVy
eHowZnp0ZDBkendzeDByNXciIHRpbWVzdGFtcD0iMTU1OTc0MDk2OSI+MjE8L2tleT48L2ZvcmVp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PHRpdGxlPkxpZ2h0IGNvbnRyb2xzIHByb3RlaW4gbG9jYWxpemF0aW9uIHRocm91Z2ggcGh5dG9j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</w:fldData>
        </w:fldChar>
      </w:r>
      <w:r w:rsidR="00B631BB">
        <w:instrText xml:space="preserve"> ADDIN EN.CITE.DATA </w:instrText>
      </w:r>
      <w:r w:rsidR="00B631BB">
        <w:fldChar w:fldCharType="end"/>
      </w:r>
      <w:r w:rsidR="00627105">
        <w:fldChar w:fldCharType="separate"/>
      </w:r>
      <w:r w:rsidR="00B631BB" w:rsidRPr="00B631BB">
        <w:rPr>
          <w:noProof/>
          <w:vertAlign w:val="superscript"/>
        </w:rPr>
        <w:t>22</w:t>
      </w:r>
      <w:r w:rsidR="00627105">
        <w:fldChar w:fldCharType="end"/>
      </w:r>
      <w:r w:rsidR="00015F96" w:rsidRPr="009B18D6">
        <w:rPr>
          <w:sz w:val="22"/>
          <w:szCs w:val="22"/>
        </w:rPr>
        <w:t xml:space="preserve"> at specific Arabidopsis genes (</w:t>
      </w:r>
      <w:r w:rsidR="0061643F">
        <w:rPr>
          <w:sz w:val="22"/>
          <w:szCs w:val="22"/>
        </w:rPr>
        <w:t>Supplementary</w:t>
      </w:r>
      <w:r w:rsidR="00240EDD" w:rsidRPr="009B18D6" w:rsidDel="00240EDD">
        <w:rPr>
          <w:sz w:val="22"/>
          <w:szCs w:val="22"/>
        </w:rPr>
        <w:t xml:space="preserve"> </w:t>
      </w:r>
      <w:r w:rsidR="00240EDD">
        <w:rPr>
          <w:sz w:val="22"/>
          <w:szCs w:val="22"/>
        </w:rPr>
        <w:t>Fig.</w:t>
      </w:r>
      <w:r w:rsidR="00DF4538" w:rsidRPr="009B18D6">
        <w:rPr>
          <w:sz w:val="22"/>
          <w:szCs w:val="22"/>
        </w:rPr>
        <w:t xml:space="preserve"> </w:t>
      </w:r>
      <w:r w:rsidR="6547EAD1" w:rsidRPr="009B18D6">
        <w:rPr>
          <w:sz w:val="22"/>
          <w:szCs w:val="22"/>
        </w:rPr>
        <w:t>S3</w:t>
      </w:r>
      <w:r w:rsidR="008F752A">
        <w:rPr>
          <w:sz w:val="22"/>
          <w:szCs w:val="22"/>
        </w:rPr>
        <w:t>d</w:t>
      </w:r>
      <w:r w:rsidR="00015F96" w:rsidRPr="009B18D6">
        <w:rPr>
          <w:sz w:val="22"/>
          <w:szCs w:val="22"/>
        </w:rPr>
        <w:t>)</w:t>
      </w:r>
      <w:r w:rsidR="0899C888" w:rsidRPr="009B18D6">
        <w:rPr>
          <w:sz w:val="22"/>
          <w:szCs w:val="22"/>
        </w:rPr>
        <w:t>.</w:t>
      </w:r>
      <w:r w:rsidR="006270F6" w:rsidRPr="009B18D6">
        <w:rPr>
          <w:sz w:val="22"/>
          <w:szCs w:val="22"/>
        </w:rPr>
        <w:t xml:space="preserve"> </w:t>
      </w:r>
      <w:r w:rsidR="00DC56FB" w:rsidRPr="009B18D6">
        <w:rPr>
          <w:sz w:val="22"/>
          <w:szCs w:val="22"/>
        </w:rPr>
        <w:t>We therefore</w:t>
      </w:r>
      <w:r w:rsidRPr="009B18D6">
        <w:rPr>
          <w:sz w:val="22"/>
          <w:szCs w:val="22"/>
        </w:rPr>
        <w:t xml:space="preserve"> conclude that this approach is effective in detecting authentic mRNA 5’ ends. </w:t>
      </w:r>
    </w:p>
    <w:p w14:paraId="47ED7512" w14:textId="598F61FF" w:rsidR="009B158E" w:rsidRDefault="00516D8A" w:rsidP="4979BB12">
      <w:pPr>
        <w:spacing w:line="480" w:lineRule="auto"/>
        <w:rPr>
          <w:sz w:val="22"/>
          <w:szCs w:val="22"/>
        </w:rPr>
      </w:pPr>
      <w:r>
        <w:rPr>
          <w:sz w:val="22"/>
          <w:szCs w:val="22"/>
        </w:rPr>
        <w:tab/>
      </w:r>
      <w:r w:rsidR="00C05EB1">
        <w:rPr>
          <w:sz w:val="22"/>
          <w:szCs w:val="22"/>
        </w:rPr>
        <w:t>Reads with adapters</w:t>
      </w:r>
      <w:r w:rsidR="00874369">
        <w:rPr>
          <w:sz w:val="22"/>
          <w:szCs w:val="22"/>
        </w:rPr>
        <w:t xml:space="preserve"> had, o</w:t>
      </w:r>
      <w:r w:rsidR="008A0BD7">
        <w:rPr>
          <w:sz w:val="22"/>
          <w:szCs w:val="22"/>
        </w:rPr>
        <w:t>n average, 11nt more</w:t>
      </w:r>
      <w:r w:rsidR="00874369">
        <w:rPr>
          <w:sz w:val="22"/>
          <w:szCs w:val="22"/>
        </w:rPr>
        <w:t xml:space="preserve"> sequence</w:t>
      </w:r>
      <w:r w:rsidR="008A0BD7">
        <w:rPr>
          <w:sz w:val="22"/>
          <w:szCs w:val="22"/>
        </w:rPr>
        <w:t xml:space="preserve"> at their 5’ ends </w:t>
      </w:r>
      <w:r w:rsidR="00874369">
        <w:rPr>
          <w:sz w:val="22"/>
          <w:szCs w:val="22"/>
        </w:rPr>
        <w:t xml:space="preserve">that could be aligned to the genome </w:t>
      </w:r>
      <w:r w:rsidR="008A0BD7">
        <w:rPr>
          <w:sz w:val="22"/>
          <w:szCs w:val="22"/>
        </w:rPr>
        <w:t xml:space="preserve">compared to </w:t>
      </w:r>
      <w:r w:rsidR="00874369">
        <w:rPr>
          <w:sz w:val="22"/>
          <w:szCs w:val="22"/>
        </w:rPr>
        <w:t xml:space="preserve">the most </w:t>
      </w:r>
      <w:r w:rsidR="006D6B5D">
        <w:rPr>
          <w:sz w:val="22"/>
          <w:szCs w:val="22"/>
        </w:rPr>
        <w:t xml:space="preserve">common </w:t>
      </w:r>
      <w:r w:rsidR="00874369">
        <w:rPr>
          <w:sz w:val="22"/>
          <w:szCs w:val="22"/>
        </w:rPr>
        <w:t xml:space="preserve">5’ position aligned for </w:t>
      </w:r>
      <w:r w:rsidR="008A0BD7">
        <w:rPr>
          <w:sz w:val="22"/>
          <w:szCs w:val="22"/>
        </w:rPr>
        <w:t>reads lacking the 5’ adapter RNA</w:t>
      </w:r>
      <w:r w:rsidR="00874369">
        <w:rPr>
          <w:sz w:val="22"/>
          <w:szCs w:val="22"/>
        </w:rPr>
        <w:t xml:space="preserve"> </w:t>
      </w:r>
      <w:r w:rsidR="007A120B" w:rsidRPr="009B18D6">
        <w:rPr>
          <w:sz w:val="22"/>
          <w:szCs w:val="22"/>
        </w:rPr>
        <w:t>(</w:t>
      </w:r>
      <w:r w:rsidR="00240EDD">
        <w:rPr>
          <w:sz w:val="22"/>
          <w:szCs w:val="22"/>
        </w:rPr>
        <w:t>Fig.</w:t>
      </w:r>
      <w:r w:rsidR="007A120B" w:rsidRPr="009B18D6">
        <w:rPr>
          <w:sz w:val="22"/>
          <w:szCs w:val="22"/>
        </w:rPr>
        <w:t xml:space="preserve"> </w:t>
      </w:r>
      <w:r w:rsidR="46F2C6EE" w:rsidRPr="009B18D6">
        <w:rPr>
          <w:sz w:val="22"/>
          <w:szCs w:val="22"/>
        </w:rPr>
        <w:t>3</w:t>
      </w:r>
      <w:r w:rsidR="008F752A">
        <w:rPr>
          <w:sz w:val="22"/>
          <w:szCs w:val="22"/>
        </w:rPr>
        <w:t>d</w:t>
      </w:r>
      <w:r w:rsidR="007A120B" w:rsidRPr="009B18D6">
        <w:rPr>
          <w:sz w:val="22"/>
          <w:szCs w:val="22"/>
        </w:rPr>
        <w:t xml:space="preserve">). This distinction </w:t>
      </w:r>
      <w:r w:rsidR="00AD37B4" w:rsidRPr="009B18D6">
        <w:rPr>
          <w:sz w:val="22"/>
          <w:szCs w:val="22"/>
        </w:rPr>
        <w:t>may be</w:t>
      </w:r>
      <w:r w:rsidR="007A120B" w:rsidRPr="009B18D6">
        <w:rPr>
          <w:sz w:val="22"/>
          <w:szCs w:val="22"/>
        </w:rPr>
        <w:t xml:space="preserve"> explained by </w:t>
      </w:r>
      <w:r w:rsidR="007F08C3" w:rsidRPr="009B18D6">
        <w:rPr>
          <w:sz w:val="22"/>
          <w:szCs w:val="22"/>
        </w:rPr>
        <w:t>loss of</w:t>
      </w:r>
      <w:r w:rsidR="000D7626" w:rsidRPr="009B18D6">
        <w:rPr>
          <w:sz w:val="22"/>
          <w:szCs w:val="22"/>
        </w:rPr>
        <w:t xml:space="preserve"> processive control </w:t>
      </w:r>
      <w:r w:rsidR="007F08C3" w:rsidRPr="009B18D6">
        <w:rPr>
          <w:sz w:val="22"/>
          <w:szCs w:val="22"/>
        </w:rPr>
        <w:t xml:space="preserve">by </w:t>
      </w:r>
      <w:r w:rsidR="000D7626" w:rsidRPr="009B18D6">
        <w:rPr>
          <w:sz w:val="22"/>
          <w:szCs w:val="22"/>
        </w:rPr>
        <w:t>the motor protein</w:t>
      </w:r>
      <w:r w:rsidR="007F08C3" w:rsidRPr="009B18D6">
        <w:rPr>
          <w:sz w:val="22"/>
          <w:szCs w:val="22"/>
        </w:rPr>
        <w:t xml:space="preserve"> </w:t>
      </w:r>
      <w:r w:rsidR="00941CB9" w:rsidRPr="009B18D6">
        <w:rPr>
          <w:sz w:val="22"/>
          <w:szCs w:val="22"/>
        </w:rPr>
        <w:t xml:space="preserve">when </w:t>
      </w:r>
      <w:r w:rsidR="007F08C3" w:rsidRPr="009B18D6">
        <w:rPr>
          <w:sz w:val="22"/>
          <w:szCs w:val="22"/>
        </w:rPr>
        <w:t>the end of an RNA molecule enters the pore</w:t>
      </w:r>
      <w:r w:rsidR="00AB1119" w:rsidRPr="009B18D6">
        <w:rPr>
          <w:sz w:val="22"/>
          <w:szCs w:val="22"/>
        </w:rPr>
        <w:t xml:space="preserve">. </w:t>
      </w:r>
      <w:r w:rsidR="7EE2816B" w:rsidRPr="009B18D6">
        <w:rPr>
          <w:sz w:val="22"/>
          <w:szCs w:val="22"/>
        </w:rPr>
        <w:t>As a result, the 5’ end of RNA is not correctly sequenced</w:t>
      </w:r>
      <w:r w:rsidR="00941CB9" w:rsidRPr="009B18D6">
        <w:rPr>
          <w:sz w:val="22"/>
          <w:szCs w:val="22"/>
        </w:rPr>
        <w:t>.</w:t>
      </w:r>
      <w:r w:rsidR="7C396EEB" w:rsidRPr="009B18D6">
        <w:rPr>
          <w:sz w:val="22"/>
          <w:szCs w:val="22"/>
        </w:rPr>
        <w:t xml:space="preserve"> </w:t>
      </w:r>
      <w:r w:rsidR="007A120B" w:rsidRPr="009B18D6">
        <w:rPr>
          <w:sz w:val="22"/>
          <w:szCs w:val="22"/>
        </w:rPr>
        <w:t xml:space="preserve">Consistent with </w:t>
      </w:r>
      <w:r w:rsidR="00F84B54">
        <w:rPr>
          <w:sz w:val="22"/>
          <w:szCs w:val="22"/>
        </w:rPr>
        <w:t>th</w:t>
      </w:r>
      <w:r w:rsidR="006C1209">
        <w:rPr>
          <w:sz w:val="22"/>
          <w:szCs w:val="22"/>
        </w:rPr>
        <w:t>ese</w:t>
      </w:r>
      <w:r w:rsidR="00DF6188" w:rsidRPr="009B18D6">
        <w:rPr>
          <w:sz w:val="22"/>
          <w:szCs w:val="22"/>
        </w:rPr>
        <w:t xml:space="preserve"> </w:t>
      </w:r>
      <w:r w:rsidR="005575D0" w:rsidRPr="009B18D6">
        <w:rPr>
          <w:sz w:val="22"/>
          <w:szCs w:val="22"/>
        </w:rPr>
        <w:t xml:space="preserve">Arabidopsis </w:t>
      </w:r>
      <w:r w:rsidR="009C171A" w:rsidRPr="009B18D6">
        <w:rPr>
          <w:sz w:val="22"/>
          <w:szCs w:val="22"/>
        </w:rPr>
        <w:t>transcriptome</w:t>
      </w:r>
      <w:r w:rsidR="00DF6188" w:rsidRPr="009B18D6">
        <w:rPr>
          <w:sz w:val="22"/>
          <w:szCs w:val="22"/>
        </w:rPr>
        <w:t>-wide</w:t>
      </w:r>
      <w:r w:rsidR="009C171A" w:rsidRPr="009B18D6">
        <w:rPr>
          <w:sz w:val="22"/>
          <w:szCs w:val="22"/>
        </w:rPr>
        <w:t xml:space="preserve"> </w:t>
      </w:r>
      <w:r w:rsidR="006C1209">
        <w:rPr>
          <w:sz w:val="22"/>
          <w:szCs w:val="22"/>
        </w:rPr>
        <w:t>nanopore DRS</w:t>
      </w:r>
      <w:r w:rsidR="009C171A" w:rsidRPr="009B18D6">
        <w:rPr>
          <w:sz w:val="22"/>
          <w:szCs w:val="22"/>
        </w:rPr>
        <w:t xml:space="preserve"> data</w:t>
      </w:r>
      <w:r w:rsidR="007A120B" w:rsidRPr="009B18D6">
        <w:rPr>
          <w:sz w:val="22"/>
          <w:szCs w:val="22"/>
        </w:rPr>
        <w:t xml:space="preserve">, reads mapping to </w:t>
      </w:r>
      <w:r w:rsidR="003C7333" w:rsidRPr="009B18D6">
        <w:rPr>
          <w:sz w:val="22"/>
          <w:szCs w:val="22"/>
        </w:rPr>
        <w:t xml:space="preserve">the </w:t>
      </w:r>
      <w:r w:rsidR="007A120B" w:rsidRPr="009B18D6">
        <w:rPr>
          <w:sz w:val="22"/>
          <w:szCs w:val="22"/>
        </w:rPr>
        <w:t xml:space="preserve">synthetic ERCC </w:t>
      </w:r>
      <w:r w:rsidR="00CB5585" w:rsidRPr="009B18D6">
        <w:rPr>
          <w:sz w:val="22"/>
          <w:szCs w:val="22"/>
        </w:rPr>
        <w:t>RNA S</w:t>
      </w:r>
      <w:r w:rsidR="007A120B" w:rsidRPr="009B18D6">
        <w:rPr>
          <w:sz w:val="22"/>
          <w:szCs w:val="22"/>
        </w:rPr>
        <w:t>pike-</w:t>
      </w:r>
      <w:r w:rsidR="00CB5585" w:rsidRPr="009B18D6">
        <w:rPr>
          <w:sz w:val="22"/>
          <w:szCs w:val="22"/>
        </w:rPr>
        <w:t>I</w:t>
      </w:r>
      <w:r w:rsidR="007A120B" w:rsidRPr="009B18D6">
        <w:rPr>
          <w:sz w:val="22"/>
          <w:szCs w:val="22"/>
        </w:rPr>
        <w:t>n</w:t>
      </w:r>
      <w:r w:rsidR="00CB5585" w:rsidRPr="009B18D6">
        <w:rPr>
          <w:sz w:val="22"/>
          <w:szCs w:val="22"/>
        </w:rPr>
        <w:t xml:space="preserve">s </w:t>
      </w:r>
      <w:r w:rsidR="007A120B" w:rsidRPr="009B18D6">
        <w:rPr>
          <w:sz w:val="22"/>
          <w:szCs w:val="22"/>
        </w:rPr>
        <w:t xml:space="preserve">and </w:t>
      </w:r>
      <w:r w:rsidR="007A120B" w:rsidRPr="2EF8D7DD">
        <w:rPr>
          <w:i/>
          <w:iCs/>
          <w:sz w:val="22"/>
          <w:szCs w:val="22"/>
        </w:rPr>
        <w:t>in vitro</w:t>
      </w:r>
      <w:r w:rsidR="007A120B" w:rsidRPr="009B18D6">
        <w:rPr>
          <w:sz w:val="22"/>
          <w:szCs w:val="22"/>
        </w:rPr>
        <w:t xml:space="preserve"> transcribed RNAs also lacked </w:t>
      </w:r>
      <w:r w:rsidR="00AB0611" w:rsidRPr="009B18D6">
        <w:rPr>
          <w:sz w:val="22"/>
          <w:szCs w:val="22"/>
        </w:rPr>
        <w:t>~</w:t>
      </w:r>
      <w:r w:rsidR="007A120B" w:rsidRPr="009B18D6">
        <w:rPr>
          <w:sz w:val="22"/>
          <w:szCs w:val="22"/>
        </w:rPr>
        <w:t>1</w:t>
      </w:r>
      <w:r w:rsidR="00913EA2" w:rsidRPr="009B18D6">
        <w:rPr>
          <w:sz w:val="22"/>
          <w:szCs w:val="22"/>
        </w:rPr>
        <w:t>1</w:t>
      </w:r>
      <w:r w:rsidR="007A120B" w:rsidRPr="009B18D6">
        <w:rPr>
          <w:sz w:val="22"/>
          <w:szCs w:val="22"/>
        </w:rPr>
        <w:t>nt of authentic 5’ sequence</w:t>
      </w:r>
      <w:r w:rsidR="009C171A"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Figs.</w:t>
      </w:r>
      <w:r w:rsidR="6C9E63D5" w:rsidRPr="009B18D6">
        <w:rPr>
          <w:sz w:val="22"/>
          <w:szCs w:val="22"/>
        </w:rPr>
        <w:t xml:space="preserve"> S3</w:t>
      </w:r>
      <w:r w:rsidR="008F752A">
        <w:rPr>
          <w:sz w:val="22"/>
          <w:szCs w:val="22"/>
        </w:rPr>
        <w:t>e</w:t>
      </w:r>
      <w:r w:rsidR="6C9E63D5" w:rsidRPr="009B18D6">
        <w:rPr>
          <w:sz w:val="22"/>
          <w:szCs w:val="22"/>
        </w:rPr>
        <w:t>,</w:t>
      </w:r>
      <w:r w:rsidR="4FC67F8E" w:rsidRPr="009B18D6">
        <w:rPr>
          <w:sz w:val="22"/>
          <w:szCs w:val="22"/>
        </w:rPr>
        <w:t xml:space="preserve"> </w:t>
      </w:r>
      <w:r w:rsidR="008F752A">
        <w:rPr>
          <w:sz w:val="22"/>
          <w:szCs w:val="22"/>
        </w:rPr>
        <w:t>f</w:t>
      </w:r>
      <w:r w:rsidR="009C171A" w:rsidRPr="009B18D6">
        <w:rPr>
          <w:sz w:val="22"/>
          <w:szCs w:val="22"/>
        </w:rPr>
        <w:t>)</w:t>
      </w:r>
      <w:r w:rsidR="007A120B" w:rsidRPr="009B18D6">
        <w:rPr>
          <w:sz w:val="22"/>
          <w:szCs w:val="22"/>
        </w:rPr>
        <w:t xml:space="preserve">. </w:t>
      </w:r>
      <w:r w:rsidR="00F23497" w:rsidRPr="009B18D6">
        <w:rPr>
          <w:sz w:val="22"/>
          <w:szCs w:val="22"/>
        </w:rPr>
        <w:t>However, the</w:t>
      </w:r>
      <w:r w:rsidR="007A120B" w:rsidRPr="009B18D6">
        <w:rPr>
          <w:sz w:val="22"/>
          <w:szCs w:val="22"/>
        </w:rPr>
        <w:t xml:space="preserve"> precise length of 5’ sequenc</w:t>
      </w:r>
      <w:r w:rsidR="004912EC" w:rsidRPr="009B18D6">
        <w:rPr>
          <w:sz w:val="22"/>
          <w:szCs w:val="22"/>
        </w:rPr>
        <w:t>e</w:t>
      </w:r>
      <w:r w:rsidR="007A120B" w:rsidRPr="009B18D6">
        <w:rPr>
          <w:sz w:val="22"/>
          <w:szCs w:val="22"/>
        </w:rPr>
        <w:t xml:space="preserve"> missing from </w:t>
      </w:r>
      <w:r w:rsidR="00DF6188" w:rsidRPr="009B18D6">
        <w:rPr>
          <w:sz w:val="22"/>
          <w:szCs w:val="22"/>
        </w:rPr>
        <w:t xml:space="preserve">all </w:t>
      </w:r>
      <w:r w:rsidR="007A120B" w:rsidRPr="009B18D6">
        <w:rPr>
          <w:sz w:val="22"/>
          <w:szCs w:val="22"/>
        </w:rPr>
        <w:t xml:space="preserve">these RNAs varied, suggesting </w:t>
      </w:r>
      <w:r w:rsidR="00047C87" w:rsidRPr="009B18D6">
        <w:rPr>
          <w:sz w:val="22"/>
          <w:szCs w:val="22"/>
        </w:rPr>
        <w:t xml:space="preserve">that there are </w:t>
      </w:r>
      <w:r w:rsidR="00D46EE7" w:rsidRPr="009B18D6">
        <w:rPr>
          <w:sz w:val="22"/>
          <w:szCs w:val="22"/>
        </w:rPr>
        <w:t xml:space="preserve">sequence </w:t>
      </w:r>
      <w:r w:rsidR="009C171A" w:rsidRPr="009B18D6">
        <w:rPr>
          <w:sz w:val="22"/>
          <w:szCs w:val="22"/>
        </w:rPr>
        <w:t xml:space="preserve">or </w:t>
      </w:r>
      <w:r w:rsidR="007A120B" w:rsidRPr="009B18D6">
        <w:rPr>
          <w:sz w:val="22"/>
          <w:szCs w:val="22"/>
        </w:rPr>
        <w:t>context-specific effects</w:t>
      </w:r>
      <w:r w:rsidR="00D46EE7" w:rsidRPr="009B18D6">
        <w:rPr>
          <w:sz w:val="22"/>
          <w:szCs w:val="22"/>
        </w:rPr>
        <w:t xml:space="preserve"> </w:t>
      </w:r>
      <w:r w:rsidR="00BF4CEF" w:rsidRPr="009B18D6">
        <w:rPr>
          <w:sz w:val="22"/>
          <w:szCs w:val="22"/>
        </w:rPr>
        <w:t>on sequenc</w:t>
      </w:r>
      <w:r w:rsidR="00047C87" w:rsidRPr="009B18D6">
        <w:rPr>
          <w:sz w:val="22"/>
          <w:szCs w:val="22"/>
        </w:rPr>
        <w:t>e</w:t>
      </w:r>
      <w:r w:rsidR="00BF4CEF" w:rsidRPr="009B18D6">
        <w:rPr>
          <w:sz w:val="22"/>
          <w:szCs w:val="22"/>
        </w:rPr>
        <w:t xml:space="preserve"> accuracy associated with</w:t>
      </w:r>
      <w:r w:rsidR="009C171A" w:rsidRPr="009B18D6">
        <w:rPr>
          <w:sz w:val="22"/>
          <w:szCs w:val="22"/>
        </w:rPr>
        <w:t xml:space="preserve"> the passage of 5’ RNA through the pore </w:t>
      </w:r>
      <w:r w:rsidR="007A120B" w:rsidRPr="009B18D6">
        <w:rPr>
          <w:sz w:val="22"/>
          <w:szCs w:val="22"/>
        </w:rPr>
        <w:t>(</w:t>
      </w:r>
      <w:r w:rsidR="00240EDD">
        <w:rPr>
          <w:sz w:val="22"/>
          <w:szCs w:val="22"/>
        </w:rPr>
        <w:t>Fig.</w:t>
      </w:r>
      <w:r w:rsidR="007A120B" w:rsidRPr="009B18D6">
        <w:rPr>
          <w:sz w:val="22"/>
          <w:szCs w:val="22"/>
        </w:rPr>
        <w:t xml:space="preserve"> </w:t>
      </w:r>
      <w:r w:rsidR="66EB2A20" w:rsidRPr="009B18D6">
        <w:rPr>
          <w:sz w:val="22"/>
          <w:szCs w:val="22"/>
        </w:rPr>
        <w:t>3</w:t>
      </w:r>
      <w:r w:rsidR="00F478B1">
        <w:rPr>
          <w:sz w:val="22"/>
          <w:szCs w:val="22"/>
        </w:rPr>
        <w:t>d</w:t>
      </w:r>
      <w:r w:rsidR="0899C888" w:rsidRPr="009B18D6">
        <w:rPr>
          <w:sz w:val="22"/>
          <w:szCs w:val="22"/>
        </w:rPr>
        <w:t>,</w:t>
      </w:r>
      <w:r w:rsidR="66EB2A20" w:rsidRPr="009B18D6">
        <w:rPr>
          <w:sz w:val="22"/>
          <w:szCs w:val="22"/>
        </w:rPr>
        <w:t xml:space="preserve"> </w:t>
      </w:r>
      <w:r w:rsidR="0061643F">
        <w:rPr>
          <w:sz w:val="22"/>
          <w:szCs w:val="22"/>
        </w:rPr>
        <w:t>Supplementary</w:t>
      </w:r>
      <w:r w:rsidR="00240EDD" w:rsidRPr="009B18D6">
        <w:rPr>
          <w:sz w:val="22"/>
          <w:szCs w:val="22"/>
        </w:rPr>
        <w:t xml:space="preserve"> </w:t>
      </w:r>
      <w:r w:rsidR="00240EDD">
        <w:rPr>
          <w:sz w:val="22"/>
          <w:szCs w:val="22"/>
        </w:rPr>
        <w:t xml:space="preserve">Figs. </w:t>
      </w:r>
      <w:r w:rsidR="007A120B" w:rsidRPr="009B18D6">
        <w:rPr>
          <w:sz w:val="22"/>
          <w:szCs w:val="22"/>
        </w:rPr>
        <w:t>S</w:t>
      </w:r>
      <w:r w:rsidR="66EB2A20" w:rsidRPr="009B18D6">
        <w:rPr>
          <w:sz w:val="22"/>
          <w:szCs w:val="22"/>
        </w:rPr>
        <w:t>3</w:t>
      </w:r>
      <w:r w:rsidR="008F752A">
        <w:rPr>
          <w:sz w:val="22"/>
          <w:szCs w:val="22"/>
        </w:rPr>
        <w:t>e</w:t>
      </w:r>
      <w:r w:rsidR="007A120B" w:rsidRPr="009B18D6">
        <w:rPr>
          <w:sz w:val="22"/>
          <w:szCs w:val="22"/>
        </w:rPr>
        <w:t>,</w:t>
      </w:r>
      <w:r w:rsidR="4FC67F8E" w:rsidRPr="009B18D6">
        <w:rPr>
          <w:sz w:val="22"/>
          <w:szCs w:val="22"/>
        </w:rPr>
        <w:t xml:space="preserve"> </w:t>
      </w:r>
      <w:r w:rsidR="008F752A">
        <w:rPr>
          <w:sz w:val="22"/>
          <w:szCs w:val="22"/>
        </w:rPr>
        <w:t>f</w:t>
      </w:r>
      <w:r w:rsidR="007A120B" w:rsidRPr="009B18D6">
        <w:rPr>
          <w:sz w:val="22"/>
          <w:szCs w:val="22"/>
        </w:rPr>
        <w:t>).</w:t>
      </w:r>
    </w:p>
    <w:p w14:paraId="190CC607" w14:textId="4608018C" w:rsidR="00A83489" w:rsidRPr="009B18D6" w:rsidRDefault="006A7A5B" w:rsidP="4979BB12">
      <w:pPr>
        <w:spacing w:line="480" w:lineRule="auto"/>
        <w:ind w:firstLine="720"/>
        <w:rPr>
          <w:sz w:val="22"/>
          <w:szCs w:val="22"/>
        </w:rPr>
      </w:pPr>
      <w:r w:rsidRPr="009B18D6">
        <w:rPr>
          <w:sz w:val="22"/>
          <w:szCs w:val="22"/>
        </w:rPr>
        <w:t>D</w:t>
      </w:r>
      <w:r w:rsidR="000045A6" w:rsidRPr="009B18D6">
        <w:rPr>
          <w:sz w:val="22"/>
          <w:szCs w:val="22"/>
        </w:rPr>
        <w:t>espite the close agreement between nanopore</w:t>
      </w:r>
      <w:r w:rsidR="000B7A7E" w:rsidRPr="009B18D6">
        <w:rPr>
          <w:sz w:val="22"/>
          <w:szCs w:val="22"/>
        </w:rPr>
        <w:t xml:space="preserve"> DRS</w:t>
      </w:r>
      <w:r w:rsidR="000045A6" w:rsidRPr="009B18D6">
        <w:rPr>
          <w:sz w:val="22"/>
          <w:szCs w:val="22"/>
        </w:rPr>
        <w:t xml:space="preserve">, Illumina </w:t>
      </w:r>
      <w:proofErr w:type="spellStart"/>
      <w:r w:rsidR="000045A6" w:rsidRPr="009B18D6">
        <w:rPr>
          <w:sz w:val="22"/>
          <w:szCs w:val="22"/>
        </w:rPr>
        <w:t>RNA</w:t>
      </w:r>
      <w:r w:rsidR="00724A0E">
        <w:rPr>
          <w:sz w:val="22"/>
          <w:szCs w:val="22"/>
        </w:rPr>
        <w:t>s</w:t>
      </w:r>
      <w:r w:rsidR="000045A6" w:rsidRPr="009B18D6">
        <w:rPr>
          <w:sz w:val="22"/>
          <w:szCs w:val="22"/>
        </w:rPr>
        <w:t>eq</w:t>
      </w:r>
      <w:proofErr w:type="spellEnd"/>
      <w:r w:rsidR="000045A6" w:rsidRPr="009B18D6">
        <w:rPr>
          <w:sz w:val="22"/>
          <w:szCs w:val="22"/>
        </w:rPr>
        <w:t xml:space="preserve"> and </w:t>
      </w:r>
      <w:commentRangeStart w:id="18"/>
      <w:commentRangeStart w:id="19"/>
      <w:commentRangeStart w:id="20"/>
      <w:r w:rsidR="009256D5" w:rsidRPr="009B18D6">
        <w:rPr>
          <w:sz w:val="22"/>
          <w:szCs w:val="22"/>
        </w:rPr>
        <w:t>full-length cDN</w:t>
      </w:r>
      <w:commentRangeEnd w:id="18"/>
      <w:r>
        <w:rPr>
          <w:rStyle w:val="CommentReference"/>
        </w:rPr>
        <w:commentReference w:id="18"/>
      </w:r>
      <w:commentRangeEnd w:id="19"/>
      <w:r w:rsidR="00DC3EDA">
        <w:rPr>
          <w:rStyle w:val="CommentReference"/>
        </w:rPr>
        <w:commentReference w:id="19"/>
      </w:r>
      <w:commentRangeEnd w:id="20"/>
      <w:r>
        <w:rPr>
          <w:rStyle w:val="CommentReference"/>
        </w:rPr>
        <w:commentReference w:id="20"/>
      </w:r>
      <w:r w:rsidR="009256D5" w:rsidRPr="009B18D6">
        <w:rPr>
          <w:sz w:val="22"/>
          <w:szCs w:val="22"/>
        </w:rPr>
        <w:t>A</w:t>
      </w:r>
      <w:r w:rsidR="000045A6" w:rsidRPr="009B18D6">
        <w:rPr>
          <w:sz w:val="22"/>
          <w:szCs w:val="22"/>
        </w:rPr>
        <w:t xml:space="preserve"> start site data</w:t>
      </w:r>
      <w:r w:rsidRPr="009B18D6">
        <w:rPr>
          <w:sz w:val="22"/>
          <w:szCs w:val="22"/>
        </w:rPr>
        <w:t xml:space="preserve"> at </w:t>
      </w:r>
      <w:r w:rsidRPr="2EF8D7DD">
        <w:rPr>
          <w:i/>
          <w:iCs/>
          <w:sz w:val="22"/>
          <w:szCs w:val="22"/>
        </w:rPr>
        <w:t>RCA</w:t>
      </w:r>
      <w:r w:rsidR="000045A6" w:rsidRPr="009B18D6">
        <w:rPr>
          <w:sz w:val="22"/>
          <w:szCs w:val="22"/>
        </w:rPr>
        <w:t xml:space="preserve">, the annotated </w:t>
      </w:r>
      <w:r w:rsidRPr="009B18D6">
        <w:rPr>
          <w:sz w:val="22"/>
          <w:szCs w:val="22"/>
        </w:rPr>
        <w:t xml:space="preserve">start site </w:t>
      </w:r>
      <w:r w:rsidR="000311D2" w:rsidRPr="009B18D6">
        <w:rPr>
          <w:sz w:val="22"/>
          <w:szCs w:val="22"/>
        </w:rPr>
        <w:t xml:space="preserve">in </w:t>
      </w:r>
      <w:r w:rsidR="000045A6" w:rsidRPr="009B18D6">
        <w:rPr>
          <w:sz w:val="22"/>
          <w:szCs w:val="22"/>
        </w:rPr>
        <w:t xml:space="preserve">Araport11 and </w:t>
      </w:r>
      <w:r w:rsidR="000B7A7E" w:rsidRPr="009B18D6">
        <w:rPr>
          <w:sz w:val="22"/>
          <w:szCs w:val="22"/>
        </w:rPr>
        <w:t>AtRTD2</w:t>
      </w:r>
      <w:r w:rsidR="00627105" w:rsidRPr="4979BB12">
        <w:fldChar w:fldCharType="begin"/>
      </w:r>
      <w:r w:rsidR="00B631BB">
        <w:instrText xml:space="preserve"> ADDIN EN.CITE &lt;EndNote&gt;&lt;Cite&gt;&lt;Author&gt;Zhang&lt;/Author&gt;&lt;Year&gt;2017&lt;/Year&gt;&lt;RecNum&gt;71&lt;/RecNum&gt;&lt;DisplayText&gt;&lt;style face="superscript"&gt;23&lt;/style&gt;&lt;/DisplayText&gt;&lt;record&gt;&lt;rec-number&gt;71&lt;/rec-number&gt;&lt;foreign-keys&gt;&lt;key app="EN" db-id="5vxwr2wzn5d9ahesz5dxtd0i2vexsz2550x5" timestamp="1559473262" guid="fdf1613f-9205-4ebb-9423-9b3bf13a8c8e"&gt;71&lt;/key&gt;&lt;/foreign-keys&gt;&lt;ref-type name="Journal Article"&gt;17&lt;/ref-type&gt;&lt;contributors&gt;&lt;authors&gt;&lt;author&gt;Zhang, Runxuan&lt;/author&gt;&lt;author&gt;Calixto, Cristiane P. G.&lt;/author&gt;&lt;author&gt;Marquez, Yamile&lt;/author&gt;&lt;author&gt;Venhuizen, Peter&lt;/author&gt;&lt;author&gt;Tzioutziou, Nikoleta A.&lt;/author&gt;&lt;author&gt;Guo, Wenbin&lt;/author&gt;&lt;author&gt;Spensley, Mark&lt;/author&gt;&lt;author&gt;Entizne, Juan Carlos&lt;/author&gt;&lt;author&gt;Lewandowska, Dominika&lt;/author&gt;&lt;author&gt;Ten Have, Sara&lt;/author&gt;&lt;author&gt;Frei Dit Frey, Nicolas&lt;/author&gt;&lt;author&gt;Hirt, Heribert&lt;/author&gt;&lt;author&gt;James, Allan B.&lt;/author&gt;&lt;author&gt;Nimmo, Hugh G.&lt;/author&gt;&lt;author&gt;Barta, Andrea&lt;/author&gt;&lt;author&gt;Kalyna, Maria&lt;/author&gt;&lt;author&gt;Brown, John W. S.&lt;/author&gt;&lt;/authors&gt;&lt;/contributors&gt;&lt;titles&gt;&lt;title&gt;A high quality Arabidopsis transcriptome for accurate transcript-level analysis of alternative splicing&lt;/title&gt;&lt;secondary-title&gt;Nucleic Acids Res&lt;/secondary-title&gt;&lt;/titles&gt;&lt;periodical&gt;&lt;full-title&gt;Nucleic Acids Res&lt;/full-title&gt;&lt;/periodical&gt;&lt;pages&gt;5061-5073&lt;/pages&gt;&lt;volume&gt;45&lt;/volume&gt;&lt;number&gt;9&lt;/number&gt;&lt;edition&gt;04/11&lt;/edition&gt;&lt;dates&gt;&lt;year&gt;2017&lt;/year&gt;&lt;/dates&gt;&lt;publisher&gt;Oxford University Press&lt;/publisher&gt;&lt;isbn&gt;1362-4962&amp;#xD;0305-1048&lt;/isbn&gt;&lt;accession-num&gt;28402429&lt;/accession-num&gt;&lt;urls&gt;&lt;related-urls&gt;&lt;url&gt;https://www.ncbi.nlm.nih.gov/pubmed/28402429&lt;/url&gt;&lt;url&gt;https://www.ncbi.nlm.nih.gov/pmc/PMC5435985/&lt;/url&gt;&lt;/related-urls&gt;&lt;/urls&gt;&lt;electronic-resource-num&gt;10.1093/nar/gkx267&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23</w:t>
      </w:r>
      <w:r w:rsidR="00627105" w:rsidRPr="4979BB12">
        <w:fldChar w:fldCharType="end"/>
      </w:r>
      <w:r w:rsidR="000045A6" w:rsidRPr="009B18D6">
        <w:rPr>
          <w:sz w:val="22"/>
          <w:szCs w:val="22"/>
        </w:rPr>
        <w:t xml:space="preserve"> </w:t>
      </w:r>
      <w:r w:rsidR="007C74A4" w:rsidRPr="009B18D6">
        <w:rPr>
          <w:sz w:val="22"/>
          <w:szCs w:val="22"/>
        </w:rPr>
        <w:t>is quite different (</w:t>
      </w:r>
      <w:r w:rsidR="00240EDD">
        <w:rPr>
          <w:sz w:val="22"/>
          <w:szCs w:val="22"/>
        </w:rPr>
        <w:t>Fig.</w:t>
      </w:r>
      <w:r w:rsidR="00FC24EF" w:rsidRPr="009B18D6">
        <w:rPr>
          <w:sz w:val="22"/>
          <w:szCs w:val="22"/>
        </w:rPr>
        <w:t xml:space="preserve"> </w:t>
      </w:r>
      <w:r w:rsidR="5922FCBA" w:rsidRPr="009B18D6">
        <w:rPr>
          <w:sz w:val="22"/>
          <w:szCs w:val="22"/>
        </w:rPr>
        <w:t>3</w:t>
      </w:r>
      <w:r w:rsidR="00F478B1">
        <w:rPr>
          <w:sz w:val="22"/>
          <w:szCs w:val="22"/>
        </w:rPr>
        <w:t>e</w:t>
      </w:r>
      <w:r w:rsidR="007C74A4" w:rsidRPr="009B18D6">
        <w:rPr>
          <w:sz w:val="22"/>
          <w:szCs w:val="22"/>
        </w:rPr>
        <w:t>)</w:t>
      </w:r>
      <w:r w:rsidR="4462D3C8" w:rsidRPr="009B18D6">
        <w:rPr>
          <w:sz w:val="22"/>
          <w:szCs w:val="22"/>
        </w:rPr>
        <w:t>.</w:t>
      </w:r>
      <w:r w:rsidR="000D4DC2" w:rsidRPr="009B18D6">
        <w:rPr>
          <w:sz w:val="22"/>
          <w:szCs w:val="22"/>
        </w:rPr>
        <w:t xml:space="preserve"> </w:t>
      </w:r>
      <w:commentRangeStart w:id="21"/>
      <w:r w:rsidR="00366C63" w:rsidRPr="009B18D6">
        <w:rPr>
          <w:sz w:val="22"/>
          <w:szCs w:val="22"/>
        </w:rPr>
        <w:t>This</w:t>
      </w:r>
      <w:commentRangeEnd w:id="21"/>
      <w:r w:rsidR="00C97868">
        <w:rPr>
          <w:rStyle w:val="CommentReference"/>
        </w:rPr>
        <w:commentReference w:id="21"/>
      </w:r>
      <w:r w:rsidR="000D4DC2" w:rsidRPr="009B18D6">
        <w:rPr>
          <w:sz w:val="22"/>
          <w:szCs w:val="22"/>
        </w:rPr>
        <w:t xml:space="preserve"> apparent overestimat</w:t>
      </w:r>
      <w:r w:rsidR="0229F14B" w:rsidRPr="009B18D6">
        <w:rPr>
          <w:sz w:val="22"/>
          <w:szCs w:val="22"/>
        </w:rPr>
        <w:t>ion</w:t>
      </w:r>
      <w:r w:rsidR="000D4DC2" w:rsidRPr="009B18D6">
        <w:rPr>
          <w:sz w:val="22"/>
          <w:szCs w:val="22"/>
        </w:rPr>
        <w:t xml:space="preserve"> of 5’UTR length </w:t>
      </w:r>
      <w:commentRangeStart w:id="22"/>
      <w:commentRangeStart w:id="23"/>
      <w:commentRangeStart w:id="24"/>
      <w:r w:rsidR="00AB0611" w:rsidRPr="009B18D6">
        <w:rPr>
          <w:sz w:val="22"/>
          <w:szCs w:val="22"/>
        </w:rPr>
        <w:t>is</w:t>
      </w:r>
      <w:r w:rsidR="000D4DC2" w:rsidRPr="009B18D6">
        <w:rPr>
          <w:sz w:val="22"/>
          <w:szCs w:val="22"/>
        </w:rPr>
        <w:t xml:space="preserve"> widespread</w:t>
      </w:r>
      <w:commentRangeEnd w:id="22"/>
      <w:r>
        <w:rPr>
          <w:rStyle w:val="CommentReference"/>
        </w:rPr>
        <w:commentReference w:id="22"/>
      </w:r>
      <w:commentRangeEnd w:id="23"/>
      <w:r w:rsidR="00DC3EDA">
        <w:rPr>
          <w:rStyle w:val="CommentReference"/>
        </w:rPr>
        <w:commentReference w:id="23"/>
      </w:r>
      <w:commentRangeEnd w:id="24"/>
      <w:r>
        <w:rPr>
          <w:rStyle w:val="CommentReference"/>
        </w:rPr>
        <w:commentReference w:id="24"/>
      </w:r>
      <w:r w:rsidR="000D4DC2" w:rsidRPr="009B18D6">
        <w:rPr>
          <w:sz w:val="22"/>
          <w:szCs w:val="22"/>
        </w:rPr>
        <w:t xml:space="preserve"> in Araport11 annotation (</w:t>
      </w:r>
      <w:r w:rsidR="0061643F">
        <w:rPr>
          <w:sz w:val="22"/>
          <w:szCs w:val="22"/>
        </w:rPr>
        <w:t>Supplementary</w:t>
      </w:r>
      <w:r w:rsidR="00240EDD" w:rsidRPr="009B18D6" w:rsidDel="00240EDD">
        <w:rPr>
          <w:sz w:val="22"/>
          <w:szCs w:val="22"/>
        </w:rPr>
        <w:t xml:space="preserve"> </w:t>
      </w:r>
      <w:r w:rsidR="00240EDD">
        <w:rPr>
          <w:sz w:val="22"/>
          <w:szCs w:val="22"/>
        </w:rPr>
        <w:t>Fig.</w:t>
      </w:r>
      <w:r w:rsidR="7C9C8BD4" w:rsidRPr="009B18D6">
        <w:rPr>
          <w:sz w:val="22"/>
          <w:szCs w:val="22"/>
        </w:rPr>
        <w:t xml:space="preserve"> S3</w:t>
      </w:r>
      <w:r w:rsidR="008F752A">
        <w:rPr>
          <w:sz w:val="22"/>
          <w:szCs w:val="22"/>
        </w:rPr>
        <w:t>g</w:t>
      </w:r>
      <w:r w:rsidR="000D4DC2" w:rsidRPr="009B18D6">
        <w:rPr>
          <w:sz w:val="22"/>
          <w:szCs w:val="22"/>
        </w:rPr>
        <w:t>)</w:t>
      </w:r>
      <w:r w:rsidR="000045A6" w:rsidRPr="009B18D6">
        <w:rPr>
          <w:sz w:val="22"/>
          <w:szCs w:val="22"/>
        </w:rPr>
        <w:t>.</w:t>
      </w:r>
      <w:r w:rsidR="004E35DC">
        <w:rPr>
          <w:sz w:val="22"/>
          <w:szCs w:val="22"/>
        </w:rPr>
        <w:t xml:space="preserve"> This </w:t>
      </w:r>
      <w:r w:rsidR="008A75C1">
        <w:rPr>
          <w:sz w:val="22"/>
          <w:szCs w:val="22"/>
        </w:rPr>
        <w:t>observation also agrees with the assessment of capped Arabidopsis 5’ ends</w:t>
      </w:r>
      <w:r w:rsidR="000311D2" w:rsidRPr="009B18D6">
        <w:rPr>
          <w:sz w:val="22"/>
          <w:szCs w:val="22"/>
        </w:rPr>
        <w:t xml:space="preserve"> </w:t>
      </w:r>
      <w:r w:rsidR="008A75C1">
        <w:rPr>
          <w:sz w:val="22"/>
          <w:szCs w:val="22"/>
        </w:rPr>
        <w:t xml:space="preserve">detected by </w:t>
      </w:r>
      <w:proofErr w:type="spellStart"/>
      <w:r w:rsidR="008A75C1">
        <w:rPr>
          <w:sz w:val="22"/>
          <w:szCs w:val="22"/>
        </w:rPr>
        <w:t>nanoPARE</w:t>
      </w:r>
      <w:proofErr w:type="spellEnd"/>
      <w:r w:rsidR="008A75C1">
        <w:rPr>
          <w:sz w:val="22"/>
          <w:szCs w:val="22"/>
        </w:rPr>
        <w:t xml:space="preserve"> sequencing</w:t>
      </w:r>
      <w:r w:rsidR="00271F92" w:rsidRPr="4979BB12">
        <w:fldChar w:fldCharType="begin"/>
      </w:r>
      <w:r w:rsidR="00B631BB">
        <w:instrText xml:space="preserve"> ADDIN EN.CITE &lt;EndNote&gt;&lt;Cite&gt;&lt;Author&gt;Schon&lt;/Author&gt;&lt;Year&gt;2018&lt;/Year&gt;&lt;RecNum&gt;199&lt;/RecNum&gt;&lt;DisplayText&gt;&lt;style face="superscript"&gt;24&lt;/style&gt;&lt;/DisplayText&gt;&lt;record&gt;&lt;rec-number&gt;199&lt;/rec-number&gt;&lt;foreign-keys&gt;&lt;key app="EN" db-id="5vxwr2wzn5d9ahesz5dxtd0i2vexsz2550x5" timestamp="1560171443" guid="49aa1c38-f8cf-45c7-928f-9595ab4473e9"&gt;199&lt;/key&gt;&lt;key app="ENWeb" db-id=""&gt;0&lt;/key&gt;&lt;/foreign-keys&gt;&lt;ref-type name="Journal Article"&gt;17&lt;/ref-type&gt;&lt;contributors&gt;&lt;authors&gt;&lt;author&gt;Schon, M. A.&lt;/author&gt;&lt;author&gt;Kellner, M. J.&lt;/author&gt;&lt;author&gt;Plotnikova, A.&lt;/author&gt;&lt;author&gt;Hofmann, F.&lt;/author&gt;&lt;author&gt;Nodine, M. D.&lt;/author&gt;&lt;/authors&gt;&lt;/contributors&gt;&lt;auth-address&gt;Gregor Mendel Institute (GMI), Austrian Academy of Sciences, Vienna Biocenter (VBC), 1030 Vienna, Austria.&lt;/auth-address&gt;&lt;titles&gt;&lt;title&gt;NanoPARE: parallel analysis of RNA 5&amp;apos; ends from low-input RNA&lt;/title&gt;&lt;secondary-title&gt;Genome Res&lt;/secondary-title&gt;&lt;/titles&gt;&lt;periodical&gt;&lt;full-title&gt;Genome Res&lt;/full-title&gt;&lt;/periodical&gt;&lt;pages&gt;1931-1942&lt;/pages&gt;&lt;volume&gt;28&lt;/volume&gt;&lt;number&gt;12&lt;/number&gt;&lt;edition&gt;2018/10/26&lt;/edition&gt;&lt;keywords&gt;&lt;keyword&gt;*5&amp;apos; Untranslated Regions&lt;/keyword&gt;&lt;keyword&gt;High-Throughput Nucleotide Sequencing/*methods&lt;/keyword&gt;&lt;keyword&gt;MicroRNAs/genetics&lt;/keyword&gt;&lt;keyword&gt;*Nanotechnology&lt;/keyword&gt;&lt;keyword&gt;RNA Cleavage&lt;/keyword&gt;&lt;keyword&gt;RNA Interference&lt;/keyword&gt;&lt;keyword&gt;RNA, Messenger/*genetics&lt;/keyword&gt;&lt;keyword&gt;Sequence Analysis, RNA/*methods&lt;/keyword&gt;&lt;keyword&gt;Transcription Initiation Site&lt;/keyword&gt;&lt;/keywords&gt;&lt;dates&gt;&lt;year&gt;2018&lt;/year&gt;&lt;pub-dates&gt;&lt;date&gt;Dec&lt;/date&gt;&lt;/pub-dates&gt;&lt;/dates&gt;&lt;isbn&gt;1549-5469 (Electronic)&amp;#xD;1088-9051 (Linking)&lt;/isbn&gt;&lt;accession-num&gt;30355603&lt;/accession-num&gt;&lt;urls&gt;&lt;related-urls&gt;&lt;url&gt;https://www.ncbi.nlm.nih.gov/pubmed/30355603&lt;/url&gt;&lt;/related-urls&gt;&lt;/urls&gt;&lt;custom2&gt;PMC6280765&lt;/custom2&gt;&lt;electronic-resource-num&gt;10.1101/gr.239202.118&lt;/electronic-resource-num&gt;&lt;/record&gt;&lt;/Cite&gt;&lt;/EndNote&gt;</w:instrText>
      </w:r>
      <w:r w:rsidR="00271F92" w:rsidRPr="4979BB12">
        <w:rPr>
          <w:sz w:val="22"/>
          <w:szCs w:val="22"/>
        </w:rPr>
        <w:fldChar w:fldCharType="separate"/>
      </w:r>
      <w:r w:rsidR="00B631BB" w:rsidRPr="00B631BB">
        <w:rPr>
          <w:noProof/>
          <w:vertAlign w:val="superscript"/>
        </w:rPr>
        <w:t>24</w:t>
      </w:r>
      <w:r w:rsidR="00271F92" w:rsidRPr="4979BB12">
        <w:fldChar w:fldCharType="end"/>
      </w:r>
      <w:r w:rsidR="00271F92">
        <w:rPr>
          <w:sz w:val="22"/>
          <w:szCs w:val="22"/>
        </w:rPr>
        <w:t>.</w:t>
      </w:r>
      <w:r w:rsidR="008A75C1">
        <w:rPr>
          <w:sz w:val="22"/>
          <w:szCs w:val="22"/>
        </w:rPr>
        <w:t xml:space="preserve"> </w:t>
      </w:r>
      <w:r w:rsidR="001C4D94" w:rsidRPr="009B18D6">
        <w:rPr>
          <w:sz w:val="22"/>
          <w:szCs w:val="22"/>
        </w:rPr>
        <w:t>Consequently,</w:t>
      </w:r>
      <w:r w:rsidR="00D607DD" w:rsidRPr="009B18D6">
        <w:rPr>
          <w:sz w:val="22"/>
          <w:szCs w:val="22"/>
        </w:rPr>
        <w:t xml:space="preserve"> </w:t>
      </w:r>
      <w:r w:rsidR="7F219C50" w:rsidRPr="009B18D6">
        <w:rPr>
          <w:sz w:val="22"/>
          <w:szCs w:val="22"/>
        </w:rPr>
        <w:t xml:space="preserve">with appropriate modification to the </w:t>
      </w:r>
      <w:r w:rsidR="002B1DA5">
        <w:rPr>
          <w:sz w:val="22"/>
          <w:szCs w:val="22"/>
        </w:rPr>
        <w:t xml:space="preserve">current </w:t>
      </w:r>
      <w:r w:rsidR="7F219C50" w:rsidRPr="009B18D6">
        <w:rPr>
          <w:sz w:val="22"/>
          <w:szCs w:val="22"/>
        </w:rPr>
        <w:t xml:space="preserve">protocol, </w:t>
      </w:r>
      <w:r w:rsidR="003654A1">
        <w:rPr>
          <w:sz w:val="22"/>
          <w:szCs w:val="22"/>
        </w:rPr>
        <w:t xml:space="preserve">such as that which we describe here, </w:t>
      </w:r>
      <w:r w:rsidR="00111B84" w:rsidRPr="009B18D6">
        <w:rPr>
          <w:sz w:val="22"/>
          <w:szCs w:val="22"/>
        </w:rPr>
        <w:t xml:space="preserve">nanopore DRS </w:t>
      </w:r>
      <w:r w:rsidR="001C4D94" w:rsidRPr="009B18D6">
        <w:rPr>
          <w:sz w:val="22"/>
          <w:szCs w:val="22"/>
        </w:rPr>
        <w:t xml:space="preserve">data can be used to </w:t>
      </w:r>
      <w:r w:rsidR="00FE0805" w:rsidRPr="009B18D6">
        <w:rPr>
          <w:sz w:val="22"/>
          <w:szCs w:val="22"/>
        </w:rPr>
        <w:t>revise</w:t>
      </w:r>
      <w:r w:rsidR="001C4D94" w:rsidRPr="009B18D6">
        <w:rPr>
          <w:sz w:val="22"/>
          <w:szCs w:val="22"/>
        </w:rPr>
        <w:t xml:space="preserve"> Arabidopsis </w:t>
      </w:r>
      <w:r w:rsidR="007F134C" w:rsidRPr="009B18D6">
        <w:rPr>
          <w:sz w:val="22"/>
          <w:szCs w:val="22"/>
        </w:rPr>
        <w:t xml:space="preserve">transcription start site </w:t>
      </w:r>
      <w:r w:rsidR="001C4D94" w:rsidRPr="009B18D6">
        <w:rPr>
          <w:sz w:val="22"/>
          <w:szCs w:val="22"/>
        </w:rPr>
        <w:t>annotation.</w:t>
      </w:r>
      <w:r w:rsidR="00574E2D" w:rsidRPr="009B18D6">
        <w:rPr>
          <w:sz w:val="22"/>
          <w:szCs w:val="22"/>
        </w:rPr>
        <w:t xml:space="preserve"> </w:t>
      </w:r>
    </w:p>
    <w:p w14:paraId="46DEB793" w14:textId="087EF95B" w:rsidR="00B54D8C" w:rsidRPr="009B18D6" w:rsidRDefault="00B54D8C" w:rsidP="4979BB12">
      <w:pPr>
        <w:spacing w:line="480" w:lineRule="auto"/>
        <w:rPr>
          <w:sz w:val="22"/>
          <w:szCs w:val="22"/>
        </w:rPr>
      </w:pPr>
    </w:p>
    <w:p w14:paraId="0A30DB33" w14:textId="25A75F02" w:rsidR="00D747FD" w:rsidRPr="008F752A" w:rsidRDefault="00F86C00" w:rsidP="4979BB12">
      <w:pPr>
        <w:spacing w:line="480" w:lineRule="auto"/>
        <w:outlineLvl w:val="0"/>
        <w:rPr>
          <w:i/>
          <w:sz w:val="22"/>
          <w:szCs w:val="22"/>
        </w:rPr>
      </w:pPr>
      <w:r w:rsidRPr="4979BB12">
        <w:rPr>
          <w:i/>
          <w:sz w:val="22"/>
          <w:szCs w:val="22"/>
        </w:rPr>
        <w:t>Nanopore DRS reveals</w:t>
      </w:r>
      <w:r w:rsidR="00D747FD" w:rsidRPr="4979BB12">
        <w:rPr>
          <w:i/>
          <w:sz w:val="22"/>
          <w:szCs w:val="22"/>
        </w:rPr>
        <w:t xml:space="preserve"> </w:t>
      </w:r>
      <w:r w:rsidRPr="4979BB12">
        <w:rPr>
          <w:i/>
          <w:sz w:val="22"/>
          <w:szCs w:val="22"/>
        </w:rPr>
        <w:t xml:space="preserve">unannotated complexity of splicing </w:t>
      </w:r>
      <w:r w:rsidR="00D747FD" w:rsidRPr="4979BB12">
        <w:rPr>
          <w:i/>
          <w:sz w:val="22"/>
          <w:szCs w:val="22"/>
        </w:rPr>
        <w:t>events</w:t>
      </w:r>
    </w:p>
    <w:p w14:paraId="2B9B4C23" w14:textId="21BF4E4E" w:rsidR="002E0363" w:rsidRPr="009B18D6" w:rsidRDefault="00D507DA" w:rsidP="4979BB12">
      <w:pPr>
        <w:spacing w:line="480" w:lineRule="auto"/>
        <w:rPr>
          <w:sz w:val="22"/>
          <w:szCs w:val="22"/>
        </w:rPr>
      </w:pPr>
      <w:r w:rsidRPr="009B18D6">
        <w:rPr>
          <w:sz w:val="22"/>
          <w:szCs w:val="22"/>
        </w:rPr>
        <w:t>In single reads, n</w:t>
      </w:r>
      <w:r w:rsidR="00470F40" w:rsidRPr="009B18D6">
        <w:rPr>
          <w:sz w:val="22"/>
          <w:szCs w:val="22"/>
        </w:rPr>
        <w:t xml:space="preserve">anopore </w:t>
      </w:r>
      <w:r w:rsidR="00A669E2" w:rsidRPr="009B18D6">
        <w:rPr>
          <w:sz w:val="22"/>
          <w:szCs w:val="22"/>
        </w:rPr>
        <w:t xml:space="preserve">sequencing </w:t>
      </w:r>
      <w:r w:rsidR="00470F40" w:rsidRPr="009B18D6">
        <w:rPr>
          <w:sz w:val="22"/>
          <w:szCs w:val="22"/>
        </w:rPr>
        <w:t xml:space="preserve">revealed some of the most complex splicing combinations known in the Arabidopsis transcriptome. For example, </w:t>
      </w:r>
      <w:r w:rsidR="006F3CC4" w:rsidRPr="009B18D6">
        <w:rPr>
          <w:sz w:val="22"/>
          <w:szCs w:val="22"/>
        </w:rPr>
        <w:t xml:space="preserve">the </w:t>
      </w:r>
      <w:r w:rsidR="002E0D7F" w:rsidRPr="009B18D6">
        <w:rPr>
          <w:sz w:val="22"/>
          <w:szCs w:val="22"/>
        </w:rPr>
        <w:t xml:space="preserve">splicing </w:t>
      </w:r>
      <w:r w:rsidR="00D607DD" w:rsidRPr="009B18D6">
        <w:rPr>
          <w:sz w:val="22"/>
          <w:szCs w:val="22"/>
        </w:rPr>
        <w:t xml:space="preserve">pattern </w:t>
      </w:r>
      <w:r w:rsidR="002E0D7F" w:rsidRPr="009B18D6">
        <w:rPr>
          <w:sz w:val="22"/>
          <w:szCs w:val="22"/>
        </w:rPr>
        <w:t xml:space="preserve">of </w:t>
      </w:r>
      <w:r w:rsidR="00D607DD" w:rsidRPr="009B18D6">
        <w:rPr>
          <w:sz w:val="22"/>
          <w:szCs w:val="22"/>
        </w:rPr>
        <w:t>a</w:t>
      </w:r>
      <w:r w:rsidR="00D607DD" w:rsidRPr="009B18D6">
        <w:rPr>
          <w:color w:val="000000" w:themeColor="text1"/>
          <w:sz w:val="22"/>
          <w:szCs w:val="22"/>
        </w:rPr>
        <w:t xml:space="preserve"> </w:t>
      </w:r>
      <w:r w:rsidR="3E2F7DA6" w:rsidRPr="009B18D6">
        <w:rPr>
          <w:sz w:val="22"/>
          <w:szCs w:val="22"/>
        </w:rPr>
        <w:t>12.7kb</w:t>
      </w:r>
      <w:r w:rsidR="00781376" w:rsidRPr="009B18D6">
        <w:rPr>
          <w:sz w:val="22"/>
          <w:szCs w:val="22"/>
        </w:rPr>
        <w:t xml:space="preserve"> </w:t>
      </w:r>
      <w:r w:rsidR="00A016CB" w:rsidRPr="009B18D6">
        <w:rPr>
          <w:sz w:val="22"/>
          <w:szCs w:val="22"/>
        </w:rPr>
        <w:t>read</w:t>
      </w:r>
      <w:r w:rsidR="00D607DD" w:rsidRPr="009B18D6">
        <w:rPr>
          <w:sz w:val="22"/>
          <w:szCs w:val="22"/>
        </w:rPr>
        <w:t xml:space="preserve"> alignment</w:t>
      </w:r>
      <w:r w:rsidR="00917B64" w:rsidRPr="009B18D6">
        <w:rPr>
          <w:sz w:val="22"/>
          <w:szCs w:val="22"/>
        </w:rPr>
        <w:t>,</w:t>
      </w:r>
      <w:r w:rsidR="00A016CB" w:rsidRPr="009B18D6">
        <w:rPr>
          <w:sz w:val="22"/>
          <w:szCs w:val="22"/>
        </w:rPr>
        <w:t xml:space="preserve"> </w:t>
      </w:r>
      <w:r w:rsidR="00781376" w:rsidRPr="009B18D6">
        <w:rPr>
          <w:sz w:val="22"/>
          <w:szCs w:val="22"/>
        </w:rPr>
        <w:t>comprise</w:t>
      </w:r>
      <w:r w:rsidR="00A016CB" w:rsidRPr="009B18D6">
        <w:rPr>
          <w:sz w:val="22"/>
          <w:szCs w:val="22"/>
        </w:rPr>
        <w:t xml:space="preserve">d </w:t>
      </w:r>
      <w:r w:rsidR="009256D5" w:rsidRPr="009B18D6">
        <w:rPr>
          <w:sz w:val="22"/>
          <w:szCs w:val="22"/>
        </w:rPr>
        <w:t xml:space="preserve">of </w:t>
      </w:r>
      <w:r w:rsidR="00781376" w:rsidRPr="009B18D6">
        <w:rPr>
          <w:sz w:val="22"/>
          <w:szCs w:val="22"/>
        </w:rPr>
        <w:t>6</w:t>
      </w:r>
      <w:r w:rsidR="1DDB4A0D" w:rsidRPr="009B18D6">
        <w:rPr>
          <w:sz w:val="22"/>
          <w:szCs w:val="22"/>
        </w:rPr>
        <w:t>3</w:t>
      </w:r>
      <w:r w:rsidR="00781376" w:rsidRPr="009B18D6">
        <w:rPr>
          <w:sz w:val="22"/>
          <w:szCs w:val="22"/>
        </w:rPr>
        <w:t xml:space="preserve"> exons</w:t>
      </w:r>
      <w:r w:rsidR="00917B64" w:rsidRPr="009B18D6">
        <w:rPr>
          <w:sz w:val="22"/>
          <w:szCs w:val="22"/>
        </w:rPr>
        <w:t>,</w:t>
      </w:r>
      <w:r w:rsidR="00781376" w:rsidRPr="009B18D6">
        <w:rPr>
          <w:sz w:val="22"/>
          <w:szCs w:val="22"/>
        </w:rPr>
        <w:t xml:space="preserve"> </w:t>
      </w:r>
      <w:r w:rsidR="00A016CB" w:rsidRPr="009B18D6">
        <w:rPr>
          <w:sz w:val="22"/>
          <w:szCs w:val="22"/>
        </w:rPr>
        <w:t xml:space="preserve">agreed exactly with the </w:t>
      </w:r>
      <w:r w:rsidR="00A016CB" w:rsidRPr="009B18D6">
        <w:rPr>
          <w:i/>
          <w:iCs/>
          <w:sz w:val="22"/>
          <w:szCs w:val="22"/>
        </w:rPr>
        <w:t>A</w:t>
      </w:r>
      <w:r w:rsidR="00111B84" w:rsidRPr="009B18D6">
        <w:rPr>
          <w:i/>
          <w:iCs/>
          <w:sz w:val="22"/>
          <w:szCs w:val="22"/>
        </w:rPr>
        <w:t>T</w:t>
      </w:r>
      <w:r w:rsidR="00A016CB" w:rsidRPr="009B18D6">
        <w:rPr>
          <w:i/>
          <w:iCs/>
          <w:sz w:val="22"/>
          <w:szCs w:val="22"/>
        </w:rPr>
        <w:t>1</w:t>
      </w:r>
      <w:r w:rsidR="00111B84" w:rsidRPr="009B18D6">
        <w:rPr>
          <w:i/>
          <w:iCs/>
          <w:sz w:val="22"/>
          <w:szCs w:val="22"/>
        </w:rPr>
        <w:t>G</w:t>
      </w:r>
      <w:r w:rsidR="00A016CB" w:rsidRPr="009B18D6">
        <w:rPr>
          <w:i/>
          <w:iCs/>
          <w:sz w:val="22"/>
          <w:szCs w:val="22"/>
        </w:rPr>
        <w:t>48090.4</w:t>
      </w:r>
      <w:r w:rsidR="00A016CB" w:rsidRPr="009B18D6">
        <w:rPr>
          <w:sz w:val="22"/>
          <w:szCs w:val="22"/>
        </w:rPr>
        <w:t xml:space="preserve"> isoform </w:t>
      </w:r>
      <w:r w:rsidR="009256D5" w:rsidRPr="009B18D6">
        <w:rPr>
          <w:sz w:val="22"/>
          <w:szCs w:val="22"/>
        </w:rPr>
        <w:t>annotated</w:t>
      </w:r>
      <w:r w:rsidR="00A016CB" w:rsidRPr="009B18D6">
        <w:rPr>
          <w:sz w:val="22"/>
          <w:szCs w:val="22"/>
        </w:rPr>
        <w:t xml:space="preserve"> in Araport11 </w:t>
      </w:r>
      <w:r w:rsidR="00AD6422" w:rsidRPr="009B18D6">
        <w:rPr>
          <w:sz w:val="22"/>
          <w:szCs w:val="22"/>
        </w:rPr>
        <w:t>(</w:t>
      </w:r>
      <w:r w:rsidR="00240EDD">
        <w:rPr>
          <w:sz w:val="22"/>
          <w:szCs w:val="22"/>
        </w:rPr>
        <w:t>Fig.</w:t>
      </w:r>
      <w:r w:rsidR="004C6ACB" w:rsidRPr="009B18D6">
        <w:rPr>
          <w:sz w:val="22"/>
          <w:szCs w:val="22"/>
        </w:rPr>
        <w:t xml:space="preserve"> </w:t>
      </w:r>
      <w:r w:rsidR="006F3CC4" w:rsidRPr="009B18D6">
        <w:rPr>
          <w:sz w:val="22"/>
          <w:szCs w:val="22"/>
        </w:rPr>
        <w:t>1</w:t>
      </w:r>
      <w:r w:rsidR="008F752A">
        <w:rPr>
          <w:sz w:val="22"/>
          <w:szCs w:val="22"/>
        </w:rPr>
        <w:t>a</w:t>
      </w:r>
      <w:r w:rsidR="00AD6422" w:rsidRPr="009B18D6">
        <w:rPr>
          <w:sz w:val="22"/>
          <w:szCs w:val="22"/>
        </w:rPr>
        <w:t>)</w:t>
      </w:r>
      <w:r w:rsidR="00781376" w:rsidRPr="009B18D6">
        <w:rPr>
          <w:sz w:val="22"/>
          <w:szCs w:val="22"/>
        </w:rPr>
        <w:t xml:space="preserve">. Mutually exclusive </w:t>
      </w:r>
      <w:r w:rsidR="0009116A" w:rsidRPr="009B18D6">
        <w:rPr>
          <w:sz w:val="22"/>
          <w:szCs w:val="22"/>
        </w:rPr>
        <w:t xml:space="preserve">alternative splicing of </w:t>
      </w:r>
      <w:r w:rsidR="00781376" w:rsidRPr="009B18D6">
        <w:rPr>
          <w:i/>
          <w:iCs/>
          <w:sz w:val="22"/>
          <w:szCs w:val="22"/>
        </w:rPr>
        <w:t>FLM</w:t>
      </w:r>
      <w:r w:rsidR="00781376" w:rsidRPr="009B18D6">
        <w:rPr>
          <w:sz w:val="22"/>
          <w:szCs w:val="22"/>
        </w:rPr>
        <w:t xml:space="preserve"> </w:t>
      </w:r>
      <w:r w:rsidR="00111B84" w:rsidRPr="009B18D6">
        <w:rPr>
          <w:i/>
          <w:iCs/>
          <w:sz w:val="22"/>
          <w:szCs w:val="22"/>
        </w:rPr>
        <w:t>(AT1G77080</w:t>
      </w:r>
      <w:r w:rsidR="00111B84" w:rsidRPr="009B18D6">
        <w:rPr>
          <w:sz w:val="22"/>
          <w:szCs w:val="22"/>
        </w:rPr>
        <w:t>)</w:t>
      </w:r>
      <w:r w:rsidR="002B3850" w:rsidRPr="009B18D6">
        <w:rPr>
          <w:i/>
          <w:iCs/>
          <w:sz w:val="22"/>
          <w:szCs w:val="22"/>
        </w:rPr>
        <w:t xml:space="preserve"> </w:t>
      </w:r>
      <w:r w:rsidR="00781376" w:rsidRPr="009B18D6">
        <w:rPr>
          <w:sz w:val="22"/>
          <w:szCs w:val="22"/>
        </w:rPr>
        <w:t xml:space="preserve">exons </w:t>
      </w:r>
      <w:r w:rsidR="008A51A7" w:rsidRPr="009B18D6">
        <w:rPr>
          <w:sz w:val="22"/>
          <w:szCs w:val="22"/>
        </w:rPr>
        <w:t>that mediate the thermosensitive response controlling flowering time</w:t>
      </w:r>
      <w:r w:rsidR="00627105">
        <w:fldChar w:fldCharType="begin">
          <w:fldData xml:space="preserve">PEVuZE5vdGU+PENpdGU+PEF1dGhvcj5Qb3NlPC9BdXRob3I+PFllYXI+MjAxMzwvWWVhcj48UmVj
TnVtPjIzPC9SZWNOdW0+PERpc3BsYXlUZXh0PjxzdHlsZSBmYWNlPSJzdXBlcnNjcmlwdCI+MjU8
L3N0eWxlPjwvRGlzcGxheVRleHQ+PHJlY29yZD48cmVjLW51bWJlcj4yMzwvcmVjLW51bWJlcj48
Zm9yZWlnbi1rZXlzPjxrZXkgYXBwPSJFTiIgZGItaWQ9Inowd3pyMDUyczV2NTl4ZXNyZXJ4ejBm
enRkMGR6d3N4MHI1dyIgdGltZXN0YW1wPSIxNTU5NzQwOTY5Ij4yMzwva2V5PjwvZm9yZWlnbi1r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b25kYXJ5LXRpdGxlPjwvdGl0bGVzPjxwYWdlcz40MTQtNzwvcGFnZXM+PHZvbHVtZT41MDM8L3Zv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</w:fldData>
        </w:fldChar>
      </w:r>
      <w:r w:rsidR="00B631BB">
        <w:instrText xml:space="preserve"> ADDIN EN.CITE </w:instrText>
      </w:r>
      <w:r w:rsidR="00B631BB">
        <w:fldChar w:fldCharType="begin">
          <w:fldData xml:space="preserve">PEVuZE5vdGU+PENpdGU+PEF1dGhvcj5Qb3NlPC9BdXRob3I+PFllYXI+MjAxMzwvWWVhcj48UmVj
TnVtPjIzPC9SZWNOdW0+PERpc3BsYXlUZXh0PjxzdHlsZSBmYWNlPSJzdXBlcnNjcmlwdCI+MjU8
L3N0eWxlPjwvRGlzcGxheVRleHQ+PHJlY29yZD48cmVjLW51bWJlcj4yMzwvcmVjLW51bWJlcj48
Zm9yZWlnbi1rZXlzPjxrZXkgYXBwPSJFTiIgZGItaWQ9Inowd3pyMDUyczV2NTl4ZXNyZXJ4ejBm
enRkMGR6d3N4MHI1dyIgdGltZXN0YW1wPSIxNTU5NzQwOTY5Ij4yMzwva2V5PjwvZm9yZWlnbi1r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b25kYXJ5LXRpdGxlPjwvdGl0bGVzPjxwYWdlcz40MTQtNzwvcGFnZXM+PHZvbHVtZT41MDM8L3Zv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</w:fldData>
        </w:fldChar>
      </w:r>
      <w:r w:rsidR="00B631BB">
        <w:instrText xml:space="preserve"> ADDIN EN.CITE.DATA </w:instrText>
      </w:r>
      <w:r w:rsidR="00B631BB">
        <w:fldChar w:fldCharType="end"/>
      </w:r>
      <w:r w:rsidR="00627105">
        <w:fldChar w:fldCharType="separate"/>
      </w:r>
      <w:r w:rsidR="00B631BB" w:rsidRPr="00B631BB">
        <w:rPr>
          <w:noProof/>
          <w:vertAlign w:val="superscript"/>
        </w:rPr>
        <w:t>25</w:t>
      </w:r>
      <w:r w:rsidR="00627105">
        <w:fldChar w:fldCharType="end"/>
      </w:r>
      <w:r w:rsidR="00670335" w:rsidRPr="009B18D6">
        <w:rPr>
          <w:sz w:val="22"/>
          <w:szCs w:val="22"/>
        </w:rPr>
        <w:t xml:space="preserve"> </w:t>
      </w:r>
      <w:r w:rsidR="00781376" w:rsidRPr="009B18D6">
        <w:rPr>
          <w:sz w:val="22"/>
          <w:szCs w:val="22"/>
        </w:rPr>
        <w:t xml:space="preserve">was also </w:t>
      </w:r>
      <w:r w:rsidR="00AD6422" w:rsidRPr="009B18D6">
        <w:rPr>
          <w:sz w:val="22"/>
          <w:szCs w:val="22"/>
        </w:rPr>
        <w:t>detected</w:t>
      </w:r>
      <w:r w:rsidR="004C6ACB" w:rsidRPr="009B18D6">
        <w:rPr>
          <w:sz w:val="22"/>
          <w:szCs w:val="22"/>
        </w:rPr>
        <w:t xml:space="preserve"> (</w:t>
      </w:r>
      <w:r w:rsidR="00240EDD">
        <w:rPr>
          <w:sz w:val="22"/>
          <w:szCs w:val="22"/>
        </w:rPr>
        <w:t>Fig.</w:t>
      </w:r>
      <w:r w:rsidR="6F5CD91C" w:rsidRPr="009B18D6">
        <w:rPr>
          <w:sz w:val="22"/>
          <w:szCs w:val="22"/>
        </w:rPr>
        <w:t xml:space="preserve"> </w:t>
      </w:r>
      <w:r w:rsidR="35551F12" w:rsidRPr="009B18D6">
        <w:rPr>
          <w:sz w:val="22"/>
          <w:szCs w:val="22"/>
        </w:rPr>
        <w:t>4</w:t>
      </w:r>
      <w:r w:rsidR="008F752A">
        <w:rPr>
          <w:sz w:val="22"/>
          <w:szCs w:val="22"/>
        </w:rPr>
        <w:t>a</w:t>
      </w:r>
      <w:r w:rsidR="00781376" w:rsidRPr="009B18D6">
        <w:rPr>
          <w:sz w:val="22"/>
          <w:szCs w:val="22"/>
        </w:rPr>
        <w:t>)</w:t>
      </w:r>
      <w:r w:rsidR="00941CB9" w:rsidRPr="009B18D6">
        <w:rPr>
          <w:sz w:val="22"/>
          <w:szCs w:val="22"/>
        </w:rPr>
        <w:t xml:space="preserve">. However, </w:t>
      </w:r>
      <w:commentRangeStart w:id="25"/>
      <w:r w:rsidR="0009116A" w:rsidRPr="009B18D6">
        <w:rPr>
          <w:sz w:val="22"/>
          <w:szCs w:val="22"/>
        </w:rPr>
        <w:t xml:space="preserve">considering </w:t>
      </w:r>
      <w:commentRangeStart w:id="26"/>
      <w:commentRangeStart w:id="27"/>
      <w:r w:rsidR="0009116A" w:rsidRPr="00F92F0E">
        <w:rPr>
          <w:sz w:val="22"/>
          <w:szCs w:val="22"/>
          <w:highlight w:val="yellow"/>
          <w:rPrChange w:id="28" w:author="Anna Belyaevskaya" w:date="2019-06-18T16:47:00Z">
            <w:rPr>
              <w:sz w:val="22"/>
              <w:szCs w:val="22"/>
            </w:rPr>
          </w:rPrChange>
        </w:rPr>
        <w:t>the non-corrected</w:t>
      </w:r>
      <w:r w:rsidR="0009116A" w:rsidRPr="009B18D6">
        <w:rPr>
          <w:sz w:val="22"/>
          <w:szCs w:val="22"/>
        </w:rPr>
        <w:t xml:space="preserve"> </w:t>
      </w:r>
      <w:commentRangeEnd w:id="26"/>
      <w:r w:rsidR="004C0D5D">
        <w:rPr>
          <w:rStyle w:val="CommentReference"/>
        </w:rPr>
        <w:commentReference w:id="26"/>
      </w:r>
      <w:commentRangeEnd w:id="27"/>
      <w:r>
        <w:rPr>
          <w:rStyle w:val="CommentReference"/>
        </w:rPr>
        <w:commentReference w:id="27"/>
      </w:r>
      <w:r w:rsidR="0009116A" w:rsidRPr="009B18D6">
        <w:rPr>
          <w:sz w:val="22"/>
          <w:szCs w:val="22"/>
        </w:rPr>
        <w:t xml:space="preserve">dataset as a whole, </w:t>
      </w:r>
      <w:r w:rsidR="00D607DD" w:rsidRPr="009B18D6">
        <w:rPr>
          <w:sz w:val="22"/>
          <w:szCs w:val="22"/>
        </w:rPr>
        <w:t xml:space="preserve">a combination of </w:t>
      </w:r>
      <w:r w:rsidR="0009116A" w:rsidRPr="009B18D6">
        <w:rPr>
          <w:sz w:val="22"/>
          <w:szCs w:val="22"/>
        </w:rPr>
        <w:t xml:space="preserve">sequencing </w:t>
      </w:r>
      <w:r w:rsidR="00366C63" w:rsidRPr="009B18D6">
        <w:rPr>
          <w:sz w:val="22"/>
          <w:szCs w:val="22"/>
        </w:rPr>
        <w:t xml:space="preserve">and alignment errors </w:t>
      </w:r>
      <w:r w:rsidR="0009116A" w:rsidRPr="009B18D6">
        <w:rPr>
          <w:sz w:val="22"/>
          <w:szCs w:val="22"/>
        </w:rPr>
        <w:t xml:space="preserve">probably </w:t>
      </w:r>
      <w:r w:rsidR="00BC1A49" w:rsidRPr="009B18D6">
        <w:rPr>
          <w:sz w:val="22"/>
          <w:szCs w:val="22"/>
        </w:rPr>
        <w:t>resulted in the mis-calling of splicing events</w:t>
      </w:r>
      <w:r w:rsidR="0009116A" w:rsidRPr="009B18D6">
        <w:rPr>
          <w:sz w:val="22"/>
          <w:szCs w:val="22"/>
        </w:rPr>
        <w:t xml:space="preserve"> because</w:t>
      </w:r>
      <w:commentRangeEnd w:id="25"/>
      <w:r>
        <w:rPr>
          <w:rStyle w:val="CommentReference"/>
        </w:rPr>
        <w:commentReference w:id="25"/>
      </w:r>
      <w:r w:rsidR="1D78FDD5" w:rsidRPr="009B18D6">
        <w:rPr>
          <w:sz w:val="22"/>
          <w:szCs w:val="22"/>
        </w:rPr>
        <w:t xml:space="preserve"> </w:t>
      </w:r>
      <w:r w:rsidR="43DDD45D" w:rsidRPr="009B18D6">
        <w:rPr>
          <w:sz w:val="22"/>
          <w:szCs w:val="22"/>
        </w:rPr>
        <w:t>58</w:t>
      </w:r>
      <w:r w:rsidR="2FAFD723" w:rsidRPr="009B18D6">
        <w:rPr>
          <w:sz w:val="22"/>
          <w:szCs w:val="22"/>
        </w:rPr>
        <w:t>%</w:t>
      </w:r>
      <w:r w:rsidR="403C8FDB" w:rsidRPr="009B18D6">
        <w:rPr>
          <w:sz w:val="22"/>
          <w:szCs w:val="22"/>
        </w:rPr>
        <w:t xml:space="preserve"> (170,702)</w:t>
      </w:r>
      <w:r w:rsidR="00A26B36" w:rsidRPr="009B18D6">
        <w:rPr>
          <w:sz w:val="22"/>
          <w:szCs w:val="22"/>
        </w:rPr>
        <w:t xml:space="preserve"> </w:t>
      </w:r>
      <w:r w:rsidR="00A26B36" w:rsidRPr="009B18D6" w:rsidDel="00A26B36">
        <w:rPr>
          <w:sz w:val="22"/>
          <w:szCs w:val="22"/>
        </w:rPr>
        <w:t>of the unique splice junctions detected in the combined set of replicate data were</w:t>
      </w:r>
      <w:r w:rsidR="0009116A" w:rsidRPr="009B18D6">
        <w:rPr>
          <w:sz w:val="22"/>
          <w:szCs w:val="22"/>
        </w:rPr>
        <w:t xml:space="preserve"> </w:t>
      </w:r>
      <w:r w:rsidR="003D1AE1" w:rsidRPr="009B18D6">
        <w:rPr>
          <w:sz w:val="22"/>
          <w:szCs w:val="22"/>
        </w:rPr>
        <w:t xml:space="preserve">absent from </w:t>
      </w:r>
      <w:r w:rsidR="00EC3CCC" w:rsidRPr="009B18D6">
        <w:rPr>
          <w:sz w:val="22"/>
          <w:szCs w:val="22"/>
        </w:rPr>
        <w:t>Araport11 and AtRTD2</w:t>
      </w:r>
      <w:r w:rsidR="000D39C3" w:rsidRPr="009B18D6">
        <w:rPr>
          <w:sz w:val="22"/>
          <w:szCs w:val="22"/>
        </w:rPr>
        <w:t xml:space="preserve"> annotations</w:t>
      </w:r>
      <w:r w:rsidR="00366C63" w:rsidRPr="009B18D6">
        <w:rPr>
          <w:sz w:val="22"/>
          <w:szCs w:val="22"/>
        </w:rPr>
        <w:t xml:space="preserve">, </w:t>
      </w:r>
      <w:r w:rsidR="0009116A" w:rsidRPr="009B18D6">
        <w:rPr>
          <w:sz w:val="22"/>
          <w:szCs w:val="22"/>
        </w:rPr>
        <w:t>and</w:t>
      </w:r>
      <w:r w:rsidR="00C73FFF" w:rsidRPr="009B18D6">
        <w:rPr>
          <w:sz w:val="22"/>
          <w:szCs w:val="22"/>
        </w:rPr>
        <w:t xml:space="preserve"> unsupported by Illumina </w:t>
      </w:r>
      <w:proofErr w:type="spellStart"/>
      <w:r w:rsidR="00C73FFF" w:rsidRPr="009B18D6">
        <w:rPr>
          <w:sz w:val="22"/>
          <w:szCs w:val="22"/>
        </w:rPr>
        <w:t>RNA</w:t>
      </w:r>
      <w:r w:rsidR="083409F7" w:rsidRPr="009B18D6">
        <w:rPr>
          <w:sz w:val="22"/>
          <w:szCs w:val="22"/>
        </w:rPr>
        <w:t>s</w:t>
      </w:r>
      <w:r w:rsidR="00AD6422" w:rsidRPr="009B18D6">
        <w:rPr>
          <w:sz w:val="22"/>
          <w:szCs w:val="22"/>
        </w:rPr>
        <w:t>eq</w:t>
      </w:r>
      <w:proofErr w:type="spellEnd"/>
      <w:r w:rsidR="004C6ACB" w:rsidRPr="009B18D6">
        <w:rPr>
          <w:sz w:val="22"/>
          <w:szCs w:val="22"/>
        </w:rPr>
        <w:t xml:space="preserve"> (</w:t>
      </w:r>
      <w:r w:rsidR="00240EDD">
        <w:rPr>
          <w:sz w:val="22"/>
          <w:szCs w:val="22"/>
        </w:rPr>
        <w:t>Fig.</w:t>
      </w:r>
      <w:r w:rsidR="1DBFDA73" w:rsidRPr="009B18D6">
        <w:rPr>
          <w:sz w:val="22"/>
          <w:szCs w:val="22"/>
        </w:rPr>
        <w:t xml:space="preserve"> </w:t>
      </w:r>
      <w:r w:rsidR="00AD6422" w:rsidRPr="009B18D6">
        <w:rPr>
          <w:sz w:val="22"/>
          <w:szCs w:val="22"/>
        </w:rPr>
        <w:t>4</w:t>
      </w:r>
      <w:r w:rsidR="008F752A">
        <w:rPr>
          <w:sz w:val="22"/>
          <w:szCs w:val="22"/>
        </w:rPr>
        <w:t>b</w:t>
      </w:r>
      <w:r w:rsidR="00AD6422" w:rsidRPr="009B18D6">
        <w:rPr>
          <w:sz w:val="22"/>
          <w:szCs w:val="22"/>
        </w:rPr>
        <w:t xml:space="preserve">, </w:t>
      </w:r>
      <w:r w:rsidR="0061643F">
        <w:rPr>
          <w:sz w:val="22"/>
          <w:szCs w:val="22"/>
        </w:rPr>
        <w:t>Supplementary</w:t>
      </w:r>
      <w:r w:rsidR="00AD6422" w:rsidRPr="009B18D6">
        <w:rPr>
          <w:sz w:val="22"/>
          <w:szCs w:val="22"/>
        </w:rPr>
        <w:t xml:space="preserve"> Table </w:t>
      </w:r>
      <w:r w:rsidR="00724A0E">
        <w:rPr>
          <w:sz w:val="22"/>
          <w:szCs w:val="22"/>
        </w:rPr>
        <w:t>S</w:t>
      </w:r>
      <w:r w:rsidR="00AD6422" w:rsidRPr="009B18D6">
        <w:rPr>
          <w:sz w:val="22"/>
          <w:szCs w:val="22"/>
        </w:rPr>
        <w:t>3</w:t>
      </w:r>
      <w:r w:rsidR="00C73FFF" w:rsidRPr="009B18D6">
        <w:rPr>
          <w:sz w:val="22"/>
          <w:szCs w:val="22"/>
        </w:rPr>
        <w:t>)</w:t>
      </w:r>
      <w:r w:rsidR="00BC1A49" w:rsidRPr="009B18D6">
        <w:rPr>
          <w:sz w:val="22"/>
          <w:szCs w:val="22"/>
        </w:rPr>
        <w:t xml:space="preserve">. </w:t>
      </w:r>
      <w:commentRangeStart w:id="29"/>
      <w:r w:rsidR="00C73FFF" w:rsidRPr="009B18D6">
        <w:rPr>
          <w:sz w:val="22"/>
          <w:szCs w:val="22"/>
        </w:rPr>
        <w:t>We</w:t>
      </w:r>
      <w:r w:rsidR="008A51A7" w:rsidRPr="009B18D6">
        <w:rPr>
          <w:sz w:val="22"/>
          <w:szCs w:val="22"/>
        </w:rPr>
        <w:t xml:space="preserve"> applied </w:t>
      </w:r>
      <w:r w:rsidR="00C73FFF" w:rsidRPr="009B18D6">
        <w:rPr>
          <w:sz w:val="22"/>
          <w:szCs w:val="22"/>
        </w:rPr>
        <w:t>proovrea</w:t>
      </w:r>
      <w:commentRangeEnd w:id="29"/>
      <w:r>
        <w:rPr>
          <w:rStyle w:val="CommentReference"/>
        </w:rPr>
        <w:commentReference w:id="29"/>
      </w:r>
      <w:r w:rsidR="00C73FFF" w:rsidRPr="009B18D6">
        <w:rPr>
          <w:sz w:val="22"/>
          <w:szCs w:val="22"/>
        </w:rPr>
        <w:t>d</w:t>
      </w:r>
      <w:r w:rsidR="00627105">
        <w:fldChar w:fldCharType="begin">
          <w:fldData xml:space="preserve">PEVuZE5vdGU+PENpdGU+PEF1dGhvcj5IYWNrbDwvQXV0aG9yPjxZZWFyPjIwMTQ8L1llYXI+PFJl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</w:fldData>
        </w:fldChar>
      </w:r>
      <w:r w:rsidR="00B631BB">
        <w:instrText xml:space="preserve"> ADDIN EN.CITE </w:instrText>
      </w:r>
      <w:r w:rsidR="00B631BB">
        <w:fldChar w:fldCharType="begin">
          <w:fldData xml:space="preserve">PEVuZE5vdGU+PENpdGU+PEF1dGhvcj5IYWNrbDwvQXV0aG9yPjxZZWFyPjIwMTQ8L1llYXI+PFJl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</w:fldData>
        </w:fldChar>
      </w:r>
      <w:r w:rsidR="00B631BB">
        <w:instrText xml:space="preserve"> ADDIN EN.CITE.DATA </w:instrText>
      </w:r>
      <w:r w:rsidR="00B631BB">
        <w:fldChar w:fldCharType="end"/>
      </w:r>
      <w:r w:rsidR="00627105">
        <w:fldChar w:fldCharType="separate"/>
      </w:r>
      <w:r w:rsidR="00B631BB" w:rsidRPr="00B631BB">
        <w:rPr>
          <w:noProof/>
          <w:vertAlign w:val="superscript"/>
        </w:rPr>
        <w:t>8,13</w:t>
      </w:r>
      <w:r w:rsidR="00627105">
        <w:fldChar w:fldCharType="end"/>
      </w:r>
      <w:r w:rsidR="00BC1A49" w:rsidRPr="009B18D6">
        <w:rPr>
          <w:sz w:val="22"/>
          <w:szCs w:val="22"/>
        </w:rPr>
        <w:t xml:space="preserve"> </w:t>
      </w:r>
      <w:r w:rsidR="00C73FFF" w:rsidRPr="009B18D6">
        <w:rPr>
          <w:sz w:val="22"/>
          <w:szCs w:val="22"/>
        </w:rPr>
        <w:t xml:space="preserve">error </w:t>
      </w:r>
      <w:r w:rsidR="002B3850" w:rsidRPr="009B18D6">
        <w:rPr>
          <w:sz w:val="22"/>
          <w:szCs w:val="22"/>
        </w:rPr>
        <w:t xml:space="preserve">correction </w:t>
      </w:r>
      <w:r w:rsidR="000169B0" w:rsidRPr="009B18D6">
        <w:rPr>
          <w:sz w:val="22"/>
          <w:szCs w:val="22"/>
        </w:rPr>
        <w:t>with</w:t>
      </w:r>
      <w:r w:rsidR="00D44B6D" w:rsidRPr="009B18D6">
        <w:rPr>
          <w:sz w:val="22"/>
          <w:szCs w:val="22"/>
        </w:rPr>
        <w:t xml:space="preserve"> </w:t>
      </w:r>
      <w:r w:rsidR="00C90522" w:rsidRPr="009B18D6">
        <w:rPr>
          <w:sz w:val="22"/>
          <w:szCs w:val="22"/>
        </w:rPr>
        <w:t xml:space="preserve">the </w:t>
      </w:r>
      <w:r w:rsidR="000169B0" w:rsidRPr="009B18D6">
        <w:rPr>
          <w:sz w:val="22"/>
          <w:szCs w:val="22"/>
        </w:rPr>
        <w:t xml:space="preserve">parallel Illumina </w:t>
      </w:r>
      <w:proofErr w:type="spellStart"/>
      <w:r w:rsidR="000169B0" w:rsidRPr="009B18D6">
        <w:rPr>
          <w:sz w:val="22"/>
          <w:szCs w:val="22"/>
        </w:rPr>
        <w:t>RNA</w:t>
      </w:r>
      <w:r w:rsidR="083409F7" w:rsidRPr="009B18D6">
        <w:rPr>
          <w:sz w:val="22"/>
          <w:szCs w:val="22"/>
        </w:rPr>
        <w:t>s</w:t>
      </w:r>
      <w:r w:rsidR="000169B0" w:rsidRPr="009B18D6">
        <w:rPr>
          <w:sz w:val="22"/>
          <w:szCs w:val="22"/>
        </w:rPr>
        <w:t>eq</w:t>
      </w:r>
      <w:proofErr w:type="spellEnd"/>
      <w:r w:rsidR="00BC1A49" w:rsidRPr="009B18D6">
        <w:rPr>
          <w:sz w:val="22"/>
          <w:szCs w:val="22"/>
        </w:rPr>
        <w:t xml:space="preserve"> data </w:t>
      </w:r>
      <w:r w:rsidR="00C73FFF" w:rsidRPr="009B18D6">
        <w:rPr>
          <w:sz w:val="22"/>
          <w:szCs w:val="22"/>
        </w:rPr>
        <w:t xml:space="preserve">and </w:t>
      </w:r>
      <w:r w:rsidR="002B3850" w:rsidRPr="009B18D6">
        <w:rPr>
          <w:sz w:val="22"/>
          <w:szCs w:val="22"/>
        </w:rPr>
        <w:t xml:space="preserve">re-analysed </w:t>
      </w:r>
      <w:r w:rsidR="002E0363" w:rsidRPr="009B18D6">
        <w:rPr>
          <w:sz w:val="22"/>
          <w:szCs w:val="22"/>
        </w:rPr>
        <w:t xml:space="preserve">the corrected </w:t>
      </w:r>
      <w:r w:rsidR="002B3850" w:rsidRPr="009B18D6">
        <w:rPr>
          <w:sz w:val="22"/>
          <w:szCs w:val="22"/>
        </w:rPr>
        <w:t xml:space="preserve">and uncorrected </w:t>
      </w:r>
      <w:r w:rsidR="00111B84" w:rsidRPr="009B18D6">
        <w:rPr>
          <w:sz w:val="22"/>
          <w:szCs w:val="22"/>
        </w:rPr>
        <w:t xml:space="preserve">nanopore </w:t>
      </w:r>
      <w:r w:rsidR="000D39C3" w:rsidRPr="009B18D6">
        <w:rPr>
          <w:sz w:val="22"/>
          <w:szCs w:val="22"/>
        </w:rPr>
        <w:t xml:space="preserve">DRS </w:t>
      </w:r>
      <w:r w:rsidR="009B18D6">
        <w:rPr>
          <w:sz w:val="22"/>
          <w:szCs w:val="22"/>
        </w:rPr>
        <w:t>data</w:t>
      </w:r>
      <w:r w:rsidR="00D607DD" w:rsidRPr="009B18D6">
        <w:rPr>
          <w:sz w:val="22"/>
          <w:szCs w:val="22"/>
        </w:rPr>
        <w:t xml:space="preserve">. </w:t>
      </w:r>
      <w:r w:rsidR="454CB48E" w:rsidRPr="009B18D6">
        <w:rPr>
          <w:sz w:val="22"/>
          <w:szCs w:val="22"/>
        </w:rPr>
        <w:t xml:space="preserve">The four Col-0 biological replicate nanopore </w:t>
      </w:r>
      <w:r w:rsidR="00E40B83" w:rsidRPr="009B18D6">
        <w:rPr>
          <w:sz w:val="22"/>
          <w:szCs w:val="22"/>
        </w:rPr>
        <w:t xml:space="preserve">DRS </w:t>
      </w:r>
      <w:r w:rsidR="00917B64" w:rsidRPr="009B18D6">
        <w:rPr>
          <w:sz w:val="22"/>
          <w:szCs w:val="22"/>
        </w:rPr>
        <w:t>datasets capture 75% (102,486) and 69% 104,686) of the Araport11 and AtRTD2 splice site annotations, respectively.</w:t>
      </w:r>
      <w:r w:rsidR="00E40B83" w:rsidRPr="009B18D6">
        <w:rPr>
          <w:sz w:val="22"/>
          <w:szCs w:val="22"/>
        </w:rPr>
        <w:t xml:space="preserve"> </w:t>
      </w:r>
      <w:r w:rsidR="00BC1A49" w:rsidRPr="009B18D6">
        <w:rPr>
          <w:sz w:val="22"/>
          <w:szCs w:val="22"/>
        </w:rPr>
        <w:t>Most</w:t>
      </w:r>
      <w:r w:rsidR="00AD6422" w:rsidRPr="009B18D6">
        <w:rPr>
          <w:sz w:val="22"/>
          <w:szCs w:val="22"/>
        </w:rPr>
        <w:t xml:space="preserve"> canonical G</w:t>
      </w:r>
      <w:r w:rsidR="00BC1A49" w:rsidRPr="009B18D6">
        <w:rPr>
          <w:sz w:val="22"/>
          <w:szCs w:val="22"/>
        </w:rPr>
        <w:t>U</w:t>
      </w:r>
      <w:r w:rsidR="003D1AE1" w:rsidRPr="009B18D6">
        <w:rPr>
          <w:sz w:val="22"/>
          <w:szCs w:val="22"/>
        </w:rPr>
        <w:t>/AG</w:t>
      </w:r>
      <w:r w:rsidR="293C7CEA" w:rsidRPr="009B18D6">
        <w:rPr>
          <w:sz w:val="22"/>
          <w:szCs w:val="22"/>
        </w:rPr>
        <w:t xml:space="preserve"> </w:t>
      </w:r>
      <w:r w:rsidR="2DD3A9D5" w:rsidRPr="009B18D6">
        <w:rPr>
          <w:sz w:val="22"/>
          <w:szCs w:val="22"/>
        </w:rPr>
        <w:t>splicing</w:t>
      </w:r>
      <w:r w:rsidR="67232889" w:rsidRPr="009B18D6">
        <w:rPr>
          <w:sz w:val="22"/>
          <w:szCs w:val="22"/>
        </w:rPr>
        <w:t xml:space="preserve"> events </w:t>
      </w:r>
      <w:r w:rsidR="00D005BD" w:rsidRPr="009B18D6">
        <w:rPr>
          <w:sz w:val="22"/>
          <w:szCs w:val="22"/>
        </w:rPr>
        <w:t>(</w:t>
      </w:r>
      <w:r w:rsidR="5729A0EE" w:rsidRPr="009B18D6">
        <w:rPr>
          <w:rFonts w:ascii="Calibri" w:eastAsia="Calibri" w:hAnsi="Calibri" w:cs="Calibri"/>
          <w:sz w:val="22"/>
          <w:szCs w:val="22"/>
        </w:rPr>
        <w:t>100</w:t>
      </w:r>
      <w:r w:rsidR="00D005BD" w:rsidRPr="009B18D6">
        <w:rPr>
          <w:rFonts w:ascii="Calibri" w:eastAsia="Calibri" w:hAnsi="Calibri" w:cs="Calibri"/>
          <w:sz w:val="22"/>
          <w:szCs w:val="22"/>
        </w:rPr>
        <w:t>,</w:t>
      </w:r>
      <w:r w:rsidR="003D1AE1" w:rsidRPr="009B18D6">
        <w:rPr>
          <w:rFonts w:ascii="Calibri" w:eastAsia="Calibri" w:hAnsi="Calibri" w:cs="Calibri"/>
          <w:sz w:val="22"/>
          <w:szCs w:val="22"/>
        </w:rPr>
        <w:t>450</w:t>
      </w:r>
      <w:r w:rsidR="399DF946" w:rsidRPr="009B18D6">
        <w:rPr>
          <w:sz w:val="22"/>
          <w:szCs w:val="22"/>
        </w:rPr>
        <w:t xml:space="preserve">; </w:t>
      </w:r>
      <w:r w:rsidR="4912A3E4" w:rsidRPr="009B18D6">
        <w:rPr>
          <w:sz w:val="22"/>
          <w:szCs w:val="22"/>
        </w:rPr>
        <w:t>81</w:t>
      </w:r>
      <w:r w:rsidR="399DF946" w:rsidRPr="009B18D6">
        <w:rPr>
          <w:sz w:val="22"/>
          <w:szCs w:val="22"/>
        </w:rPr>
        <w:t>%</w:t>
      </w:r>
      <w:r w:rsidR="2DD3A9D5" w:rsidRPr="009B18D6">
        <w:rPr>
          <w:sz w:val="22"/>
          <w:szCs w:val="22"/>
        </w:rPr>
        <w:t xml:space="preserve">) detected in the </w:t>
      </w:r>
      <w:r w:rsidR="00BC1A49" w:rsidRPr="009B18D6">
        <w:rPr>
          <w:sz w:val="22"/>
          <w:szCs w:val="22"/>
        </w:rPr>
        <w:t>error corrected</w:t>
      </w:r>
      <w:r w:rsidR="00EA2F97" w:rsidRPr="009B18D6">
        <w:rPr>
          <w:sz w:val="22"/>
          <w:szCs w:val="22"/>
        </w:rPr>
        <w:t xml:space="preserve"> </w:t>
      </w:r>
      <w:r w:rsidR="00AD6422" w:rsidRPr="009B18D6">
        <w:rPr>
          <w:sz w:val="22"/>
          <w:szCs w:val="22"/>
        </w:rPr>
        <w:t xml:space="preserve">nanopore data </w:t>
      </w:r>
      <w:r w:rsidR="004C6ACB" w:rsidRPr="009B18D6">
        <w:rPr>
          <w:sz w:val="22"/>
          <w:szCs w:val="22"/>
        </w:rPr>
        <w:t xml:space="preserve">were found in both annotations and were supported by Illumina </w:t>
      </w:r>
      <w:proofErr w:type="spellStart"/>
      <w:r w:rsidR="004C6ACB" w:rsidRPr="009B18D6">
        <w:rPr>
          <w:sz w:val="22"/>
          <w:szCs w:val="22"/>
        </w:rPr>
        <w:t>RNA</w:t>
      </w:r>
      <w:r w:rsidR="0056017F">
        <w:rPr>
          <w:sz w:val="22"/>
          <w:szCs w:val="22"/>
        </w:rPr>
        <w:t>s</w:t>
      </w:r>
      <w:r w:rsidR="3009E7CC" w:rsidRPr="009B18D6">
        <w:rPr>
          <w:sz w:val="22"/>
          <w:szCs w:val="22"/>
        </w:rPr>
        <w:t>eq</w:t>
      </w:r>
      <w:proofErr w:type="spellEnd"/>
      <w:r w:rsidR="00AD6422" w:rsidRPr="009B18D6">
        <w:rPr>
          <w:sz w:val="22"/>
          <w:szCs w:val="22"/>
        </w:rPr>
        <w:t xml:space="preserve"> </w:t>
      </w:r>
      <w:r w:rsidR="00BC1A49" w:rsidRPr="009B18D6">
        <w:rPr>
          <w:sz w:val="22"/>
          <w:szCs w:val="22"/>
        </w:rPr>
        <w:t>(</w:t>
      </w:r>
      <w:r w:rsidR="00240EDD">
        <w:rPr>
          <w:sz w:val="22"/>
          <w:szCs w:val="22"/>
        </w:rPr>
        <w:t>Fig.</w:t>
      </w:r>
      <w:r w:rsidR="00D810A7" w:rsidRPr="009B18D6">
        <w:rPr>
          <w:sz w:val="22"/>
          <w:szCs w:val="22"/>
        </w:rPr>
        <w:t xml:space="preserve"> </w:t>
      </w:r>
      <w:r w:rsidR="1CFF59E6" w:rsidRPr="009B18D6">
        <w:rPr>
          <w:sz w:val="22"/>
          <w:szCs w:val="22"/>
        </w:rPr>
        <w:t>4</w:t>
      </w:r>
      <w:r w:rsidR="008F752A">
        <w:rPr>
          <w:sz w:val="22"/>
          <w:szCs w:val="22"/>
        </w:rPr>
        <w:t>b</w:t>
      </w:r>
      <w:r w:rsidR="1CFF59E6" w:rsidRPr="009B18D6">
        <w:rPr>
          <w:sz w:val="22"/>
          <w:szCs w:val="22"/>
        </w:rPr>
        <w:t xml:space="preserve">, </w:t>
      </w:r>
      <w:r w:rsidR="0061643F">
        <w:rPr>
          <w:sz w:val="22"/>
          <w:szCs w:val="22"/>
        </w:rPr>
        <w:t>Supplementary</w:t>
      </w:r>
      <w:r w:rsidR="1CFF59E6" w:rsidRPr="009B18D6">
        <w:rPr>
          <w:sz w:val="22"/>
          <w:szCs w:val="22"/>
        </w:rPr>
        <w:t xml:space="preserve"> Table </w:t>
      </w:r>
      <w:r w:rsidR="00724A0E">
        <w:rPr>
          <w:sz w:val="22"/>
          <w:szCs w:val="22"/>
        </w:rPr>
        <w:t>S</w:t>
      </w:r>
      <w:r w:rsidR="1CFF59E6" w:rsidRPr="009B18D6">
        <w:rPr>
          <w:sz w:val="22"/>
          <w:szCs w:val="22"/>
        </w:rPr>
        <w:t>3</w:t>
      </w:r>
      <w:r w:rsidR="1C3E6D17" w:rsidRPr="009B18D6">
        <w:rPr>
          <w:sz w:val="22"/>
          <w:szCs w:val="22"/>
        </w:rPr>
        <w:t>)</w:t>
      </w:r>
      <w:r w:rsidR="00D810A7" w:rsidRPr="009B18D6">
        <w:rPr>
          <w:sz w:val="22"/>
          <w:szCs w:val="22"/>
        </w:rPr>
        <w:t>.</w:t>
      </w:r>
      <w:r w:rsidR="00B07BEE" w:rsidRPr="009B18D6">
        <w:rPr>
          <w:sz w:val="22"/>
          <w:szCs w:val="22"/>
        </w:rPr>
        <w:t xml:space="preserve"> </w:t>
      </w:r>
      <w:commentRangeStart w:id="30"/>
      <w:r w:rsidR="02AD2F1E" w:rsidRPr="009B18D6">
        <w:rPr>
          <w:sz w:val="22"/>
          <w:szCs w:val="22"/>
        </w:rPr>
        <w:t>3,</w:t>
      </w:r>
      <w:r w:rsidR="00DB39D8" w:rsidRPr="009B18D6">
        <w:rPr>
          <w:sz w:val="22"/>
          <w:szCs w:val="22"/>
        </w:rPr>
        <w:t>234</w:t>
      </w:r>
      <w:r w:rsidR="02AD2F1E" w:rsidRPr="009B18D6">
        <w:rPr>
          <w:sz w:val="22"/>
          <w:szCs w:val="22"/>
        </w:rPr>
        <w:t xml:space="preserve"> unique</w:t>
      </w:r>
      <w:r w:rsidR="1CFF59E6" w:rsidRPr="009B18D6">
        <w:rPr>
          <w:sz w:val="22"/>
          <w:szCs w:val="22"/>
        </w:rPr>
        <w:t xml:space="preserve"> </w:t>
      </w:r>
      <w:r w:rsidR="00DB39D8" w:rsidRPr="009B18D6">
        <w:rPr>
          <w:sz w:val="22"/>
          <w:szCs w:val="22"/>
        </w:rPr>
        <w:t xml:space="preserve">canonical </w:t>
      </w:r>
      <w:r w:rsidR="00111B84" w:rsidRPr="009B18D6">
        <w:rPr>
          <w:sz w:val="22"/>
          <w:szCs w:val="22"/>
        </w:rPr>
        <w:t xml:space="preserve">splicing events in </w:t>
      </w:r>
      <w:r w:rsidR="00DB39D8" w:rsidRPr="009B18D6">
        <w:rPr>
          <w:sz w:val="22"/>
          <w:szCs w:val="22"/>
        </w:rPr>
        <w:t xml:space="preserve">the error corrected nanopore </w:t>
      </w:r>
      <w:r w:rsidR="00C3440D" w:rsidRPr="009B18D6">
        <w:rPr>
          <w:sz w:val="22"/>
          <w:szCs w:val="22"/>
        </w:rPr>
        <w:t xml:space="preserve">DRS </w:t>
      </w:r>
      <w:r w:rsidR="00DB39D8" w:rsidRPr="009B18D6">
        <w:rPr>
          <w:sz w:val="22"/>
          <w:szCs w:val="22"/>
        </w:rPr>
        <w:t xml:space="preserve">data were supported by Illumina </w:t>
      </w:r>
      <w:proofErr w:type="spellStart"/>
      <w:r w:rsidR="00DB39D8" w:rsidRPr="009B18D6">
        <w:rPr>
          <w:sz w:val="22"/>
          <w:szCs w:val="22"/>
        </w:rPr>
        <w:t>RNA</w:t>
      </w:r>
      <w:r w:rsidR="0056017F">
        <w:rPr>
          <w:sz w:val="22"/>
          <w:szCs w:val="22"/>
        </w:rPr>
        <w:t>s</w:t>
      </w:r>
      <w:r w:rsidR="000169B0" w:rsidRPr="009B18D6">
        <w:rPr>
          <w:sz w:val="22"/>
          <w:szCs w:val="22"/>
        </w:rPr>
        <w:t>eq</w:t>
      </w:r>
      <w:proofErr w:type="spellEnd"/>
      <w:r w:rsidR="0048194A" w:rsidRPr="009B18D6">
        <w:rPr>
          <w:sz w:val="22"/>
          <w:szCs w:val="22"/>
        </w:rPr>
        <w:t xml:space="preserve">, but were absent from both </w:t>
      </w:r>
      <w:r w:rsidR="004C6ACB" w:rsidRPr="009B18D6">
        <w:rPr>
          <w:sz w:val="22"/>
          <w:szCs w:val="22"/>
        </w:rPr>
        <w:t xml:space="preserve">Araport11 and AtRTD2 </w:t>
      </w:r>
      <w:r w:rsidR="5244476A" w:rsidRPr="009B18D6">
        <w:rPr>
          <w:sz w:val="22"/>
          <w:szCs w:val="22"/>
        </w:rPr>
        <w:t>annotations, highlighting potential gaps in the complexity of Arabidopsis splicing</w:t>
      </w:r>
      <w:r w:rsidR="0048194A" w:rsidRPr="009B18D6">
        <w:rPr>
          <w:sz w:val="22"/>
          <w:szCs w:val="22"/>
        </w:rPr>
        <w:t xml:space="preserve"> annotation</w:t>
      </w:r>
      <w:r w:rsidR="00DB39D8" w:rsidRPr="009B18D6">
        <w:rPr>
          <w:sz w:val="22"/>
          <w:szCs w:val="22"/>
        </w:rPr>
        <w:t xml:space="preserve"> (</w:t>
      </w:r>
      <w:r w:rsidR="00240EDD">
        <w:rPr>
          <w:sz w:val="22"/>
          <w:szCs w:val="22"/>
        </w:rPr>
        <w:t>Fig.</w:t>
      </w:r>
      <w:r w:rsidR="003E0E8A" w:rsidRPr="009B18D6">
        <w:rPr>
          <w:sz w:val="22"/>
          <w:szCs w:val="22"/>
        </w:rPr>
        <w:t xml:space="preserve"> </w:t>
      </w:r>
      <w:r w:rsidR="00C41B42" w:rsidRPr="009B18D6">
        <w:rPr>
          <w:sz w:val="22"/>
          <w:szCs w:val="22"/>
        </w:rPr>
        <w:t>4</w:t>
      </w:r>
      <w:r w:rsidR="008F752A">
        <w:rPr>
          <w:sz w:val="22"/>
          <w:szCs w:val="22"/>
        </w:rPr>
        <w:t>b</w:t>
      </w:r>
      <w:r w:rsidR="00C41B42" w:rsidRPr="009B18D6">
        <w:rPr>
          <w:sz w:val="22"/>
          <w:szCs w:val="22"/>
        </w:rPr>
        <w:t xml:space="preserve">, </w:t>
      </w:r>
      <w:r w:rsidR="0061643F">
        <w:rPr>
          <w:sz w:val="22"/>
          <w:szCs w:val="22"/>
        </w:rPr>
        <w:t>Supplementary</w:t>
      </w:r>
      <w:r w:rsidR="00C41B42" w:rsidRPr="009B18D6">
        <w:rPr>
          <w:sz w:val="22"/>
          <w:szCs w:val="22"/>
        </w:rPr>
        <w:t xml:space="preserve"> Table </w:t>
      </w:r>
      <w:r w:rsidR="00516D8A">
        <w:rPr>
          <w:sz w:val="22"/>
          <w:szCs w:val="22"/>
        </w:rPr>
        <w:t>S</w:t>
      </w:r>
      <w:r w:rsidR="00C41B42" w:rsidRPr="009B18D6">
        <w:rPr>
          <w:sz w:val="22"/>
          <w:szCs w:val="22"/>
        </w:rPr>
        <w:t>3</w:t>
      </w:r>
      <w:r w:rsidR="614D51BB" w:rsidRPr="009B18D6">
        <w:rPr>
          <w:sz w:val="22"/>
          <w:szCs w:val="22"/>
        </w:rPr>
        <w:t>)</w:t>
      </w:r>
      <w:commentRangeEnd w:id="30"/>
      <w:r>
        <w:rPr>
          <w:rStyle w:val="CommentReference"/>
        </w:rPr>
        <w:commentReference w:id="30"/>
      </w:r>
      <w:r w:rsidR="00EA2F97" w:rsidRPr="009B18D6">
        <w:rPr>
          <w:sz w:val="22"/>
          <w:szCs w:val="22"/>
        </w:rPr>
        <w:t xml:space="preserve">. </w:t>
      </w:r>
      <w:r w:rsidR="00C0770A" w:rsidRPr="007E1499">
        <w:rPr>
          <w:sz w:val="22"/>
          <w:szCs w:val="22"/>
        </w:rPr>
        <w:t xml:space="preserve">Consistent with this, we </w:t>
      </w:r>
      <w:r w:rsidR="00C0770A" w:rsidRPr="006D5A78">
        <w:rPr>
          <w:sz w:val="22"/>
          <w:szCs w:val="22"/>
        </w:rPr>
        <w:t>validated 3 of these</w:t>
      </w:r>
      <w:r w:rsidR="00C0770A" w:rsidRPr="007E1499">
        <w:rPr>
          <w:sz w:val="22"/>
          <w:szCs w:val="22"/>
        </w:rPr>
        <w:t xml:space="preserve"> splicing events by using RT-PCR followed by</w:t>
      </w:r>
      <w:r w:rsidR="00C0770A" w:rsidRPr="00631EF1">
        <w:rPr>
          <w:sz w:val="22"/>
          <w:szCs w:val="22"/>
        </w:rPr>
        <w:t xml:space="preserve"> cloning and sequencing</w:t>
      </w:r>
      <w:r w:rsidR="00C0770A" w:rsidRPr="007E1499">
        <w:rPr>
          <w:sz w:val="22"/>
          <w:szCs w:val="22"/>
        </w:rPr>
        <w:t xml:space="preserve"> (</w:t>
      </w:r>
      <w:r w:rsidR="0061643F">
        <w:rPr>
          <w:sz w:val="22"/>
          <w:szCs w:val="22"/>
        </w:rPr>
        <w:t>Supplementary</w:t>
      </w:r>
      <w:r w:rsidR="00240EDD" w:rsidRPr="007E1499" w:rsidDel="00240EDD">
        <w:rPr>
          <w:sz w:val="22"/>
          <w:szCs w:val="22"/>
        </w:rPr>
        <w:t xml:space="preserve"> </w:t>
      </w:r>
      <w:r w:rsidR="00240EDD">
        <w:rPr>
          <w:sz w:val="22"/>
          <w:szCs w:val="22"/>
        </w:rPr>
        <w:t>Fig.</w:t>
      </w:r>
      <w:r w:rsidR="00C0770A" w:rsidRPr="007E1499">
        <w:rPr>
          <w:sz w:val="22"/>
          <w:szCs w:val="22"/>
        </w:rPr>
        <w:t xml:space="preserve"> S4</w:t>
      </w:r>
      <w:r w:rsidR="008F752A">
        <w:rPr>
          <w:sz w:val="22"/>
          <w:szCs w:val="22"/>
        </w:rPr>
        <w:t>a</w:t>
      </w:r>
      <w:r w:rsidR="00C0770A" w:rsidRPr="00631EF1">
        <w:rPr>
          <w:sz w:val="22"/>
          <w:szCs w:val="22"/>
        </w:rPr>
        <w:t xml:space="preserve">). </w:t>
      </w:r>
      <w:r w:rsidR="00C0770A" w:rsidRPr="007E1499">
        <w:rPr>
          <w:sz w:val="22"/>
          <w:szCs w:val="22"/>
        </w:rPr>
        <w:t>In order to examine the features of the</w:t>
      </w:r>
      <w:r w:rsidR="00B6677A">
        <w:rPr>
          <w:sz w:val="22"/>
          <w:szCs w:val="22"/>
        </w:rPr>
        <w:t>se</w:t>
      </w:r>
      <w:r w:rsidR="00C0770A" w:rsidRPr="007E1499">
        <w:rPr>
          <w:sz w:val="22"/>
          <w:szCs w:val="22"/>
        </w:rPr>
        <w:t xml:space="preserve"> unannotated splices, we applied previously determined splice site position weight matrices of the flanking sequences to categorize U2 or 12 class splice sites</w:t>
      </w:r>
      <w:r w:rsidR="00627105">
        <w:fldChar w:fldCharType="begin"/>
      </w:r>
      <w:r w:rsidR="00B631BB">
        <w:instrText xml:space="preserve"> ADDIN EN.CITE &lt;EndNote&gt;&lt;Cite&gt;&lt;Author&gt;Sheth&lt;/Author&gt;&lt;Year&gt;2006&lt;/Year&gt;&lt;RecNum&gt;72&lt;/RecNum&gt;&lt;DisplayText&gt;&lt;style face="superscript"&gt;26&lt;/style&gt;&lt;/DisplayText&gt;&lt;record&gt;&lt;rec-number&gt;72&lt;/rec-number&gt;&lt;foreign-keys&gt;&lt;key app="EN" db-id="5vxwr2wzn5d9ahesz5dxtd0i2vexsz2550x5" timestamp="1559473262" guid="6f216ee1-7bd9-4000-a228-0f7e28a08dd9"&gt;72&lt;/key&gt;&lt;/foreign-keys&gt;&lt;ref-type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Res&lt;/secondary-title&gt;&lt;/titles&gt;&lt;periodical&gt;&lt;full-title&gt;Nucleic Acids Res&lt;/full-title&gt;&lt;/periodical&gt;&lt;pages&gt;3955-3967&lt;/pages&gt;&lt;volume&gt;34&lt;/volume&gt;&lt;number&gt;14&lt;/number&gt;&lt;edition&gt;08/12&lt;/edition&gt;&lt;dates&gt;&lt;year&gt;2006&lt;/year&gt;&lt;/dates&gt;&lt;publisher&gt;Oxford University Press&lt;/publisher&gt;&lt;isbn&gt;1362-4962&amp;#xD;0305-1048&lt;/isbn&gt;&lt;accession-num&gt;16914448&lt;/accession-num&gt;&lt;urls&gt;&lt;related-urls&gt;&lt;url&gt;https://www.ncbi.nlm.nih.gov/pubmed/16914448&lt;/url&gt;&lt;url&gt;https://www.ncbi.nlm.nih.gov/pmc/PMC1557818/&lt;/url&gt;&lt;/related-urls&gt;&lt;/urls&gt;&lt;electronic-resource-num&gt;10.1093/nar/gkl556&lt;/electronic-resource-num&gt;&lt;remote-database-name&gt;PubMed&lt;/remote-database-name&gt;&lt;language&gt;eng&lt;/language&gt;&lt;/record&gt;&lt;/Cite&gt;&lt;/EndNote&gt;</w:instrText>
      </w:r>
      <w:r w:rsidR="00627105">
        <w:fldChar w:fldCharType="separate"/>
      </w:r>
      <w:r w:rsidR="00B631BB" w:rsidRPr="00B631BB">
        <w:rPr>
          <w:noProof/>
          <w:vertAlign w:val="superscript"/>
        </w:rPr>
        <w:t>26</w:t>
      </w:r>
      <w:r w:rsidR="00627105">
        <w:fldChar w:fldCharType="end"/>
      </w:r>
      <w:r w:rsidR="00DA0F77">
        <w:rPr>
          <w:sz w:val="22"/>
          <w:szCs w:val="22"/>
        </w:rPr>
        <w:t xml:space="preserve">. </w:t>
      </w:r>
      <w:r w:rsidR="00C0770A" w:rsidRPr="00C14A57">
        <w:rPr>
          <w:sz w:val="22"/>
          <w:szCs w:val="22"/>
        </w:rPr>
        <w:t>Of the 3,234</w:t>
      </w:r>
      <w:r w:rsidR="00DA0F77">
        <w:rPr>
          <w:sz w:val="22"/>
          <w:szCs w:val="22"/>
        </w:rPr>
        <w:t xml:space="preserve"> </w:t>
      </w:r>
      <w:r w:rsidR="5A350FD7" w:rsidRPr="00C14A57">
        <w:rPr>
          <w:sz w:val="22"/>
          <w:szCs w:val="22"/>
        </w:rPr>
        <w:t>novel</w:t>
      </w:r>
      <w:r w:rsidR="00C0770A" w:rsidRPr="00C14A57">
        <w:rPr>
          <w:sz w:val="22"/>
          <w:szCs w:val="22"/>
        </w:rPr>
        <w:t xml:space="preserve"> </w:t>
      </w:r>
      <w:r w:rsidR="00DA0F77">
        <w:rPr>
          <w:sz w:val="22"/>
          <w:szCs w:val="22"/>
        </w:rPr>
        <w:t>G</w:t>
      </w:r>
      <w:r w:rsidR="00B65660">
        <w:rPr>
          <w:sz w:val="22"/>
          <w:szCs w:val="22"/>
        </w:rPr>
        <w:t>U</w:t>
      </w:r>
      <w:r w:rsidR="00DA0F77">
        <w:rPr>
          <w:sz w:val="22"/>
          <w:szCs w:val="22"/>
        </w:rPr>
        <w:t>/AG</w:t>
      </w:r>
      <w:r w:rsidR="00DA0F77" w:rsidRPr="00C14A57">
        <w:rPr>
          <w:sz w:val="22"/>
          <w:szCs w:val="22"/>
        </w:rPr>
        <w:t xml:space="preserve"> </w:t>
      </w:r>
      <w:r w:rsidR="00C0770A" w:rsidRPr="00C14A57">
        <w:rPr>
          <w:sz w:val="22"/>
          <w:szCs w:val="22"/>
        </w:rPr>
        <w:t>events found in error corrected data, supported by Illumina alignments, 7</w:t>
      </w:r>
      <w:r w:rsidR="003D38C9">
        <w:rPr>
          <w:sz w:val="22"/>
          <w:szCs w:val="22"/>
        </w:rPr>
        <w:t>4</w:t>
      </w:r>
      <w:r w:rsidR="00C0770A" w:rsidRPr="00C14A57">
        <w:rPr>
          <w:sz w:val="22"/>
          <w:szCs w:val="22"/>
        </w:rPr>
        <w:t xml:space="preserve">% were classified as canonical U2 or U12 splice sites, reinforcing the </w:t>
      </w:r>
      <w:r w:rsidR="00240EDD">
        <w:rPr>
          <w:sz w:val="22"/>
          <w:szCs w:val="22"/>
        </w:rPr>
        <w:t>possibility</w:t>
      </w:r>
      <w:r w:rsidR="00C0770A" w:rsidRPr="00C14A57">
        <w:rPr>
          <w:sz w:val="22"/>
          <w:szCs w:val="22"/>
        </w:rPr>
        <w:t xml:space="preserve"> that they </w:t>
      </w:r>
      <w:r w:rsidR="00240EDD">
        <w:rPr>
          <w:sz w:val="22"/>
          <w:szCs w:val="22"/>
        </w:rPr>
        <w:t>are</w:t>
      </w:r>
      <w:r w:rsidR="00C0770A" w:rsidRPr="00C14A57">
        <w:rPr>
          <w:sz w:val="22"/>
          <w:szCs w:val="22"/>
        </w:rPr>
        <w:t xml:space="preserve"> authentic</w:t>
      </w:r>
      <w:r w:rsidR="00DA0F77">
        <w:rPr>
          <w:sz w:val="22"/>
          <w:szCs w:val="22"/>
        </w:rPr>
        <w:t xml:space="preserve"> (Supplementary</w:t>
      </w:r>
      <w:r w:rsidR="004D1150">
        <w:rPr>
          <w:sz w:val="22"/>
          <w:szCs w:val="22"/>
        </w:rPr>
        <w:t xml:space="preserve"> Fig S4b)</w:t>
      </w:r>
      <w:r w:rsidR="00C0770A" w:rsidRPr="00C14A57">
        <w:rPr>
          <w:sz w:val="22"/>
          <w:szCs w:val="22"/>
        </w:rPr>
        <w:t>.</w:t>
      </w:r>
      <w:r w:rsidR="00C0770A" w:rsidRPr="009B18D6">
        <w:rPr>
          <w:sz w:val="22"/>
          <w:szCs w:val="22"/>
        </w:rPr>
        <w:t xml:space="preserve"> </w:t>
      </w:r>
    </w:p>
    <w:p w14:paraId="1012DACD" w14:textId="2F7B74B7" w:rsidR="002E0363" w:rsidRPr="009B18D6" w:rsidRDefault="00516D8A" w:rsidP="4979BB12">
      <w:pPr>
        <w:spacing w:line="480" w:lineRule="auto"/>
        <w:rPr>
          <w:sz w:val="22"/>
          <w:szCs w:val="22"/>
        </w:rPr>
      </w:pPr>
      <w:r>
        <w:rPr>
          <w:sz w:val="22"/>
          <w:szCs w:val="22"/>
        </w:rPr>
        <w:tab/>
      </w:r>
      <w:r w:rsidR="002E0363" w:rsidRPr="009B18D6">
        <w:rPr>
          <w:sz w:val="22"/>
          <w:szCs w:val="22"/>
        </w:rPr>
        <w:t>In</w:t>
      </w:r>
      <w:r w:rsidR="001802D1" w:rsidRPr="009B18D6">
        <w:rPr>
          <w:sz w:val="22"/>
          <w:szCs w:val="22"/>
        </w:rPr>
        <w:t xml:space="preserve"> addition to previously unannotated </w:t>
      </w:r>
      <w:r w:rsidR="00247362" w:rsidRPr="009B18D6">
        <w:rPr>
          <w:sz w:val="22"/>
          <w:szCs w:val="22"/>
        </w:rPr>
        <w:t>splic</w:t>
      </w:r>
      <w:r w:rsidR="00880597" w:rsidRPr="009B18D6">
        <w:rPr>
          <w:sz w:val="22"/>
          <w:szCs w:val="22"/>
        </w:rPr>
        <w:t>ing events</w:t>
      </w:r>
      <w:r w:rsidR="00247362" w:rsidRPr="009B18D6">
        <w:rPr>
          <w:sz w:val="22"/>
          <w:szCs w:val="22"/>
        </w:rPr>
        <w:t xml:space="preserve">, </w:t>
      </w:r>
      <w:r w:rsidR="001802D1" w:rsidRPr="009B18D6">
        <w:rPr>
          <w:sz w:val="22"/>
          <w:szCs w:val="22"/>
        </w:rPr>
        <w:t xml:space="preserve">we identified unannotated combinations </w:t>
      </w:r>
      <w:r w:rsidR="002B3850" w:rsidRPr="009B18D6">
        <w:rPr>
          <w:sz w:val="22"/>
          <w:szCs w:val="22"/>
        </w:rPr>
        <w:t xml:space="preserve">of </w:t>
      </w:r>
      <w:r w:rsidR="001917A5" w:rsidRPr="009B18D6">
        <w:rPr>
          <w:sz w:val="22"/>
          <w:szCs w:val="22"/>
        </w:rPr>
        <w:t xml:space="preserve">previously </w:t>
      </w:r>
      <w:r w:rsidR="002B3850" w:rsidRPr="009B18D6">
        <w:rPr>
          <w:sz w:val="22"/>
          <w:szCs w:val="22"/>
        </w:rPr>
        <w:t>established splic</w:t>
      </w:r>
      <w:r w:rsidR="003B7AD4" w:rsidRPr="009B18D6">
        <w:rPr>
          <w:sz w:val="22"/>
          <w:szCs w:val="22"/>
        </w:rPr>
        <w:t>e sites</w:t>
      </w:r>
      <w:r w:rsidR="00FD730D" w:rsidRPr="009B18D6">
        <w:rPr>
          <w:sz w:val="22"/>
          <w:szCs w:val="22"/>
        </w:rPr>
        <w:t xml:space="preserve">. </w:t>
      </w:r>
      <w:r w:rsidR="00FC7DB1" w:rsidRPr="009B18D6">
        <w:rPr>
          <w:sz w:val="22"/>
          <w:szCs w:val="22"/>
        </w:rPr>
        <w:t>For example, we</w:t>
      </w:r>
      <w:r w:rsidR="008321D5" w:rsidRPr="009B18D6">
        <w:rPr>
          <w:sz w:val="22"/>
          <w:szCs w:val="22"/>
        </w:rPr>
        <w:t xml:space="preserve"> </w:t>
      </w:r>
      <w:r w:rsidR="0019250E" w:rsidRPr="009B18D6">
        <w:rPr>
          <w:sz w:val="22"/>
          <w:szCs w:val="22"/>
        </w:rPr>
        <w:t xml:space="preserve">identified </w:t>
      </w:r>
      <w:r w:rsidR="00AF0DDF" w:rsidRPr="009B18D6">
        <w:rPr>
          <w:sz w:val="22"/>
          <w:szCs w:val="22"/>
        </w:rPr>
        <w:t xml:space="preserve">19 </w:t>
      </w:r>
      <w:r w:rsidR="008321D5" w:rsidRPr="009B18D6">
        <w:rPr>
          <w:i/>
          <w:iCs/>
          <w:sz w:val="22"/>
          <w:szCs w:val="22"/>
        </w:rPr>
        <w:t>FLM</w:t>
      </w:r>
      <w:r w:rsidR="008321D5" w:rsidRPr="009B18D6">
        <w:rPr>
          <w:sz w:val="22"/>
          <w:szCs w:val="22"/>
        </w:rPr>
        <w:t xml:space="preserve"> </w:t>
      </w:r>
      <w:r w:rsidR="00F7640B" w:rsidRPr="009B18D6">
        <w:rPr>
          <w:sz w:val="22"/>
          <w:szCs w:val="22"/>
        </w:rPr>
        <w:t>splicing patterns</w:t>
      </w:r>
      <w:r w:rsidR="00AF0DDF" w:rsidRPr="009B18D6">
        <w:rPr>
          <w:sz w:val="22"/>
          <w:szCs w:val="22"/>
        </w:rPr>
        <w:t xml:space="preserve"> which all </w:t>
      </w:r>
      <w:r w:rsidR="00FD730D" w:rsidRPr="009B18D6">
        <w:rPr>
          <w:sz w:val="22"/>
          <w:szCs w:val="22"/>
        </w:rPr>
        <w:t>adhered to</w:t>
      </w:r>
      <w:r w:rsidR="00AF0DDF" w:rsidRPr="009B18D6">
        <w:rPr>
          <w:sz w:val="22"/>
          <w:szCs w:val="22"/>
        </w:rPr>
        <w:t xml:space="preserve"> known splice </w:t>
      </w:r>
      <w:r w:rsidR="00FD730D" w:rsidRPr="009B18D6">
        <w:rPr>
          <w:sz w:val="22"/>
          <w:szCs w:val="22"/>
        </w:rPr>
        <w:t>junction sites</w:t>
      </w:r>
      <w:r w:rsidR="000552E5" w:rsidRPr="009B18D6">
        <w:rPr>
          <w:sz w:val="22"/>
          <w:szCs w:val="22"/>
        </w:rPr>
        <w:t xml:space="preserve"> (</w:t>
      </w:r>
      <w:r w:rsidR="00240EDD">
        <w:rPr>
          <w:sz w:val="22"/>
          <w:szCs w:val="22"/>
        </w:rPr>
        <w:t>Fig.</w:t>
      </w:r>
      <w:r w:rsidR="000552E5" w:rsidRPr="009B18D6">
        <w:rPr>
          <w:sz w:val="22"/>
          <w:szCs w:val="22"/>
        </w:rPr>
        <w:t xml:space="preserve"> 4</w:t>
      </w:r>
      <w:r w:rsidR="008F752A">
        <w:rPr>
          <w:sz w:val="22"/>
          <w:szCs w:val="22"/>
        </w:rPr>
        <w:t>a</w:t>
      </w:r>
      <w:r w:rsidR="000552E5" w:rsidRPr="009B18D6">
        <w:rPr>
          <w:sz w:val="22"/>
          <w:szCs w:val="22"/>
        </w:rPr>
        <w:t>)</w:t>
      </w:r>
      <w:r w:rsidR="00230B47" w:rsidRPr="009B18D6">
        <w:rPr>
          <w:sz w:val="22"/>
          <w:szCs w:val="22"/>
        </w:rPr>
        <w:t xml:space="preserve">. However, </w:t>
      </w:r>
      <w:r w:rsidR="00065CF0" w:rsidRPr="009B18D6">
        <w:rPr>
          <w:sz w:val="22"/>
          <w:szCs w:val="22"/>
        </w:rPr>
        <w:t>11</w:t>
      </w:r>
      <w:r w:rsidR="007A461A" w:rsidRPr="009B18D6">
        <w:rPr>
          <w:sz w:val="22"/>
          <w:szCs w:val="22"/>
        </w:rPr>
        <w:t xml:space="preserve"> </w:t>
      </w:r>
      <w:r w:rsidR="00A03618" w:rsidRPr="009B18D6">
        <w:rPr>
          <w:sz w:val="22"/>
          <w:szCs w:val="22"/>
        </w:rPr>
        <w:t>of these transcript isoforms</w:t>
      </w:r>
      <w:r w:rsidR="007A461A" w:rsidRPr="009B18D6">
        <w:rPr>
          <w:sz w:val="22"/>
          <w:szCs w:val="22"/>
        </w:rPr>
        <w:t xml:space="preserve"> </w:t>
      </w:r>
      <w:r w:rsidR="00230B47" w:rsidRPr="009B18D6">
        <w:rPr>
          <w:sz w:val="22"/>
          <w:szCs w:val="22"/>
        </w:rPr>
        <w:t xml:space="preserve">were </w:t>
      </w:r>
      <w:r w:rsidR="007A461A" w:rsidRPr="009B18D6">
        <w:rPr>
          <w:sz w:val="22"/>
          <w:szCs w:val="22"/>
        </w:rPr>
        <w:t>not</w:t>
      </w:r>
      <w:r w:rsidR="00427F86" w:rsidRPr="009B18D6">
        <w:rPr>
          <w:sz w:val="22"/>
          <w:szCs w:val="22"/>
        </w:rPr>
        <w:t xml:space="preserve"> </w:t>
      </w:r>
      <w:r w:rsidR="007A461A" w:rsidRPr="009B18D6">
        <w:rPr>
          <w:sz w:val="22"/>
          <w:szCs w:val="22"/>
        </w:rPr>
        <w:t>previously annotated</w:t>
      </w:r>
      <w:r w:rsidR="000552E5" w:rsidRPr="009B18D6">
        <w:rPr>
          <w:sz w:val="22"/>
          <w:szCs w:val="22"/>
        </w:rPr>
        <w:t>.</w:t>
      </w:r>
      <w:r w:rsidR="00FD730D" w:rsidRPr="009B18D6">
        <w:rPr>
          <w:sz w:val="22"/>
          <w:szCs w:val="22"/>
        </w:rPr>
        <w:t xml:space="preserve"> </w:t>
      </w:r>
      <w:r w:rsidR="00880597" w:rsidRPr="009B18D6">
        <w:rPr>
          <w:sz w:val="22"/>
          <w:szCs w:val="22"/>
        </w:rPr>
        <w:t>In order to investigate this phenomenon transcriptome</w:t>
      </w:r>
      <w:r w:rsidR="00B75E9B" w:rsidRPr="009B18D6">
        <w:rPr>
          <w:sz w:val="22"/>
          <w:szCs w:val="22"/>
        </w:rPr>
        <w:t>-</w:t>
      </w:r>
      <w:r w:rsidR="00880597" w:rsidRPr="009B18D6">
        <w:rPr>
          <w:sz w:val="22"/>
          <w:szCs w:val="22"/>
        </w:rPr>
        <w:t xml:space="preserve">wide, we </w:t>
      </w:r>
      <w:r w:rsidR="00A669E2" w:rsidRPr="009B18D6">
        <w:rPr>
          <w:sz w:val="22"/>
          <w:szCs w:val="22"/>
        </w:rPr>
        <w:t xml:space="preserve">analysed </w:t>
      </w:r>
      <w:r w:rsidR="00880597" w:rsidRPr="009B18D6">
        <w:rPr>
          <w:sz w:val="22"/>
          <w:szCs w:val="22"/>
        </w:rPr>
        <w:t xml:space="preserve">the 5’ cap-dependent nanopore </w:t>
      </w:r>
      <w:r w:rsidR="000552E5" w:rsidRPr="009B18D6">
        <w:rPr>
          <w:sz w:val="22"/>
          <w:szCs w:val="22"/>
        </w:rPr>
        <w:t xml:space="preserve">DRS </w:t>
      </w:r>
      <w:r w:rsidR="00880597" w:rsidRPr="009B18D6">
        <w:rPr>
          <w:sz w:val="22"/>
          <w:szCs w:val="22"/>
        </w:rPr>
        <w:t xml:space="preserve">datasets </w:t>
      </w:r>
      <w:r w:rsidR="00230B47" w:rsidRPr="009B18D6">
        <w:rPr>
          <w:sz w:val="22"/>
          <w:szCs w:val="22"/>
        </w:rPr>
        <w:t xml:space="preserve">of </w:t>
      </w:r>
      <w:r w:rsidR="00880597" w:rsidRPr="009B18D6">
        <w:rPr>
          <w:sz w:val="22"/>
          <w:szCs w:val="22"/>
        </w:rPr>
        <w:t>full-length mRNAs</w:t>
      </w:r>
      <w:r w:rsidR="00335EDD">
        <w:rPr>
          <w:sz w:val="22"/>
          <w:szCs w:val="22"/>
        </w:rPr>
        <w:t xml:space="preserve"> </w:t>
      </w:r>
      <w:r w:rsidR="00335EDD" w:rsidRPr="009B18D6">
        <w:rPr>
          <w:sz w:val="22"/>
          <w:szCs w:val="22"/>
        </w:rPr>
        <w:t>(</w:t>
      </w:r>
      <w:r w:rsidR="0061643F">
        <w:rPr>
          <w:sz w:val="22"/>
          <w:szCs w:val="22"/>
        </w:rPr>
        <w:t>Supplementary</w:t>
      </w:r>
      <w:r w:rsidR="00240EDD" w:rsidRPr="009B18D6">
        <w:rPr>
          <w:sz w:val="22"/>
          <w:szCs w:val="22"/>
        </w:rPr>
        <w:t xml:space="preserve"> </w:t>
      </w:r>
      <w:r w:rsidR="00335EDD" w:rsidRPr="009B18D6">
        <w:rPr>
          <w:sz w:val="22"/>
          <w:szCs w:val="22"/>
        </w:rPr>
        <w:t xml:space="preserve">Table </w:t>
      </w:r>
      <w:r w:rsidR="00335EDD">
        <w:rPr>
          <w:sz w:val="22"/>
          <w:szCs w:val="22"/>
        </w:rPr>
        <w:t>S</w:t>
      </w:r>
      <w:r w:rsidR="00335EDD" w:rsidRPr="009B18D6">
        <w:rPr>
          <w:sz w:val="22"/>
          <w:szCs w:val="22"/>
        </w:rPr>
        <w:t>1)</w:t>
      </w:r>
      <w:r w:rsidR="00880597" w:rsidRPr="009B18D6">
        <w:rPr>
          <w:sz w:val="22"/>
          <w:szCs w:val="22"/>
        </w:rPr>
        <w:t>.</w:t>
      </w:r>
      <w:r w:rsidR="00157F76" w:rsidRPr="009B18D6">
        <w:rPr>
          <w:sz w:val="22"/>
          <w:szCs w:val="22"/>
        </w:rPr>
        <w:t xml:space="preserve"> Unique sets of co-splicing events were extracted from</w:t>
      </w:r>
      <w:r w:rsidR="00F41608" w:rsidRPr="009B18D6">
        <w:rPr>
          <w:sz w:val="22"/>
          <w:szCs w:val="22"/>
        </w:rPr>
        <w:t xml:space="preserve"> error-corrected</w:t>
      </w:r>
      <w:r w:rsidR="00157F76" w:rsidRPr="009B18D6">
        <w:rPr>
          <w:sz w:val="22"/>
          <w:szCs w:val="22"/>
        </w:rPr>
        <w:t xml:space="preserve"> reads </w:t>
      </w:r>
      <w:r w:rsidR="00F41608" w:rsidRPr="009B18D6">
        <w:rPr>
          <w:sz w:val="22"/>
          <w:szCs w:val="22"/>
        </w:rPr>
        <w:t>(</w:t>
      </w:r>
      <w:r w:rsidR="00230B47" w:rsidRPr="009B18D6">
        <w:rPr>
          <w:sz w:val="22"/>
          <w:szCs w:val="22"/>
        </w:rPr>
        <w:t xml:space="preserve">in order </w:t>
      </w:r>
      <w:r w:rsidR="00A82EB7" w:rsidRPr="009B18D6">
        <w:rPr>
          <w:sz w:val="22"/>
          <w:szCs w:val="22"/>
        </w:rPr>
        <w:t>to focus on splicing</w:t>
      </w:r>
      <w:r w:rsidR="00230B47" w:rsidRPr="009B18D6">
        <w:rPr>
          <w:sz w:val="22"/>
          <w:szCs w:val="22"/>
        </w:rPr>
        <w:t>,</w:t>
      </w:r>
      <w:r w:rsidR="00581A9D" w:rsidRPr="009B18D6">
        <w:rPr>
          <w:sz w:val="22"/>
          <w:szCs w:val="22"/>
        </w:rPr>
        <w:t xml:space="preserve"> </w:t>
      </w:r>
      <w:r w:rsidR="005363EE" w:rsidRPr="009B18D6">
        <w:rPr>
          <w:sz w:val="22"/>
          <w:szCs w:val="22"/>
        </w:rPr>
        <w:t>we did not consider single exon reads or</w:t>
      </w:r>
      <w:r w:rsidR="00230B47" w:rsidRPr="009B18D6">
        <w:rPr>
          <w:sz w:val="22"/>
          <w:szCs w:val="22"/>
        </w:rPr>
        <w:t xml:space="preserve"> </w:t>
      </w:r>
      <w:r w:rsidR="00F41608" w:rsidRPr="009B18D6">
        <w:rPr>
          <w:sz w:val="22"/>
          <w:szCs w:val="22"/>
        </w:rPr>
        <w:t>5’ and 3’ positions)</w:t>
      </w:r>
      <w:r w:rsidR="00157F76" w:rsidRPr="009B18D6">
        <w:rPr>
          <w:sz w:val="22"/>
          <w:szCs w:val="22"/>
        </w:rPr>
        <w:t>.</w:t>
      </w:r>
      <w:r w:rsidR="00D24D24" w:rsidRPr="009B18D6">
        <w:rPr>
          <w:sz w:val="22"/>
          <w:szCs w:val="22"/>
        </w:rPr>
        <w:t xml:space="preserve"> </w:t>
      </w:r>
      <w:r w:rsidR="3009E7CC" w:rsidRPr="009B18D6">
        <w:rPr>
          <w:sz w:val="22"/>
          <w:szCs w:val="22"/>
        </w:rPr>
        <w:t xml:space="preserve">13,064 </w:t>
      </w:r>
      <w:r w:rsidR="00D607DD" w:rsidRPr="009B18D6">
        <w:rPr>
          <w:sz w:val="22"/>
          <w:szCs w:val="22"/>
        </w:rPr>
        <w:t>unique splicing patterns</w:t>
      </w:r>
      <w:r w:rsidR="3009E7CC" w:rsidRPr="009B18D6">
        <w:rPr>
          <w:sz w:val="22"/>
          <w:szCs w:val="22"/>
        </w:rPr>
        <w:t xml:space="preserve"> were detected that matched </w:t>
      </w:r>
      <w:r w:rsidR="00D24D24" w:rsidRPr="009B18D6">
        <w:rPr>
          <w:sz w:val="22"/>
          <w:szCs w:val="22"/>
        </w:rPr>
        <w:t>annotations</w:t>
      </w:r>
      <w:r w:rsidR="00423E17" w:rsidRPr="009B18D6">
        <w:rPr>
          <w:sz w:val="22"/>
          <w:szCs w:val="22"/>
        </w:rPr>
        <w:t xml:space="preserve"> in one or both of Araport11 and AtRTD2 (</w:t>
      </w:r>
      <w:r w:rsidR="00240EDD">
        <w:rPr>
          <w:sz w:val="22"/>
          <w:szCs w:val="22"/>
        </w:rPr>
        <w:t>Fig.</w:t>
      </w:r>
      <w:r w:rsidR="00423E17" w:rsidRPr="009B18D6">
        <w:rPr>
          <w:sz w:val="22"/>
          <w:szCs w:val="22"/>
        </w:rPr>
        <w:t xml:space="preserve"> </w:t>
      </w:r>
      <w:r w:rsidR="4B0C03F7" w:rsidRPr="009B18D6">
        <w:rPr>
          <w:sz w:val="22"/>
          <w:szCs w:val="22"/>
        </w:rPr>
        <w:t>4</w:t>
      </w:r>
      <w:r w:rsidR="008F752A">
        <w:rPr>
          <w:sz w:val="22"/>
          <w:szCs w:val="22"/>
        </w:rPr>
        <w:t>c</w:t>
      </w:r>
      <w:r w:rsidR="00D24D24" w:rsidRPr="009B18D6">
        <w:rPr>
          <w:sz w:val="22"/>
          <w:szCs w:val="22"/>
        </w:rPr>
        <w:t>)</w:t>
      </w:r>
      <w:r w:rsidR="00E23511" w:rsidRPr="009B18D6">
        <w:rPr>
          <w:sz w:val="22"/>
          <w:szCs w:val="22"/>
        </w:rPr>
        <w:t xml:space="preserve">. </w:t>
      </w:r>
      <w:r w:rsidR="00335EDD">
        <w:rPr>
          <w:sz w:val="22"/>
          <w:szCs w:val="22"/>
        </w:rPr>
        <w:t xml:space="preserve">Another </w:t>
      </w:r>
      <w:r w:rsidR="5EEF896F" w:rsidRPr="009B18D6">
        <w:rPr>
          <w:sz w:val="22"/>
          <w:szCs w:val="22"/>
        </w:rPr>
        <w:t>8,659</w:t>
      </w:r>
      <w:r w:rsidR="00F41608" w:rsidRPr="009B18D6">
        <w:rPr>
          <w:sz w:val="22"/>
          <w:szCs w:val="22"/>
        </w:rPr>
        <w:t xml:space="preserve"> </w:t>
      </w:r>
      <w:r w:rsidR="00D607DD" w:rsidRPr="009B18D6">
        <w:rPr>
          <w:sz w:val="22"/>
          <w:szCs w:val="22"/>
        </w:rPr>
        <w:t>unique splicing patterns</w:t>
      </w:r>
      <w:r w:rsidR="00F41608" w:rsidRPr="009B18D6">
        <w:rPr>
          <w:sz w:val="22"/>
          <w:szCs w:val="22"/>
        </w:rPr>
        <w:t xml:space="preserve"> were identified that were not </w:t>
      </w:r>
      <w:r w:rsidR="00335EDD">
        <w:rPr>
          <w:sz w:val="22"/>
          <w:szCs w:val="22"/>
        </w:rPr>
        <w:t>present</w:t>
      </w:r>
      <w:r w:rsidR="00335EDD" w:rsidRPr="009B18D6">
        <w:rPr>
          <w:sz w:val="22"/>
          <w:szCs w:val="22"/>
        </w:rPr>
        <w:t xml:space="preserve"> </w:t>
      </w:r>
      <w:r w:rsidR="00F41608" w:rsidRPr="009B18D6">
        <w:rPr>
          <w:sz w:val="22"/>
          <w:szCs w:val="22"/>
        </w:rPr>
        <w:t>in either annotation (</w:t>
      </w:r>
      <w:r w:rsidR="00240EDD">
        <w:rPr>
          <w:sz w:val="22"/>
          <w:szCs w:val="22"/>
        </w:rPr>
        <w:t>Fig.</w:t>
      </w:r>
      <w:r w:rsidR="00F41608" w:rsidRPr="009B18D6">
        <w:rPr>
          <w:sz w:val="22"/>
          <w:szCs w:val="22"/>
        </w:rPr>
        <w:t xml:space="preserve"> </w:t>
      </w:r>
      <w:r w:rsidR="4B0C03F7" w:rsidRPr="009B18D6">
        <w:rPr>
          <w:sz w:val="22"/>
          <w:szCs w:val="22"/>
        </w:rPr>
        <w:t>4</w:t>
      </w:r>
      <w:r w:rsidR="008F752A">
        <w:rPr>
          <w:sz w:val="22"/>
          <w:szCs w:val="22"/>
        </w:rPr>
        <w:t>c</w:t>
      </w:r>
      <w:r w:rsidR="44705C69" w:rsidRPr="009B18D6">
        <w:rPr>
          <w:sz w:val="22"/>
          <w:szCs w:val="22"/>
        </w:rPr>
        <w:t xml:space="preserve">, </w:t>
      </w:r>
      <w:r w:rsidR="0061643F">
        <w:rPr>
          <w:sz w:val="22"/>
          <w:szCs w:val="22"/>
        </w:rPr>
        <w:t>Supplementary</w:t>
      </w:r>
      <w:r w:rsidR="44705C69" w:rsidRPr="009B18D6">
        <w:rPr>
          <w:sz w:val="22"/>
          <w:szCs w:val="22"/>
        </w:rPr>
        <w:t xml:space="preserve"> </w:t>
      </w:r>
      <w:r w:rsidR="009D4243" w:rsidRPr="009B18D6">
        <w:rPr>
          <w:sz w:val="22"/>
          <w:szCs w:val="22"/>
        </w:rPr>
        <w:t>Table</w:t>
      </w:r>
      <w:r w:rsidR="4B0C03F7" w:rsidRPr="009B18D6">
        <w:rPr>
          <w:sz w:val="22"/>
          <w:szCs w:val="22"/>
        </w:rPr>
        <w:t xml:space="preserve"> </w:t>
      </w:r>
      <w:r w:rsidR="0056017F">
        <w:rPr>
          <w:sz w:val="22"/>
          <w:szCs w:val="22"/>
        </w:rPr>
        <w:t>S</w:t>
      </w:r>
      <w:r w:rsidR="4B0C03F7" w:rsidRPr="009B18D6">
        <w:rPr>
          <w:sz w:val="22"/>
          <w:szCs w:val="22"/>
        </w:rPr>
        <w:t>3</w:t>
      </w:r>
      <w:r w:rsidR="009D4243" w:rsidRPr="009B18D6">
        <w:rPr>
          <w:sz w:val="22"/>
          <w:szCs w:val="22"/>
        </w:rPr>
        <w:t>)</w:t>
      </w:r>
      <w:r w:rsidR="005851F4" w:rsidRPr="009B18D6">
        <w:rPr>
          <w:sz w:val="22"/>
          <w:szCs w:val="22"/>
        </w:rPr>
        <w:t>. Of these, 5</w:t>
      </w:r>
      <w:r w:rsidR="5EEF896F" w:rsidRPr="009B18D6">
        <w:rPr>
          <w:sz w:val="22"/>
          <w:szCs w:val="22"/>
        </w:rPr>
        <w:t>0</w:t>
      </w:r>
      <w:r w:rsidR="005851F4" w:rsidRPr="009B18D6">
        <w:rPr>
          <w:sz w:val="22"/>
          <w:szCs w:val="22"/>
        </w:rPr>
        <w:t>% (</w:t>
      </w:r>
      <w:r w:rsidR="4B0C03F7" w:rsidRPr="009B18D6">
        <w:rPr>
          <w:sz w:val="22"/>
          <w:szCs w:val="22"/>
        </w:rPr>
        <w:t>4,293</w:t>
      </w:r>
      <w:r w:rsidR="005851F4" w:rsidRPr="009B18D6">
        <w:rPr>
          <w:sz w:val="22"/>
          <w:szCs w:val="22"/>
        </w:rPr>
        <w:t xml:space="preserve">) used only splice donor </w:t>
      </w:r>
      <w:r w:rsidR="009D4243" w:rsidRPr="009B18D6">
        <w:rPr>
          <w:sz w:val="22"/>
          <w:szCs w:val="22"/>
        </w:rPr>
        <w:t xml:space="preserve">and </w:t>
      </w:r>
      <w:r w:rsidR="00C41B42" w:rsidRPr="009B18D6">
        <w:rPr>
          <w:sz w:val="22"/>
          <w:szCs w:val="22"/>
        </w:rPr>
        <w:t xml:space="preserve">acceptor pairs </w:t>
      </w:r>
      <w:r w:rsidR="009D4243" w:rsidRPr="009B18D6">
        <w:rPr>
          <w:sz w:val="22"/>
          <w:szCs w:val="22"/>
        </w:rPr>
        <w:t xml:space="preserve">that </w:t>
      </w:r>
      <w:r w:rsidR="005851F4" w:rsidRPr="009B18D6">
        <w:rPr>
          <w:sz w:val="22"/>
          <w:szCs w:val="22"/>
        </w:rPr>
        <w:t>were already annotated in either Araport11 or AtRTD2</w:t>
      </w:r>
      <w:r w:rsidR="00D24D24" w:rsidRPr="009B18D6">
        <w:rPr>
          <w:sz w:val="22"/>
          <w:szCs w:val="22"/>
        </w:rPr>
        <w:t xml:space="preserve">. Hence, this approach </w:t>
      </w:r>
      <w:r w:rsidR="005851F4" w:rsidRPr="009B18D6">
        <w:rPr>
          <w:sz w:val="22"/>
          <w:szCs w:val="22"/>
        </w:rPr>
        <w:t>define</w:t>
      </w:r>
      <w:r w:rsidR="00D24D24" w:rsidRPr="009B18D6">
        <w:rPr>
          <w:sz w:val="22"/>
          <w:szCs w:val="22"/>
        </w:rPr>
        <w:t>s</w:t>
      </w:r>
      <w:r w:rsidR="00D607DD" w:rsidRPr="009B18D6">
        <w:rPr>
          <w:sz w:val="22"/>
          <w:szCs w:val="22"/>
        </w:rPr>
        <w:t xml:space="preserve"> splicing patterns</w:t>
      </w:r>
      <w:r w:rsidR="005851F4" w:rsidRPr="009B18D6">
        <w:rPr>
          <w:sz w:val="22"/>
          <w:szCs w:val="22"/>
        </w:rPr>
        <w:t xml:space="preserve"> produced from </w:t>
      </w:r>
      <w:r w:rsidR="00F41608" w:rsidRPr="009B18D6">
        <w:rPr>
          <w:sz w:val="22"/>
          <w:szCs w:val="22"/>
        </w:rPr>
        <w:t>alternative combinations</w:t>
      </w:r>
      <w:r w:rsidR="005851F4" w:rsidRPr="009B18D6">
        <w:rPr>
          <w:sz w:val="22"/>
          <w:szCs w:val="22"/>
        </w:rPr>
        <w:t xml:space="preserve"> of known </w:t>
      </w:r>
      <w:r w:rsidR="00D24D24" w:rsidRPr="009B18D6">
        <w:rPr>
          <w:sz w:val="22"/>
          <w:szCs w:val="22"/>
        </w:rPr>
        <w:t>splice sites</w:t>
      </w:r>
      <w:r w:rsidR="3009E7CC" w:rsidRPr="009B18D6">
        <w:rPr>
          <w:sz w:val="22"/>
          <w:szCs w:val="22"/>
        </w:rPr>
        <w:t>.</w:t>
      </w:r>
    </w:p>
    <w:p w14:paraId="41CCA96A" w14:textId="7775E0A6" w:rsidR="00B54D8C" w:rsidRPr="009B18D6" w:rsidRDefault="00516D8A" w:rsidP="4979BB12">
      <w:pPr>
        <w:spacing w:line="480" w:lineRule="auto"/>
        <w:rPr>
          <w:sz w:val="22"/>
          <w:szCs w:val="22"/>
        </w:rPr>
      </w:pPr>
      <w:r>
        <w:rPr>
          <w:sz w:val="22"/>
          <w:szCs w:val="22"/>
        </w:rPr>
        <w:tab/>
      </w:r>
      <w:r w:rsidR="00A669E2" w:rsidRPr="009B18D6">
        <w:rPr>
          <w:sz w:val="22"/>
          <w:szCs w:val="22"/>
        </w:rPr>
        <w:t xml:space="preserve">Overall, we </w:t>
      </w:r>
      <w:r w:rsidR="00A03618" w:rsidRPr="009B18D6">
        <w:rPr>
          <w:sz w:val="22"/>
          <w:szCs w:val="22"/>
        </w:rPr>
        <w:t xml:space="preserve">conclude that nanopore </w:t>
      </w:r>
      <w:r w:rsidR="00A331F2" w:rsidRPr="009B18D6">
        <w:rPr>
          <w:sz w:val="22"/>
          <w:szCs w:val="22"/>
        </w:rPr>
        <w:t xml:space="preserve">DRS </w:t>
      </w:r>
      <w:r w:rsidR="00A03618" w:rsidRPr="009B18D6">
        <w:rPr>
          <w:sz w:val="22"/>
          <w:szCs w:val="22"/>
        </w:rPr>
        <w:t>can reveal the complexity of splicing in the context of full-length mRNAs</w:t>
      </w:r>
      <w:r w:rsidR="00A632E8">
        <w:rPr>
          <w:sz w:val="22"/>
          <w:szCs w:val="22"/>
        </w:rPr>
        <w:t xml:space="preserve"> in a manner that short-read data cannot</w:t>
      </w:r>
      <w:r w:rsidR="00A03618" w:rsidRPr="009B18D6">
        <w:rPr>
          <w:sz w:val="22"/>
          <w:szCs w:val="22"/>
        </w:rPr>
        <w:t xml:space="preserve">. However, accurate splice </w:t>
      </w:r>
      <w:r w:rsidR="00481634" w:rsidRPr="009B18D6">
        <w:rPr>
          <w:sz w:val="22"/>
          <w:szCs w:val="22"/>
        </w:rPr>
        <w:t xml:space="preserve">pattern </w:t>
      </w:r>
      <w:r w:rsidR="00A03618" w:rsidRPr="009B18D6">
        <w:rPr>
          <w:sz w:val="22"/>
          <w:szCs w:val="22"/>
        </w:rPr>
        <w:t xml:space="preserve">detection </w:t>
      </w:r>
      <w:commentRangeStart w:id="31"/>
      <w:r w:rsidR="00A03618" w:rsidRPr="009B18D6">
        <w:rPr>
          <w:sz w:val="22"/>
          <w:szCs w:val="22"/>
        </w:rPr>
        <w:t>requires</w:t>
      </w:r>
      <w:r w:rsidR="00B6677A">
        <w:rPr>
          <w:sz w:val="22"/>
          <w:szCs w:val="22"/>
        </w:rPr>
        <w:t xml:space="preserve"> </w:t>
      </w:r>
      <w:commentRangeEnd w:id="31"/>
      <w:r>
        <w:rPr>
          <w:rStyle w:val="CommentReference"/>
        </w:rPr>
        <w:commentReference w:id="31"/>
      </w:r>
      <w:r w:rsidR="00A03618" w:rsidRPr="009B18D6">
        <w:rPr>
          <w:sz w:val="22"/>
          <w:szCs w:val="22"/>
        </w:rPr>
        <w:t>error correction with</w:t>
      </w:r>
      <w:r w:rsidR="009B18D6">
        <w:rPr>
          <w:sz w:val="22"/>
          <w:szCs w:val="22"/>
        </w:rPr>
        <w:t>, for example,</w:t>
      </w:r>
      <w:r w:rsidR="00A03618" w:rsidRPr="009B18D6">
        <w:rPr>
          <w:sz w:val="22"/>
          <w:szCs w:val="22"/>
        </w:rPr>
        <w:t xml:space="preserve"> </w:t>
      </w:r>
      <w:r w:rsidR="00D607DD" w:rsidRPr="009B18D6">
        <w:rPr>
          <w:sz w:val="22"/>
          <w:szCs w:val="22"/>
        </w:rPr>
        <w:t>high</w:t>
      </w:r>
      <w:r w:rsidR="00481634" w:rsidRPr="009B18D6">
        <w:rPr>
          <w:sz w:val="22"/>
          <w:szCs w:val="22"/>
        </w:rPr>
        <w:t>-</w:t>
      </w:r>
      <w:r w:rsidR="00D607DD" w:rsidRPr="009B18D6">
        <w:rPr>
          <w:sz w:val="22"/>
          <w:szCs w:val="22"/>
        </w:rPr>
        <w:t xml:space="preserve">accuracy </w:t>
      </w:r>
      <w:r w:rsidR="00A03618" w:rsidRPr="009B18D6">
        <w:rPr>
          <w:sz w:val="22"/>
          <w:szCs w:val="22"/>
        </w:rPr>
        <w:t>orthogonal</w:t>
      </w:r>
      <w:r w:rsidR="0089627F">
        <w:rPr>
          <w:sz w:val="22"/>
          <w:szCs w:val="22"/>
        </w:rPr>
        <w:t xml:space="preserve"> short read</w:t>
      </w:r>
      <w:r w:rsidR="00A03618" w:rsidRPr="009B18D6">
        <w:rPr>
          <w:sz w:val="22"/>
          <w:szCs w:val="22"/>
        </w:rPr>
        <w:t xml:space="preserve"> </w:t>
      </w:r>
      <w:r w:rsidR="0082433A" w:rsidRPr="009B18D6">
        <w:rPr>
          <w:sz w:val="22"/>
          <w:szCs w:val="22"/>
        </w:rPr>
        <w:t>sequenc</w:t>
      </w:r>
      <w:r w:rsidR="0089627F">
        <w:rPr>
          <w:sz w:val="22"/>
          <w:szCs w:val="22"/>
        </w:rPr>
        <w:t>ing</w:t>
      </w:r>
      <w:r w:rsidR="00A03618" w:rsidRPr="009B18D6">
        <w:rPr>
          <w:sz w:val="22"/>
          <w:szCs w:val="22"/>
        </w:rPr>
        <w:t xml:space="preserve"> data.</w:t>
      </w:r>
      <w:r w:rsidR="001802D1" w:rsidRPr="009B18D6">
        <w:rPr>
          <w:sz w:val="22"/>
          <w:szCs w:val="22"/>
        </w:rPr>
        <w:t xml:space="preserve"> </w:t>
      </w:r>
      <w:r w:rsidR="001A7470" w:rsidRPr="009B18D6">
        <w:rPr>
          <w:sz w:val="22"/>
          <w:szCs w:val="22"/>
        </w:rPr>
        <w:t>Accurate</w:t>
      </w:r>
      <w:r w:rsidR="001802D1" w:rsidRPr="009B18D6">
        <w:rPr>
          <w:sz w:val="22"/>
          <w:szCs w:val="22"/>
        </w:rPr>
        <w:t xml:space="preserve"> splice </w:t>
      </w:r>
      <w:r w:rsidR="002B3850" w:rsidRPr="009B18D6">
        <w:rPr>
          <w:sz w:val="22"/>
          <w:szCs w:val="22"/>
        </w:rPr>
        <w:t>detection</w:t>
      </w:r>
      <w:r w:rsidR="000E26F3" w:rsidRPr="009B18D6">
        <w:rPr>
          <w:sz w:val="22"/>
          <w:szCs w:val="22"/>
        </w:rPr>
        <w:t>,</w:t>
      </w:r>
      <w:r w:rsidR="001802D1" w:rsidRPr="009B18D6">
        <w:rPr>
          <w:sz w:val="22"/>
          <w:szCs w:val="22"/>
        </w:rPr>
        <w:t xml:space="preserve"> </w:t>
      </w:r>
      <w:r w:rsidR="000A7216" w:rsidRPr="009B18D6">
        <w:rPr>
          <w:sz w:val="22"/>
          <w:szCs w:val="22"/>
        </w:rPr>
        <w:t xml:space="preserve">even </w:t>
      </w:r>
      <w:r w:rsidR="001802D1" w:rsidRPr="009B18D6">
        <w:rPr>
          <w:sz w:val="22"/>
          <w:szCs w:val="22"/>
        </w:rPr>
        <w:t>with error-free sequences</w:t>
      </w:r>
      <w:r w:rsidR="000E26F3" w:rsidRPr="009B18D6">
        <w:rPr>
          <w:sz w:val="22"/>
          <w:szCs w:val="22"/>
        </w:rPr>
        <w:t>,</w:t>
      </w:r>
      <w:r w:rsidR="001802D1" w:rsidRPr="009B18D6">
        <w:rPr>
          <w:sz w:val="22"/>
          <w:szCs w:val="22"/>
        </w:rPr>
        <w:t xml:space="preserve"> </w:t>
      </w:r>
      <w:r w:rsidR="00F46005" w:rsidRPr="009B18D6">
        <w:rPr>
          <w:sz w:val="22"/>
          <w:szCs w:val="22"/>
        </w:rPr>
        <w:t>can be</w:t>
      </w:r>
      <w:r w:rsidR="001802D1" w:rsidRPr="009B18D6">
        <w:rPr>
          <w:sz w:val="22"/>
          <w:szCs w:val="22"/>
        </w:rPr>
        <w:t xml:space="preserve"> confounded</w:t>
      </w:r>
      <w:r w:rsidR="00F46005" w:rsidRPr="009B18D6">
        <w:rPr>
          <w:sz w:val="22"/>
          <w:szCs w:val="22"/>
        </w:rPr>
        <w:t xml:space="preserve"> because equivalent alternative junctions often </w:t>
      </w:r>
      <w:r w:rsidR="00F46005" w:rsidRPr="00F30BBC">
        <w:rPr>
          <w:sz w:val="22"/>
          <w:szCs w:val="22"/>
        </w:rPr>
        <w:t>exist</w:t>
      </w:r>
      <w:r w:rsidR="00627105" w:rsidRPr="4979BB12">
        <w:fldChar w:fldCharType="begin"/>
      </w:r>
      <w:r w:rsidR="00B631BB">
        <w:instrText xml:space="preserve"> ADDIN EN.CITE &lt;EndNote&gt;&lt;Cite&gt;&lt;Author&gt;Dehghannasiri&lt;/Author&gt;&lt;Year&gt;2018&lt;/Year&gt;&lt;RecNum&gt;419&lt;/RecNum&gt;&lt;DisplayText&gt;&lt;style face="superscript"&gt;27&lt;/style&gt;&lt;/DisplayText&gt;&lt;record&gt;&lt;rec-number&gt;419&lt;/rec-number&gt;&lt;foreign-keys&gt;&lt;key app="EN" db-id="prvswxv93dz2ape0026pwr2cdfp5e922pf5w" timestamp="1552995804"&gt;419&lt;/key&gt;&lt;/foreign-keys&gt;&lt;ref-type name="Journal Article"&gt;17&lt;/ref-type&gt;&lt;contributors&gt;&lt;authors&gt;&lt;author&gt;Dehghannasiri, R.&lt;/author&gt;&lt;author&gt;Szabo, L.&lt;/author&gt;&lt;author&gt;Salzman, J.&lt;/author&gt;&lt;/authors&gt;&lt;/contributors&gt;&lt;auth-address&gt;Department of Biochemistry, Stanford University, Stanford, CA, USA.&amp;#xD;Department of Biomedical Data Science, Stanford University, Stanford, CA, USA Country.&lt;/auth-address&gt;&lt;titles&gt;&lt;title&gt;Ambiguous splice sites distinguish circRNA and linear splicing in the human genome&lt;/title&gt;&lt;secondary-title&gt;Bioinformatics&lt;/secondary-title&gt;&lt;/titles&gt;&lt;periodical&gt;&lt;full-title&gt;Bioinformatics&lt;/full-title&gt;&lt;abbr-1&gt;Bioinformatics&lt;/abbr-1&gt;&lt;/periodical&gt;&lt;edition&gt;2018/09/08&lt;/edition&gt;&lt;dates&gt;&lt;year&gt;2018&lt;/year&gt;&lt;pub-dates&gt;&lt;date&gt;Sep 5&lt;/date&gt;&lt;/pub-dates&gt;&lt;/dates&gt;&lt;isbn&gt;1367-4811 (Electronic)&amp;#xD;1367-4803 (Linking)&lt;/isbn&gt;&lt;accession-num&gt;30192918&lt;/accession-num&gt;&lt;urls&gt;&lt;related-urls&gt;&lt;url&gt;https://www.ncbi.nlm.nih.gov/pubmed/30192918&lt;/url&gt;&lt;/related-urls&gt;&lt;/urls&gt;&lt;electronic-resource-num&gt;10.1093/bioinformatics/bty785&lt;/electronic-resource-num&gt;&lt;/record&gt;&lt;/Cite&gt;&lt;/EndNote&gt;</w:instrText>
      </w:r>
      <w:r w:rsidR="00627105" w:rsidRPr="4979BB12">
        <w:rPr>
          <w:sz w:val="22"/>
          <w:szCs w:val="22"/>
        </w:rPr>
        <w:fldChar w:fldCharType="separate"/>
      </w:r>
      <w:r w:rsidR="00B631BB" w:rsidRPr="00B631BB">
        <w:rPr>
          <w:noProof/>
          <w:vertAlign w:val="superscript"/>
        </w:rPr>
        <w:t>27</w:t>
      </w:r>
      <w:r w:rsidR="00627105" w:rsidRPr="4979BB12">
        <w:fldChar w:fldCharType="end"/>
      </w:r>
      <w:r w:rsidR="001A7470" w:rsidRPr="00F30BBC">
        <w:rPr>
          <w:sz w:val="22"/>
          <w:szCs w:val="22"/>
        </w:rPr>
        <w:t xml:space="preserve">. </w:t>
      </w:r>
      <w:r w:rsidR="001A7470" w:rsidRPr="00546C2D">
        <w:rPr>
          <w:sz w:val="22"/>
          <w:szCs w:val="22"/>
        </w:rPr>
        <w:t>Therefore</w:t>
      </w:r>
      <w:r w:rsidR="2786FD03" w:rsidRPr="00C12EC8">
        <w:rPr>
          <w:sz w:val="22"/>
          <w:szCs w:val="22"/>
        </w:rPr>
        <w:t>,</w:t>
      </w:r>
      <w:r w:rsidR="001802D1" w:rsidRPr="00C12EC8">
        <w:rPr>
          <w:sz w:val="22"/>
          <w:szCs w:val="22"/>
        </w:rPr>
        <w:t xml:space="preserve"> </w:t>
      </w:r>
      <w:r w:rsidR="000C11CE" w:rsidRPr="00C12EC8">
        <w:rPr>
          <w:sz w:val="22"/>
          <w:szCs w:val="22"/>
        </w:rPr>
        <w:t>improved</w:t>
      </w:r>
      <w:r w:rsidR="000C11CE" w:rsidRPr="009B18D6">
        <w:rPr>
          <w:sz w:val="22"/>
          <w:szCs w:val="22"/>
        </w:rPr>
        <w:t xml:space="preserve"> </w:t>
      </w:r>
      <w:r w:rsidR="003D1AE1" w:rsidRPr="009B18D6">
        <w:rPr>
          <w:sz w:val="22"/>
          <w:szCs w:val="22"/>
        </w:rPr>
        <w:t xml:space="preserve">computational </w:t>
      </w:r>
      <w:r w:rsidR="000C11CE" w:rsidRPr="009B18D6">
        <w:rPr>
          <w:sz w:val="22"/>
          <w:szCs w:val="22"/>
        </w:rPr>
        <w:t>tools</w:t>
      </w:r>
      <w:r w:rsidR="009B158E">
        <w:rPr>
          <w:sz w:val="22"/>
          <w:szCs w:val="22"/>
        </w:rPr>
        <w:t>,</w:t>
      </w:r>
      <w:r w:rsidR="000C11CE" w:rsidRPr="009B18D6">
        <w:rPr>
          <w:sz w:val="22"/>
          <w:szCs w:val="22"/>
        </w:rPr>
        <w:t xml:space="preserve"> </w:t>
      </w:r>
      <w:r w:rsidR="00CC1E83">
        <w:rPr>
          <w:sz w:val="22"/>
          <w:szCs w:val="22"/>
        </w:rPr>
        <w:t>not only for</w:t>
      </w:r>
      <w:r w:rsidR="00D859A3" w:rsidRPr="009B18D6">
        <w:rPr>
          <w:sz w:val="22"/>
          <w:szCs w:val="22"/>
        </w:rPr>
        <w:t xml:space="preserve"> error correction, but also </w:t>
      </w:r>
      <w:r w:rsidR="003D1AE1" w:rsidRPr="009B18D6">
        <w:rPr>
          <w:sz w:val="22"/>
          <w:szCs w:val="22"/>
        </w:rPr>
        <w:t xml:space="preserve">splicing-aware </w:t>
      </w:r>
      <w:r w:rsidR="000C11CE" w:rsidRPr="009B18D6">
        <w:rPr>
          <w:sz w:val="22"/>
          <w:szCs w:val="22"/>
        </w:rPr>
        <w:t>long-read alignment</w:t>
      </w:r>
      <w:r w:rsidR="009B158E">
        <w:rPr>
          <w:sz w:val="22"/>
          <w:szCs w:val="22"/>
        </w:rPr>
        <w:t>,</w:t>
      </w:r>
      <w:r w:rsidR="000C11CE" w:rsidRPr="009B18D6">
        <w:rPr>
          <w:sz w:val="22"/>
          <w:szCs w:val="22"/>
        </w:rPr>
        <w:t xml:space="preserve"> are </w:t>
      </w:r>
      <w:r w:rsidR="00C77722" w:rsidRPr="009B18D6">
        <w:rPr>
          <w:sz w:val="22"/>
          <w:szCs w:val="22"/>
        </w:rPr>
        <w:t>required</w:t>
      </w:r>
      <w:r w:rsidR="000C11CE" w:rsidRPr="009B18D6">
        <w:rPr>
          <w:sz w:val="22"/>
          <w:szCs w:val="22"/>
        </w:rPr>
        <w:t>.</w:t>
      </w:r>
      <w:r w:rsidR="00423E17" w:rsidRPr="009B18D6">
        <w:rPr>
          <w:sz w:val="22"/>
          <w:szCs w:val="22"/>
        </w:rPr>
        <w:t xml:space="preserve"> </w:t>
      </w:r>
    </w:p>
    <w:p w14:paraId="46F2BFEE" w14:textId="6E373724" w:rsidR="000C11CE" w:rsidRPr="009B18D6" w:rsidRDefault="000C11CE" w:rsidP="4979BB12">
      <w:pPr>
        <w:spacing w:line="480" w:lineRule="auto"/>
        <w:rPr>
          <w:sz w:val="22"/>
          <w:szCs w:val="22"/>
        </w:rPr>
      </w:pPr>
    </w:p>
    <w:p w14:paraId="574B42C2" w14:textId="5087819C" w:rsidR="00D747FD" w:rsidRPr="008F752A" w:rsidRDefault="00D747FD" w:rsidP="4979BB12">
      <w:pPr>
        <w:spacing w:line="480" w:lineRule="auto"/>
        <w:outlineLvl w:val="0"/>
        <w:rPr>
          <w:i/>
          <w:sz w:val="22"/>
          <w:szCs w:val="22"/>
        </w:rPr>
      </w:pPr>
      <w:r w:rsidRPr="4979BB12">
        <w:rPr>
          <w:i/>
          <w:sz w:val="22"/>
          <w:szCs w:val="22"/>
        </w:rPr>
        <w:t>Differential error site analysis reveals the m</w:t>
      </w:r>
      <w:r w:rsidRPr="4979BB12">
        <w:rPr>
          <w:i/>
          <w:sz w:val="22"/>
          <w:szCs w:val="22"/>
          <w:vertAlign w:val="superscript"/>
        </w:rPr>
        <w:t>6</w:t>
      </w:r>
      <w:r w:rsidRPr="4979BB12">
        <w:rPr>
          <w:i/>
          <w:sz w:val="22"/>
          <w:szCs w:val="22"/>
        </w:rPr>
        <w:t xml:space="preserve">A </w:t>
      </w:r>
      <w:proofErr w:type="spellStart"/>
      <w:r w:rsidRPr="4979BB12">
        <w:rPr>
          <w:i/>
          <w:sz w:val="22"/>
          <w:szCs w:val="22"/>
        </w:rPr>
        <w:t>epitranscriptome</w:t>
      </w:r>
      <w:proofErr w:type="spellEnd"/>
    </w:p>
    <w:p w14:paraId="384ABEA2" w14:textId="2E03A934" w:rsidR="00516D8A" w:rsidRDefault="00E557B2" w:rsidP="4979BB12">
      <w:pPr>
        <w:spacing w:line="480" w:lineRule="auto"/>
        <w:rPr>
          <w:sz w:val="22"/>
          <w:szCs w:val="22"/>
        </w:rPr>
      </w:pPr>
      <w:r w:rsidRPr="009B18D6">
        <w:rPr>
          <w:sz w:val="22"/>
          <w:szCs w:val="22"/>
        </w:rPr>
        <w:t xml:space="preserve">The </w:t>
      </w:r>
      <w:proofErr w:type="spellStart"/>
      <w:r w:rsidR="00F33CAD" w:rsidRPr="009B18D6">
        <w:rPr>
          <w:sz w:val="22"/>
          <w:szCs w:val="22"/>
        </w:rPr>
        <w:t>epitranscriptome</w:t>
      </w:r>
      <w:proofErr w:type="spellEnd"/>
      <w:r w:rsidR="0048194A" w:rsidRPr="009B18D6">
        <w:rPr>
          <w:sz w:val="22"/>
          <w:szCs w:val="22"/>
        </w:rPr>
        <w:t xml:space="preserve"> </w:t>
      </w:r>
      <w:r w:rsidRPr="009B18D6">
        <w:rPr>
          <w:sz w:val="22"/>
          <w:szCs w:val="22"/>
        </w:rPr>
        <w:t xml:space="preserve">has emerged </w:t>
      </w:r>
      <w:r w:rsidR="00E257A2" w:rsidRPr="009B18D6">
        <w:rPr>
          <w:sz w:val="22"/>
          <w:szCs w:val="22"/>
        </w:rPr>
        <w:t xml:space="preserve">recently </w:t>
      </w:r>
      <w:r w:rsidRPr="009B18D6">
        <w:rPr>
          <w:sz w:val="22"/>
          <w:szCs w:val="22"/>
        </w:rPr>
        <w:t>as a crucial</w:t>
      </w:r>
      <w:r w:rsidR="00601171" w:rsidRPr="009B18D6">
        <w:rPr>
          <w:sz w:val="22"/>
          <w:szCs w:val="22"/>
        </w:rPr>
        <w:t xml:space="preserve">, </w:t>
      </w:r>
      <w:r w:rsidRPr="009B18D6">
        <w:rPr>
          <w:sz w:val="22"/>
          <w:szCs w:val="22"/>
        </w:rPr>
        <w:t>but relatively neglected</w:t>
      </w:r>
      <w:r w:rsidR="006A288C" w:rsidRPr="009B18D6">
        <w:rPr>
          <w:sz w:val="22"/>
          <w:szCs w:val="22"/>
        </w:rPr>
        <w:t>,</w:t>
      </w:r>
      <w:r w:rsidRPr="009B18D6">
        <w:rPr>
          <w:sz w:val="22"/>
          <w:szCs w:val="22"/>
        </w:rPr>
        <w:t xml:space="preserve"> </w:t>
      </w:r>
      <w:r w:rsidR="00F33CAD" w:rsidRPr="009B18D6">
        <w:rPr>
          <w:sz w:val="22"/>
          <w:szCs w:val="22"/>
        </w:rPr>
        <w:t>layer</w:t>
      </w:r>
      <w:r w:rsidRPr="009B18D6">
        <w:rPr>
          <w:sz w:val="22"/>
          <w:szCs w:val="22"/>
        </w:rPr>
        <w:t xml:space="preserve"> of gene </w:t>
      </w:r>
      <w:r w:rsidR="00636230">
        <w:rPr>
          <w:sz w:val="22"/>
          <w:szCs w:val="22"/>
        </w:rPr>
        <w:t>regulation</w:t>
      </w:r>
      <w:r w:rsidR="00627105" w:rsidRPr="4979BB12">
        <w:fldChar w:fldCharType="begin">
          <w:fldData xml:space="preserve">PEVuZE5vdGU+PENpdGU+PEF1dGhvcj5NZXllcjwvQXV0aG9yPjxZZWFyPjIwMTc8L1llYXI+PFJl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</w:fldData>
        </w:fldChar>
      </w:r>
      <w:r w:rsidR="00D1065D">
        <w:instrText xml:space="preserve"> ADDIN EN.CITE </w:instrText>
      </w:r>
      <w:r w:rsidR="00D1065D">
        <w:fldChar w:fldCharType="begin">
          <w:fldData xml:space="preserve">PEVuZE5vdGU+PENpdGU+PEF1dGhvcj5NZXllcjwvQXV0aG9yPjxZZWFyPjIwMTc8L1llYXI+PFJl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</w:fldData>
        </w:fldChar>
      </w:r>
      <w:r w:rsidR="00D1065D">
        <w:instrText xml:space="preserve"> ADDIN EN.CITE.DATA </w:instrText>
      </w:r>
      <w:r w:rsidR="00D1065D">
        <w:fldChar w:fldCharType="end"/>
      </w:r>
      <w:r w:rsidR="00627105" w:rsidRPr="4979BB12">
        <w:rPr>
          <w:sz w:val="22"/>
          <w:szCs w:val="22"/>
        </w:rPr>
      </w:r>
      <w:r w:rsidR="00627105" w:rsidRPr="4979BB12">
        <w:rPr>
          <w:sz w:val="22"/>
          <w:szCs w:val="22"/>
        </w:rPr>
        <w:fldChar w:fldCharType="separate"/>
      </w:r>
      <w:r w:rsidR="00D1065D" w:rsidRPr="00D1065D">
        <w:rPr>
          <w:noProof/>
          <w:sz w:val="22"/>
          <w:szCs w:val="22"/>
          <w:vertAlign w:val="superscript"/>
        </w:rPr>
        <w:t>1,2</w:t>
      </w:r>
      <w:r w:rsidR="00627105" w:rsidRPr="4979BB12">
        <w:fldChar w:fldCharType="end"/>
      </w:r>
      <w:r w:rsidRPr="009B18D6">
        <w:rPr>
          <w:sz w:val="22"/>
          <w:szCs w:val="22"/>
        </w:rPr>
        <w:t xml:space="preserve">. </w:t>
      </w:r>
      <w:r w:rsidR="001763C2" w:rsidRPr="009B18D6">
        <w:rPr>
          <w:sz w:val="22"/>
          <w:szCs w:val="22"/>
        </w:rPr>
        <w:t>m</w:t>
      </w:r>
      <w:r w:rsidR="001763C2" w:rsidRPr="009B18D6">
        <w:rPr>
          <w:sz w:val="22"/>
          <w:szCs w:val="22"/>
          <w:vertAlign w:val="superscript"/>
        </w:rPr>
        <w:t>6</w:t>
      </w:r>
      <w:r w:rsidR="001763C2" w:rsidRPr="009B18D6">
        <w:rPr>
          <w:sz w:val="22"/>
          <w:szCs w:val="22"/>
        </w:rPr>
        <w:t xml:space="preserve">A </w:t>
      </w:r>
      <w:r w:rsidRPr="009B18D6">
        <w:rPr>
          <w:sz w:val="22"/>
          <w:szCs w:val="22"/>
        </w:rPr>
        <w:t xml:space="preserve">has been </w:t>
      </w:r>
      <w:r w:rsidR="00F426FF" w:rsidRPr="009B18D6">
        <w:rPr>
          <w:sz w:val="22"/>
          <w:szCs w:val="22"/>
        </w:rPr>
        <w:t>mapped transcriptome-wide</w:t>
      </w:r>
      <w:r w:rsidRPr="009B18D6">
        <w:rPr>
          <w:sz w:val="22"/>
          <w:szCs w:val="22"/>
        </w:rPr>
        <w:t xml:space="preserve"> using </w:t>
      </w:r>
      <w:r w:rsidR="00F426FF" w:rsidRPr="009B18D6">
        <w:rPr>
          <w:sz w:val="22"/>
          <w:szCs w:val="22"/>
        </w:rPr>
        <w:t xml:space="preserve">approaches based on </w:t>
      </w:r>
      <w:r w:rsidRPr="009B18D6">
        <w:rPr>
          <w:sz w:val="22"/>
          <w:szCs w:val="22"/>
        </w:rPr>
        <w:t>antibodies</w:t>
      </w:r>
      <w:r w:rsidR="00F426FF" w:rsidRPr="009B18D6">
        <w:rPr>
          <w:sz w:val="22"/>
          <w:szCs w:val="22"/>
        </w:rPr>
        <w:t xml:space="preserve"> that recognize </w:t>
      </w:r>
      <w:r w:rsidR="001763C2" w:rsidRPr="009B18D6">
        <w:rPr>
          <w:sz w:val="22"/>
          <w:szCs w:val="22"/>
        </w:rPr>
        <w:t>this mark</w:t>
      </w:r>
      <w:r w:rsidR="00627105" w:rsidRPr="4979BB12">
        <w:fldChar w:fldCharType="begin">
          <w:fldData xml:space="preserve">PEVuZE5vdGU+PENpdGU+PEF1dGhvcj5IZWxtPC9BdXRob3I+PFllYXI+MjAxNzwvWWVhcj48UmVj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==
</w:fldData>
        </w:fldChar>
      </w:r>
      <w:r w:rsidR="00B631BB">
        <w:instrText xml:space="preserve"> ADDIN EN.CITE </w:instrText>
      </w:r>
      <w:r w:rsidR="00B631BB">
        <w:fldChar w:fldCharType="begin">
          <w:fldData xml:space="preserve">PEVuZE5vdGU+PENpdGU+PEF1dGhvcj5IZWxtPC9BdXRob3I+PFllYXI+MjAxNzwvWWVhcj48UmVj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==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6,28</w:t>
      </w:r>
      <w:r w:rsidR="00627105" w:rsidRPr="4979BB12">
        <w:fldChar w:fldCharType="end"/>
      </w:r>
      <w:r w:rsidR="00F426FF" w:rsidRPr="009B18D6">
        <w:rPr>
          <w:sz w:val="22"/>
          <w:szCs w:val="22"/>
        </w:rPr>
        <w:t>. However,</w:t>
      </w:r>
      <w:r w:rsidRPr="009B18D6">
        <w:rPr>
          <w:sz w:val="22"/>
          <w:szCs w:val="22"/>
        </w:rPr>
        <w:t xml:space="preserve"> in principle, </w:t>
      </w:r>
      <w:r w:rsidR="00F426FF" w:rsidRPr="009B18D6">
        <w:rPr>
          <w:sz w:val="22"/>
          <w:szCs w:val="22"/>
        </w:rPr>
        <w:t>m</w:t>
      </w:r>
      <w:r w:rsidR="00F426FF" w:rsidRPr="009B18D6">
        <w:rPr>
          <w:sz w:val="22"/>
          <w:szCs w:val="22"/>
          <w:vertAlign w:val="superscript"/>
        </w:rPr>
        <w:t>6</w:t>
      </w:r>
      <w:r w:rsidR="00F426FF" w:rsidRPr="009B18D6">
        <w:rPr>
          <w:sz w:val="22"/>
          <w:szCs w:val="22"/>
        </w:rPr>
        <w:t>A</w:t>
      </w:r>
      <w:r w:rsidRPr="009B18D6">
        <w:rPr>
          <w:sz w:val="22"/>
          <w:szCs w:val="22"/>
        </w:rPr>
        <w:t xml:space="preserve"> can be detected by nanopore</w:t>
      </w:r>
      <w:r w:rsidR="00D859A3" w:rsidRPr="009B18D6">
        <w:rPr>
          <w:sz w:val="22"/>
          <w:szCs w:val="22"/>
        </w:rPr>
        <w:t xml:space="preserve"> </w:t>
      </w:r>
      <w:r w:rsidR="00C71874" w:rsidRPr="009B18D6">
        <w:rPr>
          <w:sz w:val="22"/>
          <w:szCs w:val="22"/>
        </w:rPr>
        <w:t>DRS</w:t>
      </w:r>
      <w:r w:rsidR="00627105" w:rsidRPr="4979BB12">
        <w:fldChar w:fldCharType="begin"/>
      </w:r>
      <w:r w:rsidR="00B631BB">
        <w:instrText xml:space="preserve"> ADDIN EN.CITE &lt;EndNote&gt;&lt;Cite&gt;&lt;Author&gt;Garalde&lt;/Author&gt;&lt;Year&gt;2018&lt;/Year&gt;&lt;RecNum&gt;117&lt;/RecNum&gt;&lt;DisplayText&gt;&lt;style face="superscript"&gt;8&lt;/style&gt;&lt;/DisplayText&gt;&lt;record&gt;&lt;rec-number&gt;117&lt;/rec-number&gt;&lt;foreign-keys&gt;&lt;key app="EN" db-id="5vxwr2wzn5d9ahesz5dxtd0i2vexsz2550x5" timestamp="1559473319" guid="4cdf40a5-c6cd-46da-8011-e50703bd7136"&gt;117&lt;/key&gt;&lt;/foreign-keys&gt;&lt;ref-type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Methods&lt;/secondary-title&gt;&lt;/titles&gt;&lt;periodical&gt;&lt;full-title&gt;Nature Methods&lt;/full-title&gt;&lt;/periodical&gt;&lt;pages&gt;201&lt;/pages&gt;&lt;volume&gt;15&lt;/volume&gt;&lt;dates&gt;&lt;year&gt;2018&lt;/year&gt;&lt;pub-dates&gt;&lt;date&gt;01/15/online&lt;/date&gt;&lt;/pub-dates&gt;&lt;/dates&gt;&lt;publisher&gt;Nature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lt;/electronic-resource-num&gt;&lt;/record&gt;&lt;/Cite&gt;&lt;/EndNote&gt;</w:instrText>
      </w:r>
      <w:r w:rsidR="00627105" w:rsidRPr="4979BB12">
        <w:rPr>
          <w:sz w:val="22"/>
          <w:szCs w:val="22"/>
        </w:rPr>
        <w:fldChar w:fldCharType="separate"/>
      </w:r>
      <w:r w:rsidR="00B631BB" w:rsidRPr="00B631BB">
        <w:rPr>
          <w:noProof/>
          <w:vertAlign w:val="superscript"/>
        </w:rPr>
        <w:t>8</w:t>
      </w:r>
      <w:r w:rsidR="00627105" w:rsidRPr="4979BB12">
        <w:fldChar w:fldCharType="end"/>
      </w:r>
      <w:r w:rsidR="000E26F3" w:rsidRPr="009B18D6">
        <w:rPr>
          <w:sz w:val="22"/>
          <w:szCs w:val="22"/>
        </w:rPr>
        <w:t>.</w:t>
      </w:r>
      <w:r w:rsidR="008A51A7" w:rsidRPr="009B18D6">
        <w:rPr>
          <w:sz w:val="22"/>
          <w:szCs w:val="22"/>
        </w:rPr>
        <w:t xml:space="preserve"> </w:t>
      </w:r>
      <w:r w:rsidRPr="009B18D6">
        <w:rPr>
          <w:sz w:val="22"/>
          <w:szCs w:val="22"/>
        </w:rPr>
        <w:t>Since m</w:t>
      </w:r>
      <w:r w:rsidRPr="009B18D6">
        <w:rPr>
          <w:sz w:val="22"/>
          <w:szCs w:val="22"/>
          <w:vertAlign w:val="superscript"/>
        </w:rPr>
        <w:t>6</w:t>
      </w:r>
      <w:r w:rsidRPr="009B18D6">
        <w:rPr>
          <w:sz w:val="22"/>
          <w:szCs w:val="22"/>
        </w:rPr>
        <w:t xml:space="preserve">A is not </w:t>
      </w:r>
      <w:r w:rsidR="00F426FF" w:rsidRPr="009B18D6">
        <w:rPr>
          <w:sz w:val="22"/>
          <w:szCs w:val="22"/>
        </w:rPr>
        <w:t>included in</w:t>
      </w:r>
      <w:r w:rsidR="002E0D7F" w:rsidRPr="009B18D6">
        <w:rPr>
          <w:sz w:val="22"/>
          <w:szCs w:val="22"/>
        </w:rPr>
        <w:t xml:space="preserve"> the training data for nanopore base-calling software</w:t>
      </w:r>
      <w:r w:rsidR="00F426FF" w:rsidRPr="009B18D6">
        <w:rPr>
          <w:sz w:val="22"/>
          <w:szCs w:val="22"/>
        </w:rPr>
        <w:t>,</w:t>
      </w:r>
      <w:r w:rsidRPr="009B18D6">
        <w:rPr>
          <w:sz w:val="22"/>
          <w:szCs w:val="22"/>
        </w:rPr>
        <w:t xml:space="preserve"> we asked whether it</w:t>
      </w:r>
      <w:r w:rsidR="002F2E72" w:rsidRPr="009B18D6">
        <w:rPr>
          <w:sz w:val="22"/>
          <w:szCs w:val="22"/>
        </w:rPr>
        <w:t>s</w:t>
      </w:r>
      <w:r w:rsidRPr="009B18D6">
        <w:rPr>
          <w:sz w:val="22"/>
          <w:szCs w:val="22"/>
        </w:rPr>
        <w:t xml:space="preserve"> </w:t>
      </w:r>
      <w:r w:rsidR="00FF613B" w:rsidRPr="009B18D6">
        <w:rPr>
          <w:sz w:val="22"/>
          <w:szCs w:val="22"/>
        </w:rPr>
        <w:t>incorrect interpret</w:t>
      </w:r>
      <w:r w:rsidR="002F2E72" w:rsidRPr="009B18D6">
        <w:rPr>
          <w:sz w:val="22"/>
          <w:szCs w:val="22"/>
        </w:rPr>
        <w:t xml:space="preserve">ation </w:t>
      </w:r>
      <w:r w:rsidR="00923359" w:rsidRPr="009B18D6">
        <w:rPr>
          <w:sz w:val="22"/>
          <w:szCs w:val="22"/>
        </w:rPr>
        <w:t xml:space="preserve">could be used to identify </w:t>
      </w:r>
      <w:r w:rsidR="00D859A3" w:rsidRPr="009B18D6">
        <w:rPr>
          <w:sz w:val="22"/>
          <w:szCs w:val="22"/>
        </w:rPr>
        <w:t xml:space="preserve">Arabidopsis </w:t>
      </w:r>
      <w:r w:rsidR="00923359" w:rsidRPr="009B18D6">
        <w:rPr>
          <w:sz w:val="22"/>
          <w:szCs w:val="22"/>
        </w:rPr>
        <w:t>m</w:t>
      </w:r>
      <w:r w:rsidR="00923359" w:rsidRPr="009B18D6">
        <w:rPr>
          <w:sz w:val="22"/>
          <w:szCs w:val="22"/>
          <w:vertAlign w:val="superscript"/>
        </w:rPr>
        <w:t>6</w:t>
      </w:r>
      <w:r w:rsidR="00923359" w:rsidRPr="009B18D6">
        <w:rPr>
          <w:sz w:val="22"/>
          <w:szCs w:val="22"/>
        </w:rPr>
        <w:t>A transcriptome-wide</w:t>
      </w:r>
      <w:r w:rsidRPr="009B18D6">
        <w:rPr>
          <w:sz w:val="22"/>
          <w:szCs w:val="22"/>
        </w:rPr>
        <w:t xml:space="preserve">. We </w:t>
      </w:r>
      <w:r w:rsidR="00E33A7A" w:rsidRPr="009B18D6">
        <w:rPr>
          <w:sz w:val="22"/>
          <w:szCs w:val="22"/>
        </w:rPr>
        <w:t xml:space="preserve">applied nanopore </w:t>
      </w:r>
      <w:r w:rsidR="00FB3553" w:rsidRPr="009B18D6">
        <w:rPr>
          <w:sz w:val="22"/>
          <w:szCs w:val="22"/>
        </w:rPr>
        <w:t>DRS</w:t>
      </w:r>
      <w:r w:rsidR="00E33A7A" w:rsidRPr="009B18D6">
        <w:rPr>
          <w:sz w:val="22"/>
          <w:szCs w:val="22"/>
        </w:rPr>
        <w:t xml:space="preserve"> to </w:t>
      </w:r>
      <w:r w:rsidRPr="009B18D6">
        <w:rPr>
          <w:sz w:val="22"/>
          <w:szCs w:val="22"/>
        </w:rPr>
        <w:t>4 biological replicates of an Arabidopsis mutant defective in the function of a conserved m</w:t>
      </w:r>
      <w:r w:rsidRPr="009B18D6">
        <w:rPr>
          <w:sz w:val="22"/>
          <w:szCs w:val="22"/>
          <w:vertAlign w:val="superscript"/>
        </w:rPr>
        <w:t>6</w:t>
      </w:r>
      <w:r w:rsidRPr="009B18D6">
        <w:rPr>
          <w:sz w:val="22"/>
          <w:szCs w:val="22"/>
        </w:rPr>
        <w:t xml:space="preserve">A writer complex component, </w:t>
      </w:r>
      <w:proofErr w:type="spellStart"/>
      <w:r w:rsidRPr="009B18D6">
        <w:rPr>
          <w:sz w:val="22"/>
          <w:szCs w:val="22"/>
        </w:rPr>
        <w:t>Virilizer</w:t>
      </w:r>
      <w:proofErr w:type="spellEnd"/>
      <w:r w:rsidR="00FA7984" w:rsidRPr="009B18D6">
        <w:rPr>
          <w:sz w:val="22"/>
          <w:szCs w:val="22"/>
        </w:rPr>
        <w:t xml:space="preserve"> (</w:t>
      </w:r>
      <w:r w:rsidR="00FA7984" w:rsidRPr="693A95B6">
        <w:rPr>
          <w:i/>
          <w:iCs/>
          <w:sz w:val="22"/>
          <w:szCs w:val="22"/>
        </w:rPr>
        <w:t>vir-1</w:t>
      </w:r>
      <w:r w:rsidR="00FA7984" w:rsidRPr="009B18D6">
        <w:rPr>
          <w:sz w:val="22"/>
          <w:szCs w:val="22"/>
        </w:rPr>
        <w:t>)</w:t>
      </w:r>
      <w:r w:rsidRPr="009B18D6">
        <w:rPr>
          <w:sz w:val="22"/>
          <w:szCs w:val="22"/>
        </w:rPr>
        <w:t xml:space="preserve">, </w:t>
      </w:r>
      <w:r w:rsidR="00190261" w:rsidRPr="009B18D6">
        <w:rPr>
          <w:sz w:val="22"/>
          <w:szCs w:val="22"/>
        </w:rPr>
        <w:t xml:space="preserve">and </w:t>
      </w:r>
      <w:r w:rsidRPr="009B18D6">
        <w:rPr>
          <w:sz w:val="22"/>
          <w:szCs w:val="22"/>
        </w:rPr>
        <w:t>4 biological replicates of a line</w:t>
      </w:r>
      <w:r w:rsidR="00213039" w:rsidRPr="009B18D6">
        <w:rPr>
          <w:sz w:val="22"/>
          <w:szCs w:val="22"/>
        </w:rPr>
        <w:t xml:space="preserve"> </w:t>
      </w:r>
      <w:r w:rsidR="00D607DD" w:rsidRPr="009B18D6">
        <w:rPr>
          <w:sz w:val="22"/>
          <w:szCs w:val="22"/>
        </w:rPr>
        <w:t>expressing VIR fused to GFP</w:t>
      </w:r>
      <w:r w:rsidR="00E33A7A" w:rsidRPr="009B18D6">
        <w:rPr>
          <w:sz w:val="22"/>
          <w:szCs w:val="22"/>
        </w:rPr>
        <w:t xml:space="preserve"> that restores the activity of VIR in the </w:t>
      </w:r>
      <w:r w:rsidR="00E33A7A" w:rsidRPr="00602DA9">
        <w:rPr>
          <w:i/>
          <w:iCs/>
          <w:sz w:val="22"/>
          <w:szCs w:val="22"/>
        </w:rPr>
        <w:t>vir-1</w:t>
      </w:r>
      <w:r w:rsidR="00E33A7A" w:rsidRPr="009B18D6">
        <w:rPr>
          <w:sz w:val="22"/>
          <w:szCs w:val="22"/>
        </w:rPr>
        <w:t xml:space="preserve"> mutant background</w:t>
      </w:r>
      <w:r w:rsidR="00627105" w:rsidRPr="4979BB12">
        <w:fldChar w:fldCharType="begin">
          <w:fldData xml:space="preserve">PEVuZE5vdGU+PENpdGU+PEF1dGhvcj5SdXppY2thPC9BdXRob3I+PFllYXI+MjAxNzwvWWVhcj48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</w:fldData>
        </w:fldChar>
      </w:r>
      <w:r w:rsidR="00B631BB">
        <w:instrText xml:space="preserve"> ADDIN EN.CITE </w:instrText>
      </w:r>
      <w:r w:rsidR="00B631BB">
        <w:fldChar w:fldCharType="begin">
          <w:fldData xml:space="preserve">PEVuZE5vdGU+PENpdGU+PEF1dGhvcj5SdXppY2thPC9BdXRob3I+PFllYXI+MjAxNzwvWWVhcj48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9</w:t>
      </w:r>
      <w:r w:rsidR="00627105" w:rsidRPr="4979BB12">
        <w:fldChar w:fldCharType="end"/>
      </w:r>
      <w:r w:rsidR="0046744D"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w:t>
      </w:r>
      <w:r w:rsidR="0046744D" w:rsidRPr="009B18D6">
        <w:rPr>
          <w:sz w:val="22"/>
          <w:szCs w:val="22"/>
        </w:rPr>
        <w:t xml:space="preserve"> S5</w:t>
      </w:r>
      <w:r w:rsidR="008F752A">
        <w:rPr>
          <w:sz w:val="22"/>
          <w:szCs w:val="22"/>
        </w:rPr>
        <w:t>a</w:t>
      </w:r>
      <w:r w:rsidR="0046744D" w:rsidRPr="009B18D6">
        <w:rPr>
          <w:sz w:val="22"/>
          <w:szCs w:val="22"/>
        </w:rPr>
        <w:t>)</w:t>
      </w:r>
      <w:r w:rsidR="00AA773F" w:rsidRPr="009B18D6">
        <w:rPr>
          <w:sz w:val="22"/>
          <w:szCs w:val="22"/>
        </w:rPr>
        <w:t>. In addition, we sequence</w:t>
      </w:r>
      <w:r w:rsidR="0085629B" w:rsidRPr="009B18D6">
        <w:rPr>
          <w:sz w:val="22"/>
          <w:szCs w:val="22"/>
        </w:rPr>
        <w:t>d</w:t>
      </w:r>
      <w:r w:rsidR="00AA773F" w:rsidRPr="009B18D6">
        <w:rPr>
          <w:sz w:val="22"/>
          <w:szCs w:val="22"/>
        </w:rPr>
        <w:t xml:space="preserve"> a </w:t>
      </w:r>
      <w:r w:rsidR="00D614C1" w:rsidRPr="009B18D6">
        <w:rPr>
          <w:sz w:val="22"/>
          <w:szCs w:val="22"/>
        </w:rPr>
        <w:t>parallel set of</w:t>
      </w:r>
      <w:r w:rsidR="00CB2AA6">
        <w:rPr>
          <w:sz w:val="22"/>
          <w:szCs w:val="22"/>
        </w:rPr>
        <w:t xml:space="preserve"> </w:t>
      </w:r>
      <w:r w:rsidR="003B6D3B">
        <w:rPr>
          <w:sz w:val="22"/>
          <w:szCs w:val="22"/>
        </w:rPr>
        <w:t>6</w:t>
      </w:r>
      <w:r w:rsidR="00CB2AA6">
        <w:rPr>
          <w:sz w:val="22"/>
          <w:szCs w:val="22"/>
        </w:rPr>
        <w:t xml:space="preserve"> </w:t>
      </w:r>
      <w:r w:rsidR="00D614C1" w:rsidRPr="009B18D6">
        <w:rPr>
          <w:sz w:val="22"/>
          <w:szCs w:val="22"/>
        </w:rPr>
        <w:t xml:space="preserve">biological replicates with Illumina </w:t>
      </w:r>
      <w:proofErr w:type="spellStart"/>
      <w:r w:rsidR="00D614C1" w:rsidRPr="009B18D6">
        <w:rPr>
          <w:sz w:val="22"/>
          <w:szCs w:val="22"/>
        </w:rPr>
        <w:t>RNA</w:t>
      </w:r>
      <w:r w:rsidR="0056017F">
        <w:rPr>
          <w:sz w:val="22"/>
          <w:szCs w:val="22"/>
        </w:rPr>
        <w:t>s</w:t>
      </w:r>
      <w:r w:rsidR="00D614C1" w:rsidRPr="009B18D6">
        <w:rPr>
          <w:sz w:val="22"/>
          <w:szCs w:val="22"/>
        </w:rPr>
        <w:t>eq</w:t>
      </w:r>
      <w:proofErr w:type="spellEnd"/>
      <w:r w:rsidRPr="009B18D6">
        <w:rPr>
          <w:sz w:val="22"/>
          <w:szCs w:val="22"/>
        </w:rPr>
        <w:t>.</w:t>
      </w:r>
      <w:r w:rsidR="006270F6" w:rsidRPr="009B18D6">
        <w:rPr>
          <w:sz w:val="22"/>
          <w:szCs w:val="22"/>
        </w:rPr>
        <w:t xml:space="preserve"> </w:t>
      </w:r>
      <w:r w:rsidRPr="009B18D6">
        <w:rPr>
          <w:sz w:val="22"/>
          <w:szCs w:val="22"/>
        </w:rPr>
        <w:t xml:space="preserve">We </w:t>
      </w:r>
      <w:r w:rsidR="00DF6188" w:rsidRPr="009B18D6">
        <w:rPr>
          <w:sz w:val="22"/>
          <w:szCs w:val="22"/>
        </w:rPr>
        <w:t xml:space="preserve">then </w:t>
      </w:r>
      <w:r w:rsidRPr="009B18D6">
        <w:rPr>
          <w:sz w:val="22"/>
          <w:szCs w:val="22"/>
        </w:rPr>
        <w:t xml:space="preserve">used a G-test </w:t>
      </w:r>
      <w:r w:rsidR="00F426FF" w:rsidRPr="009B18D6">
        <w:rPr>
          <w:sz w:val="22"/>
          <w:szCs w:val="22"/>
        </w:rPr>
        <w:t xml:space="preserve">statistical </w:t>
      </w:r>
      <w:r w:rsidRPr="009B18D6">
        <w:rPr>
          <w:sz w:val="22"/>
          <w:szCs w:val="22"/>
        </w:rPr>
        <w:t xml:space="preserve">analysis to determine </w:t>
      </w:r>
      <w:r w:rsidR="00F426FF" w:rsidRPr="009B18D6">
        <w:rPr>
          <w:sz w:val="22"/>
          <w:szCs w:val="22"/>
        </w:rPr>
        <w:t>if there was a</w:t>
      </w:r>
      <w:r w:rsidRPr="009B18D6">
        <w:rPr>
          <w:sz w:val="22"/>
          <w:szCs w:val="22"/>
        </w:rPr>
        <w:t xml:space="preserve"> differential error </w:t>
      </w:r>
      <w:r w:rsidR="00481634" w:rsidRPr="009B18D6">
        <w:rPr>
          <w:sz w:val="22"/>
          <w:szCs w:val="22"/>
        </w:rPr>
        <w:t>profile</w:t>
      </w:r>
      <w:r w:rsidR="234DE20F" w:rsidRPr="009B18D6">
        <w:rPr>
          <w:sz w:val="22"/>
          <w:szCs w:val="22"/>
        </w:rPr>
        <w:t xml:space="preserve"> i</w:t>
      </w:r>
      <w:r w:rsidR="22202EAD" w:rsidRPr="009B18D6">
        <w:rPr>
          <w:sz w:val="22"/>
          <w:szCs w:val="22"/>
        </w:rPr>
        <w:t>n</w:t>
      </w:r>
      <w:r w:rsidR="6A6DD803" w:rsidRPr="009B18D6">
        <w:rPr>
          <w:sz w:val="22"/>
          <w:szCs w:val="22"/>
        </w:rPr>
        <w:t xml:space="preserve"> </w:t>
      </w:r>
      <w:r w:rsidR="22202EAD" w:rsidRPr="009B18D6">
        <w:rPr>
          <w:sz w:val="22"/>
          <w:szCs w:val="22"/>
        </w:rPr>
        <w:t>alignments at each reference base</w:t>
      </w:r>
      <w:r w:rsidR="234DE20F" w:rsidRPr="009B18D6">
        <w:rPr>
          <w:sz w:val="22"/>
          <w:szCs w:val="22"/>
        </w:rPr>
        <w:t xml:space="preserve"> </w:t>
      </w:r>
      <w:r w:rsidRPr="009B18D6">
        <w:rPr>
          <w:sz w:val="22"/>
          <w:szCs w:val="22"/>
        </w:rPr>
        <w:t>between the mutant (defective m</w:t>
      </w:r>
      <w:r w:rsidRPr="009B18D6">
        <w:rPr>
          <w:sz w:val="22"/>
          <w:szCs w:val="22"/>
          <w:vertAlign w:val="superscript"/>
        </w:rPr>
        <w:t>6</w:t>
      </w:r>
      <w:r w:rsidRPr="009B18D6">
        <w:rPr>
          <w:sz w:val="22"/>
          <w:szCs w:val="22"/>
        </w:rPr>
        <w:t>A) and the complementing line</w:t>
      </w:r>
      <w:r w:rsidR="234DE20F" w:rsidRPr="009B18D6">
        <w:rPr>
          <w:sz w:val="22"/>
          <w:szCs w:val="22"/>
        </w:rPr>
        <w:t>.</w:t>
      </w:r>
      <w:r w:rsidRPr="009B18D6">
        <w:rPr>
          <w:sz w:val="22"/>
          <w:szCs w:val="22"/>
        </w:rPr>
        <w:t xml:space="preserve"> </w:t>
      </w:r>
      <w:r w:rsidR="22202EAD" w:rsidRPr="009B18D6">
        <w:rPr>
          <w:sz w:val="22"/>
          <w:szCs w:val="22"/>
        </w:rPr>
        <w:t xml:space="preserve">We identified </w:t>
      </w:r>
      <w:r w:rsidR="1AC814F2" w:rsidRPr="009B18D6">
        <w:rPr>
          <w:sz w:val="22"/>
          <w:szCs w:val="22"/>
        </w:rPr>
        <w:t>17,491 sites wit</w:t>
      </w:r>
      <w:r w:rsidR="72D04F5A" w:rsidRPr="009B18D6">
        <w:rPr>
          <w:sz w:val="22"/>
          <w:szCs w:val="22"/>
        </w:rPr>
        <w:t>h greater</w:t>
      </w:r>
      <w:r w:rsidR="13ABB5A5" w:rsidRPr="009B18D6">
        <w:rPr>
          <w:sz w:val="22"/>
          <w:szCs w:val="22"/>
        </w:rPr>
        <w:t xml:space="preserve"> than two-fold higher error rate (compared to the reference)</w:t>
      </w:r>
      <w:r w:rsidR="72D04F5A" w:rsidRPr="009B18D6">
        <w:rPr>
          <w:sz w:val="22"/>
          <w:szCs w:val="22"/>
        </w:rPr>
        <w:t xml:space="preserve"> </w:t>
      </w:r>
      <w:r w:rsidR="13ABB5A5" w:rsidRPr="009B18D6">
        <w:rPr>
          <w:sz w:val="22"/>
          <w:szCs w:val="22"/>
        </w:rPr>
        <w:t xml:space="preserve">in the </w:t>
      </w:r>
      <w:r w:rsidR="407ECF77" w:rsidRPr="009B18D6">
        <w:rPr>
          <w:sz w:val="22"/>
          <w:szCs w:val="22"/>
        </w:rPr>
        <w:t>complementing</w:t>
      </w:r>
      <w:r w:rsidR="1AC814F2" w:rsidRPr="009B18D6">
        <w:rPr>
          <w:sz w:val="22"/>
          <w:szCs w:val="22"/>
        </w:rPr>
        <w:t xml:space="preserve"> </w:t>
      </w:r>
      <w:r w:rsidR="407ECF77" w:rsidRPr="009B18D6">
        <w:rPr>
          <w:sz w:val="22"/>
          <w:szCs w:val="22"/>
        </w:rPr>
        <w:t>line with restored m</w:t>
      </w:r>
      <w:r w:rsidR="407ECF77" w:rsidRPr="009B18D6">
        <w:rPr>
          <w:sz w:val="22"/>
          <w:szCs w:val="22"/>
          <w:vertAlign w:val="superscript"/>
        </w:rPr>
        <w:t>6</w:t>
      </w:r>
      <w:r w:rsidR="407ECF77" w:rsidRPr="009B18D6">
        <w:rPr>
          <w:sz w:val="22"/>
          <w:szCs w:val="22"/>
        </w:rPr>
        <w:t>A</w:t>
      </w:r>
      <w:r w:rsidR="345CEA3A" w:rsidRPr="009B18D6">
        <w:rPr>
          <w:sz w:val="22"/>
          <w:szCs w:val="22"/>
        </w:rPr>
        <w:t xml:space="preserve"> </w:t>
      </w:r>
      <w:r w:rsidR="0048194A" w:rsidRPr="009B18D6">
        <w:rPr>
          <w:sz w:val="22"/>
          <w:szCs w:val="22"/>
        </w:rPr>
        <w:t>(</w:t>
      </w:r>
      <w:r w:rsidR="00240EDD">
        <w:rPr>
          <w:sz w:val="22"/>
          <w:szCs w:val="22"/>
        </w:rPr>
        <w:t>Fig.</w:t>
      </w:r>
      <w:r w:rsidR="00347510" w:rsidRPr="009B18D6">
        <w:rPr>
          <w:sz w:val="22"/>
          <w:szCs w:val="22"/>
        </w:rPr>
        <w:t xml:space="preserve"> </w:t>
      </w:r>
      <w:r w:rsidR="5C5926CE" w:rsidRPr="009B18D6">
        <w:rPr>
          <w:sz w:val="22"/>
          <w:szCs w:val="22"/>
        </w:rPr>
        <w:t>5</w:t>
      </w:r>
      <w:r w:rsidR="00347510" w:rsidRPr="009B18D6">
        <w:rPr>
          <w:sz w:val="22"/>
          <w:szCs w:val="22"/>
        </w:rPr>
        <w:t>A</w:t>
      </w:r>
      <w:r w:rsidR="0048194A" w:rsidRPr="009B18D6">
        <w:rPr>
          <w:sz w:val="22"/>
          <w:szCs w:val="22"/>
        </w:rPr>
        <w:t>)</w:t>
      </w:r>
      <w:r w:rsidR="00652655" w:rsidRPr="009B18D6">
        <w:rPr>
          <w:sz w:val="22"/>
          <w:szCs w:val="22"/>
        </w:rPr>
        <w:t xml:space="preserve">. </w:t>
      </w:r>
      <w:r w:rsidR="00571365" w:rsidRPr="009B18D6">
        <w:rPr>
          <w:sz w:val="22"/>
          <w:szCs w:val="22"/>
        </w:rPr>
        <w:t xml:space="preserve">No VIR-dependent error sites mapped to either chloroplast or mitochondrial-encoded RNAs. </w:t>
      </w:r>
      <w:r w:rsidR="006A288C" w:rsidRPr="009B18D6">
        <w:rPr>
          <w:sz w:val="22"/>
          <w:szCs w:val="22"/>
        </w:rPr>
        <w:t xml:space="preserve">99.8% of differential error sites map </w:t>
      </w:r>
      <w:r w:rsidR="00B661FD" w:rsidRPr="009B18D6">
        <w:rPr>
          <w:sz w:val="22"/>
          <w:szCs w:val="22"/>
        </w:rPr>
        <w:t>within</w:t>
      </w:r>
      <w:r w:rsidR="006A288C" w:rsidRPr="009B18D6">
        <w:rPr>
          <w:sz w:val="22"/>
          <w:szCs w:val="22"/>
        </w:rPr>
        <w:t xml:space="preserve"> </w:t>
      </w:r>
      <w:r w:rsidR="00B661FD" w:rsidRPr="009B18D6">
        <w:rPr>
          <w:sz w:val="22"/>
          <w:szCs w:val="22"/>
        </w:rPr>
        <w:t>Araport11 annotated protein-coding genes.</w:t>
      </w:r>
      <w:r w:rsidR="006A288C" w:rsidRPr="009B18D6">
        <w:rPr>
          <w:sz w:val="22"/>
          <w:szCs w:val="22"/>
        </w:rPr>
        <w:t xml:space="preserve"> </w:t>
      </w:r>
      <w:r w:rsidR="00E257A2" w:rsidRPr="009B18D6">
        <w:rPr>
          <w:sz w:val="22"/>
          <w:szCs w:val="22"/>
        </w:rPr>
        <w:t>T</w:t>
      </w:r>
      <w:r w:rsidR="00652655" w:rsidRPr="009B18D6">
        <w:rPr>
          <w:sz w:val="22"/>
          <w:szCs w:val="22"/>
        </w:rPr>
        <w:t>hese sites</w:t>
      </w:r>
      <w:r w:rsidR="00E257A2" w:rsidRPr="009B18D6">
        <w:rPr>
          <w:sz w:val="22"/>
          <w:szCs w:val="22"/>
        </w:rPr>
        <w:t xml:space="preserve"> </w:t>
      </w:r>
      <w:r w:rsidR="00652655" w:rsidRPr="009B18D6">
        <w:rPr>
          <w:sz w:val="22"/>
          <w:szCs w:val="22"/>
        </w:rPr>
        <w:t xml:space="preserve">were </w:t>
      </w:r>
      <w:commentRangeStart w:id="32"/>
      <w:r w:rsidR="00652655" w:rsidRPr="009B18D6">
        <w:rPr>
          <w:sz w:val="22"/>
          <w:szCs w:val="22"/>
        </w:rPr>
        <w:t xml:space="preserve">enriched </w:t>
      </w:r>
      <w:commentRangeEnd w:id="32"/>
      <w:r>
        <w:rPr>
          <w:rStyle w:val="CommentReference"/>
        </w:rPr>
        <w:commentReference w:id="32"/>
      </w:r>
      <w:r w:rsidR="00652655" w:rsidRPr="009B18D6">
        <w:rPr>
          <w:sz w:val="22"/>
          <w:szCs w:val="22"/>
        </w:rPr>
        <w:t>in the consensus m</w:t>
      </w:r>
      <w:r w:rsidR="00652655" w:rsidRPr="009B18D6">
        <w:rPr>
          <w:sz w:val="22"/>
          <w:szCs w:val="22"/>
          <w:vertAlign w:val="superscript"/>
        </w:rPr>
        <w:t>6</w:t>
      </w:r>
      <w:r w:rsidR="00652655" w:rsidRPr="009B18D6">
        <w:rPr>
          <w:sz w:val="22"/>
          <w:szCs w:val="22"/>
        </w:rPr>
        <w:t xml:space="preserve">A target </w:t>
      </w:r>
      <w:r w:rsidR="004912EC" w:rsidRPr="009B18D6">
        <w:rPr>
          <w:sz w:val="22"/>
          <w:szCs w:val="22"/>
        </w:rPr>
        <w:t xml:space="preserve">sequence </w:t>
      </w:r>
      <w:r w:rsidR="006270F6" w:rsidRPr="009B18D6">
        <w:rPr>
          <w:sz w:val="22"/>
          <w:szCs w:val="22"/>
        </w:rPr>
        <w:t>DRA</w:t>
      </w:r>
      <w:r w:rsidR="67FC4F55" w:rsidRPr="009B18D6">
        <w:rPr>
          <w:sz w:val="22"/>
          <w:szCs w:val="22"/>
        </w:rPr>
        <w:t>Y</w:t>
      </w:r>
      <w:r w:rsidR="006270F6" w:rsidRPr="009B18D6">
        <w:rPr>
          <w:sz w:val="22"/>
          <w:szCs w:val="22"/>
        </w:rPr>
        <w:t>H</w:t>
      </w:r>
      <w:r w:rsidR="001759CB" w:rsidRPr="009B18D6">
        <w:rPr>
          <w:sz w:val="22"/>
          <w:szCs w:val="22"/>
        </w:rPr>
        <w:t xml:space="preserve"> (D=</w:t>
      </w:r>
      <w:r w:rsidR="006A78BE" w:rsidRPr="009B18D6">
        <w:rPr>
          <w:sz w:val="22"/>
          <w:szCs w:val="22"/>
        </w:rPr>
        <w:t xml:space="preserve">G or </w:t>
      </w:r>
      <w:r w:rsidR="00F85BD0" w:rsidRPr="009B18D6">
        <w:rPr>
          <w:sz w:val="22"/>
          <w:szCs w:val="22"/>
        </w:rPr>
        <w:t xml:space="preserve">U </w:t>
      </w:r>
      <w:r w:rsidR="006A78BE" w:rsidRPr="009B18D6">
        <w:rPr>
          <w:sz w:val="22"/>
          <w:szCs w:val="22"/>
        </w:rPr>
        <w:t>or A;</w:t>
      </w:r>
      <w:r w:rsidR="001759CB" w:rsidRPr="009B18D6">
        <w:rPr>
          <w:sz w:val="22"/>
          <w:szCs w:val="22"/>
        </w:rPr>
        <w:t xml:space="preserve"> R=G or A; </w:t>
      </w:r>
      <w:r w:rsidR="67FC4F55" w:rsidRPr="009B18D6">
        <w:rPr>
          <w:sz w:val="22"/>
          <w:szCs w:val="22"/>
        </w:rPr>
        <w:t>Y</w:t>
      </w:r>
      <w:r w:rsidR="006A78BE" w:rsidRPr="009B18D6">
        <w:rPr>
          <w:sz w:val="22"/>
          <w:szCs w:val="22"/>
        </w:rPr>
        <w:t>=</w:t>
      </w:r>
      <w:r w:rsidR="67FC4F55" w:rsidRPr="009B18D6">
        <w:rPr>
          <w:sz w:val="22"/>
          <w:szCs w:val="22"/>
        </w:rPr>
        <w:t>C</w:t>
      </w:r>
      <w:r w:rsidR="006A78BE" w:rsidRPr="009B18D6">
        <w:rPr>
          <w:sz w:val="22"/>
          <w:szCs w:val="22"/>
        </w:rPr>
        <w:t xml:space="preserve"> or </w:t>
      </w:r>
      <w:r w:rsidR="00F85BD0" w:rsidRPr="009B18D6">
        <w:rPr>
          <w:sz w:val="22"/>
          <w:szCs w:val="22"/>
        </w:rPr>
        <w:t>U</w:t>
      </w:r>
      <w:r w:rsidR="006A78BE" w:rsidRPr="009B18D6">
        <w:rPr>
          <w:sz w:val="22"/>
          <w:szCs w:val="22"/>
        </w:rPr>
        <w:t xml:space="preserve">; H=A or C or </w:t>
      </w:r>
      <w:r w:rsidR="00F85BD0" w:rsidRPr="009B18D6">
        <w:rPr>
          <w:sz w:val="22"/>
          <w:szCs w:val="22"/>
        </w:rPr>
        <w:t>U</w:t>
      </w:r>
      <w:r w:rsidR="006A78BE" w:rsidRPr="009B18D6">
        <w:rPr>
          <w:sz w:val="22"/>
          <w:szCs w:val="22"/>
        </w:rPr>
        <w:t xml:space="preserve">) </w:t>
      </w:r>
      <w:r w:rsidR="0048194A" w:rsidRPr="009B18D6">
        <w:rPr>
          <w:sz w:val="22"/>
          <w:szCs w:val="22"/>
        </w:rPr>
        <w:t>(</w:t>
      </w:r>
      <w:r w:rsidR="00240EDD">
        <w:rPr>
          <w:sz w:val="22"/>
          <w:szCs w:val="22"/>
        </w:rPr>
        <w:t>Fig.</w:t>
      </w:r>
      <w:r w:rsidR="00347510" w:rsidRPr="009B18D6">
        <w:rPr>
          <w:sz w:val="22"/>
          <w:szCs w:val="22"/>
        </w:rPr>
        <w:t xml:space="preserve"> </w:t>
      </w:r>
      <w:r w:rsidR="0C634DDE" w:rsidRPr="009B18D6">
        <w:rPr>
          <w:sz w:val="22"/>
          <w:szCs w:val="22"/>
        </w:rPr>
        <w:t>5</w:t>
      </w:r>
      <w:r w:rsidR="008F752A">
        <w:rPr>
          <w:sz w:val="22"/>
          <w:szCs w:val="22"/>
        </w:rPr>
        <w:t>b</w:t>
      </w:r>
      <w:r w:rsidR="0048194A" w:rsidRPr="009B18D6">
        <w:rPr>
          <w:sz w:val="22"/>
          <w:szCs w:val="22"/>
        </w:rPr>
        <w:t xml:space="preserve">) </w:t>
      </w:r>
      <w:r w:rsidR="00652655" w:rsidRPr="009B18D6">
        <w:rPr>
          <w:sz w:val="22"/>
          <w:szCs w:val="22"/>
        </w:rPr>
        <w:t xml:space="preserve">and </w:t>
      </w:r>
      <w:r w:rsidR="00FA7984" w:rsidRPr="009B18D6">
        <w:rPr>
          <w:sz w:val="22"/>
          <w:szCs w:val="22"/>
        </w:rPr>
        <w:t>preferentially found in</w:t>
      </w:r>
      <w:r w:rsidR="00B661FD" w:rsidRPr="009B18D6">
        <w:rPr>
          <w:sz w:val="22"/>
          <w:szCs w:val="22"/>
        </w:rPr>
        <w:t xml:space="preserve"> </w:t>
      </w:r>
      <w:r w:rsidR="00652655" w:rsidRPr="009B18D6">
        <w:rPr>
          <w:sz w:val="22"/>
          <w:szCs w:val="22"/>
        </w:rPr>
        <w:t>3’UTRs</w:t>
      </w:r>
      <w:r w:rsidR="0048194A" w:rsidRPr="009B18D6">
        <w:rPr>
          <w:sz w:val="22"/>
          <w:szCs w:val="22"/>
        </w:rPr>
        <w:t xml:space="preserve"> (</w:t>
      </w:r>
      <w:r w:rsidR="00240EDD">
        <w:rPr>
          <w:sz w:val="22"/>
          <w:szCs w:val="22"/>
        </w:rPr>
        <w:t>Fig.</w:t>
      </w:r>
      <w:r w:rsidR="0C634DDE" w:rsidRPr="009B18D6">
        <w:rPr>
          <w:sz w:val="22"/>
          <w:szCs w:val="22"/>
        </w:rPr>
        <w:t xml:space="preserve"> 5</w:t>
      </w:r>
      <w:r w:rsidR="00347510" w:rsidRPr="009B18D6">
        <w:rPr>
          <w:sz w:val="22"/>
          <w:szCs w:val="22"/>
        </w:rPr>
        <w:t>C</w:t>
      </w:r>
      <w:r w:rsidR="0048194A" w:rsidRPr="009B18D6">
        <w:rPr>
          <w:sz w:val="22"/>
          <w:szCs w:val="22"/>
        </w:rPr>
        <w:t>)</w:t>
      </w:r>
      <w:r w:rsidR="00652655" w:rsidRPr="009B18D6">
        <w:rPr>
          <w:sz w:val="22"/>
          <w:szCs w:val="22"/>
        </w:rPr>
        <w:t>.</w:t>
      </w:r>
      <w:r w:rsidR="006270F6" w:rsidRPr="009B18D6">
        <w:rPr>
          <w:sz w:val="22"/>
          <w:szCs w:val="22"/>
        </w:rPr>
        <w:t xml:space="preserve"> </w:t>
      </w:r>
      <w:r w:rsidR="00934005" w:rsidRPr="009B18D6">
        <w:rPr>
          <w:sz w:val="22"/>
          <w:szCs w:val="22"/>
        </w:rPr>
        <w:t>Since approximately 5</w:t>
      </w:r>
      <w:r w:rsidR="00B75519" w:rsidRPr="009B18D6">
        <w:rPr>
          <w:sz w:val="22"/>
          <w:szCs w:val="22"/>
        </w:rPr>
        <w:t xml:space="preserve">nt contribute to the observed current </w:t>
      </w:r>
      <w:r w:rsidR="00934005" w:rsidRPr="009B18D6">
        <w:rPr>
          <w:sz w:val="22"/>
          <w:szCs w:val="22"/>
        </w:rPr>
        <w:t xml:space="preserve">at </w:t>
      </w:r>
      <w:r w:rsidR="00B75519" w:rsidRPr="009B18D6">
        <w:rPr>
          <w:sz w:val="22"/>
          <w:szCs w:val="22"/>
        </w:rPr>
        <w:t>a given time point</w:t>
      </w:r>
      <w:r w:rsidR="0099779A" w:rsidRPr="009B18D6">
        <w:rPr>
          <w:sz w:val="22"/>
          <w:szCs w:val="22"/>
        </w:rPr>
        <w:t xml:space="preserve"> in nanopore sequencing</w:t>
      </w:r>
      <w:r w:rsidR="00627105" w:rsidRPr="4979BB12">
        <w:fldChar w:fldCharType="begin"/>
      </w:r>
      <w:r w:rsidR="00B631BB">
        <w:instrText xml:space="preserve"> ADDIN EN.CITE &lt;EndNote&gt;&lt;Cite&gt;&lt;Author&gt;Garalde&lt;/Author&gt;&lt;Year&gt;2018&lt;/Year&gt;&lt;RecNum&gt;117&lt;/RecNum&gt;&lt;DisplayText&gt;&lt;style face="superscript"&gt;8&lt;/style&gt;&lt;/DisplayText&gt;&lt;record&gt;&lt;rec-number&gt;117&lt;/rec-number&gt;&lt;foreign-keys&gt;&lt;key app="EN" db-id="5vxwr2wzn5d9ahesz5dxtd0i2vexsz2550x5" timestamp="1559473319" guid="4cdf40a5-c6cd-46da-8011-e50703bd7136"&gt;117&lt;/key&gt;&lt;/foreign-keys&gt;&lt;ref-type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Methods&lt;/secondary-title&gt;&lt;/titles&gt;&lt;periodical&gt;&lt;full-title&gt;Nature Methods&lt;/full-title&gt;&lt;/periodical&gt;&lt;pages&gt;201&lt;/pages&gt;&lt;volume&gt;15&lt;/volume&gt;&lt;dates&gt;&lt;year&gt;2018&lt;/year&gt;&lt;pub-dates&gt;&lt;date&gt;01/15/online&lt;/date&gt;&lt;/pub-dates&gt;&lt;/dates&gt;&lt;publisher&gt;Nature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lt;/electronic-resource-num&gt;&lt;/record&gt;&lt;/Cite&gt;&lt;/EndNote&gt;</w:instrText>
      </w:r>
      <w:r w:rsidR="00627105" w:rsidRPr="4979BB12">
        <w:rPr>
          <w:sz w:val="22"/>
          <w:szCs w:val="22"/>
        </w:rPr>
        <w:fldChar w:fldCharType="separate"/>
      </w:r>
      <w:r w:rsidR="00B631BB" w:rsidRPr="00B631BB">
        <w:rPr>
          <w:noProof/>
          <w:vertAlign w:val="superscript"/>
        </w:rPr>
        <w:t>8</w:t>
      </w:r>
      <w:r w:rsidR="00627105" w:rsidRPr="4979BB12">
        <w:fldChar w:fldCharType="end"/>
      </w:r>
      <w:r w:rsidR="00B75519" w:rsidRPr="009B18D6">
        <w:rPr>
          <w:sz w:val="22"/>
          <w:szCs w:val="22"/>
        </w:rPr>
        <w:t>,</w:t>
      </w:r>
      <w:r w:rsidR="00934005" w:rsidRPr="009B18D6">
        <w:rPr>
          <w:sz w:val="22"/>
          <w:szCs w:val="22"/>
        </w:rPr>
        <w:t xml:space="preserve"> the presence of a methylated adenosine </w:t>
      </w:r>
      <w:r w:rsidR="00BB22DA" w:rsidRPr="009B18D6">
        <w:rPr>
          <w:sz w:val="22"/>
          <w:szCs w:val="22"/>
        </w:rPr>
        <w:t>could affect</w:t>
      </w:r>
      <w:r w:rsidR="00934005" w:rsidRPr="009B18D6">
        <w:rPr>
          <w:sz w:val="22"/>
          <w:szCs w:val="22"/>
        </w:rPr>
        <w:t xml:space="preserve"> the accuracy of base</w:t>
      </w:r>
      <w:r w:rsidR="0040710B" w:rsidRPr="009B18D6">
        <w:rPr>
          <w:sz w:val="22"/>
          <w:szCs w:val="22"/>
        </w:rPr>
        <w:t>-</w:t>
      </w:r>
      <w:r w:rsidR="00934005" w:rsidRPr="009B18D6">
        <w:rPr>
          <w:sz w:val="22"/>
          <w:szCs w:val="22"/>
        </w:rPr>
        <w:t>calling</w:t>
      </w:r>
      <w:r w:rsidR="006A78BE" w:rsidRPr="009B18D6">
        <w:rPr>
          <w:sz w:val="22"/>
          <w:szCs w:val="22"/>
        </w:rPr>
        <w:t xml:space="preserve"> </w:t>
      </w:r>
      <w:r w:rsidR="00934005" w:rsidRPr="009B18D6">
        <w:rPr>
          <w:sz w:val="22"/>
          <w:szCs w:val="22"/>
        </w:rPr>
        <w:t xml:space="preserve">of surrounding nucleotides. Consistent with this, </w:t>
      </w:r>
      <w:r w:rsidR="72AC77EE" w:rsidRPr="009B18D6">
        <w:rPr>
          <w:sz w:val="22"/>
          <w:szCs w:val="22"/>
        </w:rPr>
        <w:t>we iden</w:t>
      </w:r>
      <w:r w:rsidR="670AAEC5" w:rsidRPr="009B18D6">
        <w:rPr>
          <w:sz w:val="22"/>
          <w:szCs w:val="22"/>
        </w:rPr>
        <w:t>tified 4</w:t>
      </w:r>
      <w:r w:rsidR="0040710B" w:rsidRPr="009B18D6">
        <w:rPr>
          <w:sz w:val="22"/>
          <w:szCs w:val="22"/>
        </w:rPr>
        <w:t>,</w:t>
      </w:r>
      <w:r w:rsidR="670AAEC5" w:rsidRPr="009B18D6">
        <w:rPr>
          <w:sz w:val="22"/>
          <w:szCs w:val="22"/>
        </w:rPr>
        <w:t xml:space="preserve">749 consensus motifs at error sites </w:t>
      </w:r>
      <w:r w:rsidR="3C31E6FF" w:rsidRPr="009B18D6">
        <w:rPr>
          <w:sz w:val="22"/>
          <w:szCs w:val="22"/>
        </w:rPr>
        <w:t>(</w:t>
      </w:r>
      <w:commentRangeStart w:id="33"/>
      <w:r w:rsidR="3C31E6FF" w:rsidRPr="009B18D6">
        <w:rPr>
          <w:sz w:val="22"/>
          <w:szCs w:val="22"/>
        </w:rPr>
        <w:t>FDR &lt;</w:t>
      </w:r>
      <w:r w:rsidR="4CD199DC" w:rsidRPr="009B18D6">
        <w:rPr>
          <w:sz w:val="22"/>
          <w:szCs w:val="22"/>
        </w:rPr>
        <w:t xml:space="preserve"> 0.1</w:t>
      </w:r>
      <w:commentRangeEnd w:id="33"/>
      <w:r>
        <w:rPr>
          <w:rStyle w:val="CommentReference"/>
        </w:rPr>
        <w:commentReference w:id="33"/>
      </w:r>
      <w:r w:rsidR="0056017F">
        <w:rPr>
          <w:sz w:val="22"/>
          <w:szCs w:val="22"/>
        </w:rPr>
        <w:t xml:space="preserve">, </w:t>
      </w:r>
      <w:r w:rsidR="0061643F">
        <w:rPr>
          <w:sz w:val="22"/>
          <w:szCs w:val="22"/>
        </w:rPr>
        <w:t>Supplementary</w:t>
      </w:r>
      <w:r w:rsidR="00240EDD" w:rsidDel="00240EDD">
        <w:rPr>
          <w:sz w:val="22"/>
          <w:szCs w:val="22"/>
        </w:rPr>
        <w:t xml:space="preserve"> </w:t>
      </w:r>
      <w:r w:rsidR="00240EDD">
        <w:rPr>
          <w:sz w:val="22"/>
          <w:szCs w:val="22"/>
        </w:rPr>
        <w:t>Fig.</w:t>
      </w:r>
      <w:r w:rsidR="0056017F">
        <w:rPr>
          <w:sz w:val="22"/>
          <w:szCs w:val="22"/>
        </w:rPr>
        <w:t xml:space="preserve"> S5</w:t>
      </w:r>
      <w:r w:rsidR="008F752A">
        <w:rPr>
          <w:sz w:val="22"/>
          <w:szCs w:val="22"/>
        </w:rPr>
        <w:t>b</w:t>
      </w:r>
      <w:r w:rsidR="4CD199DC" w:rsidRPr="009B18D6">
        <w:rPr>
          <w:sz w:val="22"/>
          <w:szCs w:val="22"/>
        </w:rPr>
        <w:t>)</w:t>
      </w:r>
      <w:r w:rsidR="01ACD472" w:rsidRPr="009B18D6">
        <w:rPr>
          <w:sz w:val="22"/>
          <w:szCs w:val="22"/>
        </w:rPr>
        <w:t xml:space="preserve">, with a </w:t>
      </w:r>
      <w:r w:rsidR="31CE4CA3" w:rsidRPr="009B18D6">
        <w:rPr>
          <w:sz w:val="22"/>
          <w:szCs w:val="22"/>
        </w:rPr>
        <w:t xml:space="preserve">median </w:t>
      </w:r>
      <w:r w:rsidR="01ACD472" w:rsidRPr="009B18D6">
        <w:rPr>
          <w:sz w:val="22"/>
          <w:szCs w:val="22"/>
        </w:rPr>
        <w:t xml:space="preserve">of </w:t>
      </w:r>
      <w:r w:rsidR="2DF6E510" w:rsidRPr="009B18D6">
        <w:rPr>
          <w:sz w:val="22"/>
          <w:szCs w:val="22"/>
        </w:rPr>
        <w:t>2 err</w:t>
      </w:r>
      <w:r w:rsidR="3C31E6FF" w:rsidRPr="009B18D6">
        <w:rPr>
          <w:sz w:val="22"/>
          <w:szCs w:val="22"/>
        </w:rPr>
        <w:t xml:space="preserve">or sites per </w:t>
      </w:r>
      <w:r w:rsidR="00B75519" w:rsidRPr="00874369">
        <w:rPr>
          <w:sz w:val="22"/>
          <w:szCs w:val="22"/>
        </w:rPr>
        <w:t>m</w:t>
      </w:r>
      <w:r w:rsidR="00B75519" w:rsidRPr="00874369">
        <w:rPr>
          <w:sz w:val="22"/>
          <w:szCs w:val="22"/>
          <w:vertAlign w:val="superscript"/>
        </w:rPr>
        <w:t>6</w:t>
      </w:r>
      <w:r w:rsidR="00B75519" w:rsidRPr="00874369">
        <w:rPr>
          <w:sz w:val="22"/>
          <w:szCs w:val="22"/>
        </w:rPr>
        <w:t xml:space="preserve">A </w:t>
      </w:r>
      <w:r w:rsidR="3C31E6FF" w:rsidRPr="00874369">
        <w:rPr>
          <w:sz w:val="22"/>
          <w:szCs w:val="22"/>
        </w:rPr>
        <w:t>motif</w:t>
      </w:r>
      <w:r w:rsidR="31CE4CA3" w:rsidRPr="00874369">
        <w:rPr>
          <w:sz w:val="22"/>
          <w:szCs w:val="22"/>
        </w:rPr>
        <w:t xml:space="preserve"> (95% CI</w:t>
      </w:r>
      <w:r w:rsidR="2B133B52" w:rsidRPr="00874369">
        <w:rPr>
          <w:sz w:val="22"/>
          <w:szCs w:val="22"/>
        </w:rPr>
        <w:t>s</w:t>
      </w:r>
      <w:r w:rsidR="3EABEB1A" w:rsidRPr="00874369">
        <w:rPr>
          <w:sz w:val="22"/>
          <w:szCs w:val="22"/>
        </w:rPr>
        <w:t xml:space="preserve"> [1, </w:t>
      </w:r>
      <w:r w:rsidR="6D27854C" w:rsidRPr="00874369">
        <w:rPr>
          <w:sz w:val="22"/>
          <w:szCs w:val="22"/>
        </w:rPr>
        <w:t>7</w:t>
      </w:r>
      <w:r w:rsidR="2B133B52" w:rsidRPr="00874369">
        <w:rPr>
          <w:sz w:val="22"/>
          <w:szCs w:val="22"/>
        </w:rPr>
        <w:t>]</w:t>
      </w:r>
      <w:r w:rsidR="31CE4CA3" w:rsidRPr="00874369">
        <w:rPr>
          <w:sz w:val="22"/>
          <w:szCs w:val="22"/>
        </w:rPr>
        <w:t>)</w:t>
      </w:r>
      <w:r w:rsidR="4B1C9C0E" w:rsidRPr="00874369">
        <w:rPr>
          <w:sz w:val="22"/>
          <w:szCs w:val="22"/>
        </w:rPr>
        <w:t>.</w:t>
      </w:r>
      <w:r w:rsidR="00E33A7A" w:rsidRPr="009B18D6">
        <w:rPr>
          <w:sz w:val="22"/>
          <w:szCs w:val="22"/>
        </w:rPr>
        <w:t xml:space="preserve"> These results </w:t>
      </w:r>
      <w:r w:rsidR="00006608">
        <w:rPr>
          <w:sz w:val="22"/>
          <w:szCs w:val="22"/>
        </w:rPr>
        <w:t>agree</w:t>
      </w:r>
      <w:r w:rsidR="00E33A7A" w:rsidRPr="009B18D6">
        <w:rPr>
          <w:sz w:val="22"/>
          <w:szCs w:val="22"/>
        </w:rPr>
        <w:t xml:space="preserve"> with the established and conserved properties of authentic m</w:t>
      </w:r>
      <w:r w:rsidR="00E33A7A" w:rsidRPr="009B18D6">
        <w:rPr>
          <w:sz w:val="22"/>
          <w:szCs w:val="22"/>
          <w:vertAlign w:val="superscript"/>
        </w:rPr>
        <w:t>6</w:t>
      </w:r>
      <w:r w:rsidR="00E33A7A" w:rsidRPr="009B18D6">
        <w:rPr>
          <w:sz w:val="22"/>
          <w:szCs w:val="22"/>
        </w:rPr>
        <w:t>A sites, suggesting that differential alignment errors can be used to identify thousands of m</w:t>
      </w:r>
      <w:r w:rsidR="00E33A7A" w:rsidRPr="009B18D6">
        <w:rPr>
          <w:sz w:val="22"/>
          <w:szCs w:val="22"/>
          <w:vertAlign w:val="superscript"/>
        </w:rPr>
        <w:t>6</w:t>
      </w:r>
      <w:r w:rsidR="00E33A7A" w:rsidRPr="009B18D6">
        <w:rPr>
          <w:sz w:val="22"/>
          <w:szCs w:val="22"/>
        </w:rPr>
        <w:t>A modifications in nanopore DRS datasets.</w:t>
      </w:r>
    </w:p>
    <w:p w14:paraId="1942054C" w14:textId="25C46527" w:rsidR="000C11CE" w:rsidRPr="009B18D6" w:rsidRDefault="00516D8A" w:rsidP="4979BB12">
      <w:pPr>
        <w:spacing w:line="480" w:lineRule="auto"/>
        <w:rPr>
          <w:sz w:val="22"/>
          <w:szCs w:val="22"/>
        </w:rPr>
      </w:pPr>
      <w:r>
        <w:rPr>
          <w:sz w:val="22"/>
          <w:szCs w:val="22"/>
        </w:rPr>
        <w:tab/>
      </w:r>
      <w:r w:rsidR="00B65154" w:rsidRPr="009B18D6">
        <w:rPr>
          <w:sz w:val="22"/>
          <w:szCs w:val="22"/>
        </w:rPr>
        <w:t>In order to examine the validity of m</w:t>
      </w:r>
      <w:r w:rsidR="00B65154" w:rsidRPr="009B18D6">
        <w:rPr>
          <w:sz w:val="22"/>
          <w:szCs w:val="22"/>
          <w:vertAlign w:val="superscript"/>
        </w:rPr>
        <w:t>6</w:t>
      </w:r>
      <w:r w:rsidR="00B65154" w:rsidRPr="009B18D6">
        <w:rPr>
          <w:sz w:val="22"/>
          <w:szCs w:val="22"/>
        </w:rPr>
        <w:t xml:space="preserve">A sites </w:t>
      </w:r>
      <w:r w:rsidR="00D614C1" w:rsidRPr="009B18D6">
        <w:rPr>
          <w:sz w:val="22"/>
          <w:szCs w:val="22"/>
        </w:rPr>
        <w:t xml:space="preserve">identified </w:t>
      </w:r>
      <w:r w:rsidR="00190261" w:rsidRPr="009B18D6">
        <w:rPr>
          <w:sz w:val="22"/>
          <w:szCs w:val="22"/>
        </w:rPr>
        <w:t xml:space="preserve">by </w:t>
      </w:r>
      <w:r w:rsidR="0040710B" w:rsidRPr="009B18D6">
        <w:rPr>
          <w:sz w:val="22"/>
          <w:szCs w:val="22"/>
        </w:rPr>
        <w:t xml:space="preserve">the </w:t>
      </w:r>
      <w:r w:rsidR="00190261" w:rsidRPr="009B18D6">
        <w:rPr>
          <w:sz w:val="22"/>
          <w:szCs w:val="22"/>
        </w:rPr>
        <w:t>differential error site</w:t>
      </w:r>
      <w:r w:rsidR="00853783" w:rsidRPr="009B18D6">
        <w:rPr>
          <w:sz w:val="22"/>
          <w:szCs w:val="22"/>
        </w:rPr>
        <w:t xml:space="preserve"> </w:t>
      </w:r>
      <w:r w:rsidR="0040710B" w:rsidRPr="009B18D6">
        <w:rPr>
          <w:sz w:val="22"/>
          <w:szCs w:val="22"/>
        </w:rPr>
        <w:t>analysis</w:t>
      </w:r>
      <w:r w:rsidR="00B65154" w:rsidRPr="009B18D6">
        <w:rPr>
          <w:sz w:val="22"/>
          <w:szCs w:val="22"/>
        </w:rPr>
        <w:t>, we</w:t>
      </w:r>
      <w:r w:rsidR="0048194A" w:rsidRPr="009B18D6">
        <w:rPr>
          <w:sz w:val="22"/>
          <w:szCs w:val="22"/>
        </w:rPr>
        <w:t xml:space="preserve"> </w:t>
      </w:r>
      <w:r w:rsidR="00C3440D" w:rsidRPr="009B18D6">
        <w:rPr>
          <w:sz w:val="22"/>
          <w:szCs w:val="22"/>
        </w:rPr>
        <w:t>used</w:t>
      </w:r>
      <w:r w:rsidR="0048194A" w:rsidRPr="009B18D6">
        <w:rPr>
          <w:sz w:val="22"/>
          <w:szCs w:val="22"/>
        </w:rPr>
        <w:t xml:space="preserve"> an orthogonal </w:t>
      </w:r>
      <w:r w:rsidR="0085629B" w:rsidRPr="009B18D6">
        <w:rPr>
          <w:sz w:val="22"/>
          <w:szCs w:val="22"/>
        </w:rPr>
        <w:t xml:space="preserve">technique </w:t>
      </w:r>
      <w:r w:rsidR="00C3440D" w:rsidRPr="009B18D6">
        <w:rPr>
          <w:sz w:val="22"/>
          <w:szCs w:val="22"/>
        </w:rPr>
        <w:t xml:space="preserve">to </w:t>
      </w:r>
      <w:r w:rsidR="00E71577" w:rsidRPr="009B18D6">
        <w:rPr>
          <w:sz w:val="22"/>
          <w:szCs w:val="22"/>
        </w:rPr>
        <w:t xml:space="preserve">map </w:t>
      </w:r>
      <w:r w:rsidR="0048194A" w:rsidRPr="009B18D6">
        <w:rPr>
          <w:sz w:val="22"/>
          <w:szCs w:val="22"/>
        </w:rPr>
        <w:t>m</w:t>
      </w:r>
      <w:r w:rsidR="0048194A" w:rsidRPr="009B18D6">
        <w:rPr>
          <w:sz w:val="22"/>
          <w:szCs w:val="22"/>
          <w:vertAlign w:val="superscript"/>
        </w:rPr>
        <w:t>6</w:t>
      </w:r>
      <w:r w:rsidR="0048194A" w:rsidRPr="009B18D6">
        <w:rPr>
          <w:sz w:val="22"/>
          <w:szCs w:val="22"/>
        </w:rPr>
        <w:t xml:space="preserve">A. </w:t>
      </w:r>
      <w:r w:rsidR="00652655" w:rsidRPr="009B18D6">
        <w:rPr>
          <w:sz w:val="22"/>
          <w:szCs w:val="22"/>
        </w:rPr>
        <w:t>Previous maps of Arabidopsis m</w:t>
      </w:r>
      <w:r w:rsidR="00652655" w:rsidRPr="009B18D6">
        <w:rPr>
          <w:sz w:val="22"/>
          <w:szCs w:val="22"/>
          <w:vertAlign w:val="superscript"/>
        </w:rPr>
        <w:t>6</w:t>
      </w:r>
      <w:r w:rsidR="00652655" w:rsidRPr="009B18D6">
        <w:rPr>
          <w:sz w:val="22"/>
          <w:szCs w:val="22"/>
        </w:rPr>
        <w:t>A</w:t>
      </w:r>
      <w:r w:rsidR="00E33A7A" w:rsidRPr="009B18D6">
        <w:rPr>
          <w:sz w:val="22"/>
          <w:szCs w:val="22"/>
        </w:rPr>
        <w:t xml:space="preserve"> are</w:t>
      </w:r>
      <w:r w:rsidR="00652655" w:rsidRPr="009B18D6">
        <w:rPr>
          <w:sz w:val="22"/>
          <w:szCs w:val="22"/>
        </w:rPr>
        <w:t xml:space="preserve"> </w:t>
      </w:r>
      <w:r w:rsidR="00E33A7A" w:rsidRPr="009B18D6">
        <w:rPr>
          <w:sz w:val="22"/>
          <w:szCs w:val="22"/>
        </w:rPr>
        <w:t xml:space="preserve">based on </w:t>
      </w:r>
      <w:r w:rsidR="00652655" w:rsidRPr="009B18D6">
        <w:rPr>
          <w:sz w:val="22"/>
          <w:szCs w:val="22"/>
        </w:rPr>
        <w:t>Me-RIP</w:t>
      </w:r>
      <w:r w:rsidR="00627105" w:rsidRPr="3F4E9E11">
        <w:fldChar w:fldCharType="begin">
          <w:fldData xml:space="preserve">PEVuZE5vdGU+PENpdGU+PEF1dGhvcj5TaGVuPC9BdXRob3I+PFllYXI+MjAxNjwvWWVhcj48UmVj
TnVtPjI2PC9SZWNOdW0+PERpc3BsYXlUZXh0PjxzdHlsZSBmYWNlPSJzdXBlcnNjcmlwdCI+Mjks
MzA8L3N0eWxlPjwvRGlzcGxheVRleHQ+PHJlY29yZD48cmVjLW51bWJlcj4yNjwvcmVjLW51bWJl
cj48Zm9yZWlnbi1rZXlzPjxrZXkgYXBwPSJFTiIgZGItaWQ9Inowd3pyMDUyczV2NTl4ZXNyZXJ4
ejBmenRkMGR6d3N4MHI1dyIgdGltZXN0YW1wPSIxNTU5NzQwOTY5Ij4yNjwva2V5PjwvZm9yZWln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YXV0aC1hZGRyZXNzPjx0aXRsZXM+PHRpdGxlPjxzdHlsZSBmYWNlPSJpdGFsaWMiIGZvbnQ9ImRl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</w:fldData>
        </w:fldChar>
      </w:r>
      <w:r w:rsidR="00B631BB">
        <w:instrText xml:space="preserve"> ADDIN EN.CITE </w:instrText>
      </w:r>
      <w:r w:rsidR="00B631BB">
        <w:fldChar w:fldCharType="begin">
          <w:fldData xml:space="preserve">PEVuZE5vdGU+PENpdGU+PEF1dGhvcj5TaGVuPC9BdXRob3I+PFllYXI+MjAxNjwvWWVhcj48UmVj
TnVtPjI2PC9SZWNOdW0+PERpc3BsYXlUZXh0PjxzdHlsZSBmYWNlPSJzdXBlcnNjcmlwdCI+Mjks
MzA8L3N0eWxlPjwvRGlzcGxheVRleHQ+PHJlY29yZD48cmVjLW51bWJlcj4yNjwvcmVjLW51bWJl
cj48Zm9yZWlnbi1rZXlzPjxrZXkgYXBwPSJFTiIgZGItaWQ9Inowd3pyMDUyczV2NTl4ZXNyZXJ4
ejBmenRkMGR6d3N4MHI1dyIgdGltZXN0YW1wPSIxNTU5NzQwOTY5Ij4yNjwva2V5PjwvZm9yZWln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YXV0aC1hZGRyZXNzPjx0aXRsZXM+PHRpdGxlPjxzdHlsZSBmYWNlPSJpdGFsaWMiIGZvbnQ9ImRl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</w:fldData>
        </w:fldChar>
      </w:r>
      <w:r w:rsidR="00B631BB">
        <w:instrText xml:space="preserve"> ADDIN EN.CITE.DATA </w:instrText>
      </w:r>
      <w:r w:rsidR="00B631BB">
        <w:fldChar w:fldCharType="end"/>
      </w:r>
      <w:r w:rsidR="00627105" w:rsidRPr="3F4E9E11">
        <w:rPr>
          <w:sz w:val="22"/>
          <w:szCs w:val="22"/>
        </w:rPr>
      </w:r>
      <w:r w:rsidR="00627105" w:rsidRPr="3F4E9E11">
        <w:rPr>
          <w:sz w:val="22"/>
          <w:szCs w:val="22"/>
        </w:rPr>
        <w:fldChar w:fldCharType="separate"/>
      </w:r>
      <w:r w:rsidR="00B631BB" w:rsidRPr="00B631BB">
        <w:rPr>
          <w:noProof/>
          <w:vertAlign w:val="superscript"/>
        </w:rPr>
        <w:t>29,30</w:t>
      </w:r>
      <w:r w:rsidR="00627105" w:rsidRPr="3F4E9E11">
        <w:fldChar w:fldCharType="end"/>
      </w:r>
      <w:r w:rsidR="00E33A7A" w:rsidRPr="009B18D6">
        <w:rPr>
          <w:sz w:val="22"/>
          <w:szCs w:val="22"/>
        </w:rPr>
        <w:t xml:space="preserve"> and limited by a </w:t>
      </w:r>
      <w:r w:rsidR="00652655" w:rsidRPr="009B18D6">
        <w:rPr>
          <w:sz w:val="22"/>
          <w:szCs w:val="22"/>
        </w:rPr>
        <w:t xml:space="preserve">resolution </w:t>
      </w:r>
      <w:r w:rsidR="00A221F4" w:rsidRPr="009B18D6">
        <w:rPr>
          <w:sz w:val="22"/>
          <w:szCs w:val="22"/>
        </w:rPr>
        <w:t xml:space="preserve">of </w:t>
      </w:r>
      <w:r w:rsidR="0081206A" w:rsidRPr="009B18D6">
        <w:rPr>
          <w:sz w:val="22"/>
          <w:szCs w:val="22"/>
        </w:rPr>
        <w:t>around</w:t>
      </w:r>
      <w:r w:rsidR="00652655" w:rsidRPr="009B18D6">
        <w:rPr>
          <w:sz w:val="22"/>
          <w:szCs w:val="22"/>
        </w:rPr>
        <w:t xml:space="preserve"> 200nt</w:t>
      </w:r>
      <w:r w:rsidR="00627105" w:rsidRPr="3F4E9E11">
        <w:fldChar w:fldCharType="begin">
          <w:fldData xml:space="preserve">PEVuZE5vdGU+PENpdGU+PEF1dGhvcj5LZTwvQXV0aG9yPjxZZWFyPjIwMTU8L1llYXI+PFJlY051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</w:fldData>
        </w:fldChar>
      </w:r>
      <w:r w:rsidR="00B631BB">
        <w:instrText xml:space="preserve"> ADDIN EN.CITE </w:instrText>
      </w:r>
      <w:r w:rsidR="00B631BB">
        <w:fldChar w:fldCharType="begin">
          <w:fldData xml:space="preserve">PEVuZE5vdGU+PENpdGU+PEF1dGhvcj5LZTwvQXV0aG9yPjxZZWFyPjIwMTU8L1llYXI+PFJlY051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</w:fldData>
        </w:fldChar>
      </w:r>
      <w:r w:rsidR="00B631BB">
        <w:instrText xml:space="preserve"> ADDIN EN.CITE.DATA </w:instrText>
      </w:r>
      <w:r w:rsidR="00B631BB">
        <w:fldChar w:fldCharType="end"/>
      </w:r>
      <w:r w:rsidR="00627105" w:rsidRPr="3F4E9E11">
        <w:rPr>
          <w:sz w:val="22"/>
          <w:szCs w:val="22"/>
        </w:rPr>
      </w:r>
      <w:r w:rsidR="00627105" w:rsidRPr="3F4E9E11">
        <w:rPr>
          <w:sz w:val="22"/>
          <w:szCs w:val="22"/>
        </w:rPr>
        <w:fldChar w:fldCharType="separate"/>
      </w:r>
      <w:r w:rsidR="00B631BB" w:rsidRPr="00B631BB">
        <w:rPr>
          <w:noProof/>
          <w:vertAlign w:val="superscript"/>
        </w:rPr>
        <w:t>31</w:t>
      </w:r>
      <w:r w:rsidR="00627105" w:rsidRPr="3F4E9E11">
        <w:fldChar w:fldCharType="end"/>
      </w:r>
      <w:r w:rsidR="0081206A" w:rsidRPr="009B18D6">
        <w:rPr>
          <w:sz w:val="22"/>
          <w:szCs w:val="22"/>
        </w:rPr>
        <w:t>.</w:t>
      </w:r>
      <w:r w:rsidR="00FF613B" w:rsidRPr="009B18D6">
        <w:rPr>
          <w:sz w:val="22"/>
          <w:szCs w:val="22"/>
        </w:rPr>
        <w:t xml:space="preserve"> </w:t>
      </w:r>
      <w:r w:rsidR="00180EC9" w:rsidRPr="009B18D6">
        <w:rPr>
          <w:sz w:val="22"/>
          <w:szCs w:val="22"/>
        </w:rPr>
        <w:t xml:space="preserve">Therefore, </w:t>
      </w:r>
      <w:r w:rsidR="00652655" w:rsidRPr="009B18D6">
        <w:rPr>
          <w:sz w:val="22"/>
          <w:szCs w:val="22"/>
        </w:rPr>
        <w:t>to examine Arabidopsis m</w:t>
      </w:r>
      <w:r w:rsidR="00652655" w:rsidRPr="009B18D6">
        <w:rPr>
          <w:sz w:val="22"/>
          <w:szCs w:val="22"/>
          <w:vertAlign w:val="superscript"/>
        </w:rPr>
        <w:t>6</w:t>
      </w:r>
      <w:r w:rsidR="00652655" w:rsidRPr="009B18D6">
        <w:rPr>
          <w:sz w:val="22"/>
          <w:szCs w:val="22"/>
        </w:rPr>
        <w:t xml:space="preserve">A sites with </w:t>
      </w:r>
      <w:r w:rsidR="004462DA" w:rsidRPr="009B18D6">
        <w:rPr>
          <w:sz w:val="22"/>
          <w:szCs w:val="22"/>
        </w:rPr>
        <w:t xml:space="preserve">a more accurate </w:t>
      </w:r>
      <w:r w:rsidR="0085629B" w:rsidRPr="009B18D6">
        <w:rPr>
          <w:sz w:val="22"/>
          <w:szCs w:val="22"/>
        </w:rPr>
        <w:t>method</w:t>
      </w:r>
      <w:r w:rsidR="004462DA" w:rsidRPr="009B18D6">
        <w:rPr>
          <w:sz w:val="22"/>
          <w:szCs w:val="22"/>
        </w:rPr>
        <w:t>,</w:t>
      </w:r>
      <w:r w:rsidR="00652655" w:rsidRPr="009B18D6">
        <w:rPr>
          <w:sz w:val="22"/>
          <w:szCs w:val="22"/>
        </w:rPr>
        <w:t xml:space="preserve"> we used mi</w:t>
      </w:r>
      <w:r w:rsidR="005276CD" w:rsidRPr="009B18D6">
        <w:rPr>
          <w:sz w:val="22"/>
          <w:szCs w:val="22"/>
        </w:rPr>
        <w:t>CLIP</w:t>
      </w:r>
      <w:r w:rsidR="00627105" w:rsidRPr="3F4E9E11">
        <w:fldChar w:fldCharType="begin">
          <w:fldData xml:space="preserve">PEVuZE5vdGU+PENpdGU+PEF1dGhvcj5MaW5kZXI8L0F1dGhvcj48WWVhcj4yMDE1PC9ZZWFyPjxS
ZWNOdW0+MjU8L1JlY051bT48RGlzcGxheVRleHQ+PHN0eWxlIGZhY2U9InN1cGVyc2NyaXB0Ij4y
ODwvc3R5bGU+PC9EaXNwbGF5VGV4dD48cmVjb3JkPjxyZWMtbnVtYmVyPjI1PC9yZWMtbnVtYmVy
Pjxmb3JlaWduLWtleXM+PGtleSBhcHA9IkVOIiBkYi1pZD0iejB3enIwNTJzNXY1OXhlc3Jlcnh6
MGZ6dGQwZHp3c3gwcjV3IiB0aW1lc3RhbXA9IjE1NTk3NDA5NjkiPjI1PC9rZXk+PC9mb3JlaWdu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ZGFyeS10aXRsZT5OYXQgTWV0aG9kczwvc2Vjb25kYXJ5LXRpdGxlPjwvdGl0bGVzPjxwYWdlcz43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==
</w:fldData>
        </w:fldChar>
      </w:r>
      <w:r w:rsidR="00B631BB">
        <w:instrText xml:space="preserve"> ADDIN EN.CITE </w:instrText>
      </w:r>
      <w:r w:rsidR="00B631BB">
        <w:fldChar w:fldCharType="begin">
          <w:fldData xml:space="preserve">PEVuZE5vdGU+PENpdGU+PEF1dGhvcj5MaW5kZXI8L0F1dGhvcj48WWVhcj4yMDE1PC9ZZWFyPjxS
ZWNOdW0+MjU8L1JlY051bT48RGlzcGxheVRleHQ+PHN0eWxlIGZhY2U9InN1cGVyc2NyaXB0Ij4y
ODwvc3R5bGU+PC9EaXNwbGF5VGV4dD48cmVjb3JkPjxyZWMtbnVtYmVyPjI1PC9yZWMtbnVtYmVy
Pjxmb3JlaWduLWtleXM+PGtleSBhcHA9IkVOIiBkYi1pZD0iejB3enIwNTJzNXY1OXhlc3Jlcnh6
MGZ6dGQwZHp3c3gwcjV3IiB0aW1lc3RhbXA9IjE1NTk3NDA5NjkiPjI1PC9rZXk+PC9mb3JlaWdu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ZGFyeS10aXRsZT5OYXQgTWV0aG9kczwvc2Vjb25kYXJ5LXRpdGxlPjwvdGl0bGVzPjxwYWdlcz43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==
</w:fldData>
        </w:fldChar>
      </w:r>
      <w:r w:rsidR="00B631BB">
        <w:instrText xml:space="preserve"> ADDIN EN.CITE.DATA </w:instrText>
      </w:r>
      <w:r w:rsidR="00B631BB">
        <w:fldChar w:fldCharType="end"/>
      </w:r>
      <w:r w:rsidR="00627105" w:rsidRPr="3F4E9E11">
        <w:rPr>
          <w:sz w:val="22"/>
          <w:szCs w:val="22"/>
        </w:rPr>
      </w:r>
      <w:r w:rsidR="00627105" w:rsidRPr="3F4E9E11">
        <w:rPr>
          <w:sz w:val="22"/>
          <w:szCs w:val="22"/>
        </w:rPr>
        <w:fldChar w:fldCharType="separate"/>
      </w:r>
      <w:r w:rsidR="00B631BB" w:rsidRPr="00B631BB">
        <w:rPr>
          <w:noProof/>
          <w:vertAlign w:val="superscript"/>
        </w:rPr>
        <w:t>28</w:t>
      </w:r>
      <w:r w:rsidR="00627105" w:rsidRPr="3F4E9E11">
        <w:fldChar w:fldCharType="end"/>
      </w:r>
      <w:r w:rsidR="00E33A7A" w:rsidRPr="009B18D6">
        <w:rPr>
          <w:sz w:val="22"/>
          <w:szCs w:val="22"/>
        </w:rPr>
        <w:t xml:space="preserve"> </w:t>
      </w:r>
      <w:r w:rsidR="00652655" w:rsidRPr="009B18D6">
        <w:rPr>
          <w:sz w:val="22"/>
          <w:szCs w:val="22"/>
        </w:rPr>
        <w:t xml:space="preserve">analysis of 3 biological replicates of Arabidopsis Col-0. </w:t>
      </w:r>
      <w:r w:rsidR="00180EC9" w:rsidRPr="009B18D6">
        <w:rPr>
          <w:sz w:val="22"/>
          <w:szCs w:val="22"/>
        </w:rPr>
        <w:t xml:space="preserve">We found that, like the differential error sites </w:t>
      </w:r>
      <w:r w:rsidR="00183FC6" w:rsidRPr="009B18D6">
        <w:rPr>
          <w:sz w:val="22"/>
          <w:szCs w:val="22"/>
        </w:rPr>
        <w:t xml:space="preserve">uncovered </w:t>
      </w:r>
      <w:r w:rsidR="00180EC9" w:rsidRPr="009B18D6">
        <w:rPr>
          <w:sz w:val="22"/>
          <w:szCs w:val="22"/>
        </w:rPr>
        <w:t xml:space="preserve">in nanopore </w:t>
      </w:r>
      <w:r w:rsidR="00E03CB3" w:rsidRPr="009B18D6">
        <w:rPr>
          <w:sz w:val="22"/>
          <w:szCs w:val="22"/>
        </w:rPr>
        <w:t xml:space="preserve">DRS </w:t>
      </w:r>
      <w:r w:rsidR="00180EC9" w:rsidRPr="009B18D6">
        <w:rPr>
          <w:sz w:val="22"/>
          <w:szCs w:val="22"/>
        </w:rPr>
        <w:t xml:space="preserve">analysis, the </w:t>
      </w:r>
      <w:r w:rsidR="003E2BC9" w:rsidRPr="009B18D6">
        <w:rPr>
          <w:sz w:val="22"/>
          <w:szCs w:val="22"/>
        </w:rPr>
        <w:t xml:space="preserve">Arabidopsis </w:t>
      </w:r>
      <w:proofErr w:type="spellStart"/>
      <w:r w:rsidR="00180EC9" w:rsidRPr="009B18D6">
        <w:rPr>
          <w:sz w:val="22"/>
          <w:szCs w:val="22"/>
        </w:rPr>
        <w:t>miCLIP</w:t>
      </w:r>
      <w:proofErr w:type="spellEnd"/>
      <w:r w:rsidR="00180EC9" w:rsidRPr="009B18D6">
        <w:rPr>
          <w:sz w:val="22"/>
          <w:szCs w:val="22"/>
        </w:rPr>
        <w:t xml:space="preserve"> reads were enriched in 3’ UTRs</w:t>
      </w:r>
      <w:r w:rsidR="0048194A" w:rsidRPr="009B18D6">
        <w:rPr>
          <w:sz w:val="22"/>
          <w:szCs w:val="22"/>
        </w:rPr>
        <w:t xml:space="preserve">, </w:t>
      </w:r>
      <w:r w:rsidR="00180EC9" w:rsidRPr="009B18D6">
        <w:rPr>
          <w:sz w:val="22"/>
          <w:szCs w:val="22"/>
        </w:rPr>
        <w:t>with no enrichment over stop codons</w:t>
      </w:r>
      <w:r w:rsidR="0048194A" w:rsidRPr="009B18D6">
        <w:rPr>
          <w:sz w:val="22"/>
          <w:szCs w:val="22"/>
        </w:rPr>
        <w:t xml:space="preserve"> (</w:t>
      </w:r>
      <w:r w:rsidR="00240EDD">
        <w:rPr>
          <w:sz w:val="22"/>
          <w:szCs w:val="22"/>
        </w:rPr>
        <w:t>Fig.</w:t>
      </w:r>
      <w:r w:rsidR="00347510" w:rsidRPr="009B18D6">
        <w:rPr>
          <w:sz w:val="22"/>
          <w:szCs w:val="22"/>
        </w:rPr>
        <w:t xml:space="preserve"> </w:t>
      </w:r>
      <w:r w:rsidR="2CEDE7F7" w:rsidRPr="009B18D6">
        <w:rPr>
          <w:sz w:val="22"/>
          <w:szCs w:val="22"/>
        </w:rPr>
        <w:t>5D</w:t>
      </w:r>
      <w:r w:rsidR="00A46055">
        <w:rPr>
          <w:sz w:val="22"/>
          <w:szCs w:val="22"/>
        </w:rPr>
        <w:t xml:space="preserve">, </w:t>
      </w:r>
      <w:r w:rsidR="0061643F">
        <w:rPr>
          <w:sz w:val="22"/>
          <w:szCs w:val="22"/>
        </w:rPr>
        <w:t>Supplementary</w:t>
      </w:r>
      <w:r w:rsidR="00240EDD">
        <w:rPr>
          <w:sz w:val="22"/>
          <w:szCs w:val="22"/>
        </w:rPr>
        <w:t xml:space="preserve"> Fig. </w:t>
      </w:r>
      <w:r w:rsidR="00A46055">
        <w:rPr>
          <w:sz w:val="22"/>
          <w:szCs w:val="22"/>
        </w:rPr>
        <w:t>S5</w:t>
      </w:r>
      <w:r w:rsidR="008F752A">
        <w:rPr>
          <w:sz w:val="22"/>
          <w:szCs w:val="22"/>
        </w:rPr>
        <w:t>c</w:t>
      </w:r>
      <w:r w:rsidR="0048194A" w:rsidRPr="009B18D6">
        <w:rPr>
          <w:sz w:val="22"/>
          <w:szCs w:val="22"/>
        </w:rPr>
        <w:t>)</w:t>
      </w:r>
      <w:r w:rsidR="00180EC9" w:rsidRPr="009B18D6">
        <w:rPr>
          <w:sz w:val="22"/>
          <w:szCs w:val="22"/>
        </w:rPr>
        <w:t xml:space="preserve">. </w:t>
      </w:r>
      <w:r w:rsidR="4DE23A9D" w:rsidRPr="009B18D6">
        <w:rPr>
          <w:sz w:val="22"/>
          <w:szCs w:val="22"/>
        </w:rPr>
        <w:t>77</w:t>
      </w:r>
      <w:r w:rsidR="0019250E" w:rsidRPr="009B18D6">
        <w:rPr>
          <w:sz w:val="22"/>
          <w:szCs w:val="22"/>
        </w:rPr>
        <w:t xml:space="preserve">% of called </w:t>
      </w:r>
      <w:r w:rsidR="0099779A" w:rsidRPr="009B18D6">
        <w:rPr>
          <w:sz w:val="22"/>
          <w:szCs w:val="22"/>
        </w:rPr>
        <w:t>n</w:t>
      </w:r>
      <w:r w:rsidR="4DE23A9D" w:rsidRPr="009B18D6">
        <w:rPr>
          <w:sz w:val="22"/>
          <w:szCs w:val="22"/>
        </w:rPr>
        <w:t xml:space="preserve">anopore </w:t>
      </w:r>
      <w:r w:rsidR="00E03CB3" w:rsidRPr="009B18D6">
        <w:rPr>
          <w:sz w:val="22"/>
          <w:szCs w:val="22"/>
        </w:rPr>
        <w:t xml:space="preserve">DRS </w:t>
      </w:r>
      <w:r w:rsidR="4DE23A9D" w:rsidRPr="009B18D6">
        <w:rPr>
          <w:sz w:val="22"/>
          <w:szCs w:val="22"/>
        </w:rPr>
        <w:t>differential error sites</w:t>
      </w:r>
      <w:r w:rsidR="0019250E" w:rsidRPr="009B18D6">
        <w:rPr>
          <w:sz w:val="22"/>
          <w:szCs w:val="22"/>
        </w:rPr>
        <w:t xml:space="preserve"> fall within 5</w:t>
      </w:r>
      <w:r w:rsidR="00E71577" w:rsidRPr="009B18D6">
        <w:rPr>
          <w:sz w:val="22"/>
          <w:szCs w:val="22"/>
        </w:rPr>
        <w:t>nt</w:t>
      </w:r>
      <w:r w:rsidR="0019250E" w:rsidRPr="009B18D6">
        <w:rPr>
          <w:sz w:val="22"/>
          <w:szCs w:val="22"/>
        </w:rPr>
        <w:t xml:space="preserve"> of </w:t>
      </w:r>
      <w:r w:rsidR="4DE23A9D" w:rsidRPr="009B18D6">
        <w:rPr>
          <w:sz w:val="22"/>
          <w:szCs w:val="22"/>
        </w:rPr>
        <w:t xml:space="preserve">an </w:t>
      </w:r>
      <w:proofErr w:type="spellStart"/>
      <w:r w:rsidR="4DE23A9D" w:rsidRPr="009B18D6">
        <w:rPr>
          <w:sz w:val="22"/>
          <w:szCs w:val="22"/>
        </w:rPr>
        <w:t>miCLIP</w:t>
      </w:r>
      <w:proofErr w:type="spellEnd"/>
      <w:r w:rsidR="4DE23A9D" w:rsidRPr="009B18D6">
        <w:rPr>
          <w:sz w:val="22"/>
          <w:szCs w:val="22"/>
        </w:rPr>
        <w:t xml:space="preserve"> peak</w:t>
      </w:r>
      <w:r w:rsidR="0019250E" w:rsidRPr="009B18D6">
        <w:rPr>
          <w:sz w:val="22"/>
          <w:szCs w:val="22"/>
        </w:rPr>
        <w:t xml:space="preserve"> </w:t>
      </w:r>
      <w:r w:rsidR="0048194A" w:rsidRPr="009B18D6">
        <w:rPr>
          <w:sz w:val="22"/>
          <w:szCs w:val="22"/>
        </w:rPr>
        <w:t>(</w:t>
      </w:r>
      <w:r w:rsidR="00240EDD">
        <w:rPr>
          <w:sz w:val="22"/>
          <w:szCs w:val="22"/>
        </w:rPr>
        <w:t>Fig.</w:t>
      </w:r>
      <w:r w:rsidR="00BC271E" w:rsidRPr="009B18D6">
        <w:rPr>
          <w:sz w:val="22"/>
          <w:szCs w:val="22"/>
        </w:rPr>
        <w:t xml:space="preserve"> </w:t>
      </w:r>
      <w:r w:rsidR="3814CAFD" w:rsidRPr="009B18D6">
        <w:rPr>
          <w:sz w:val="22"/>
          <w:szCs w:val="22"/>
        </w:rPr>
        <w:t>5</w:t>
      </w:r>
      <w:r w:rsidR="008F752A">
        <w:rPr>
          <w:sz w:val="22"/>
          <w:szCs w:val="22"/>
        </w:rPr>
        <w:t>e</w:t>
      </w:r>
      <w:r w:rsidR="00E257A2" w:rsidRPr="009B18D6">
        <w:rPr>
          <w:sz w:val="22"/>
          <w:szCs w:val="22"/>
        </w:rPr>
        <w:t>,</w:t>
      </w:r>
      <w:r w:rsidR="00640418" w:rsidRPr="009B18D6">
        <w:rPr>
          <w:sz w:val="22"/>
          <w:szCs w:val="22"/>
        </w:rPr>
        <w:t xml:space="preserve"> </w:t>
      </w:r>
      <w:r w:rsidR="008F752A">
        <w:rPr>
          <w:sz w:val="22"/>
          <w:szCs w:val="22"/>
        </w:rPr>
        <w:t>f</w:t>
      </w:r>
      <w:r w:rsidR="0048194A" w:rsidRPr="009B18D6">
        <w:rPr>
          <w:sz w:val="22"/>
          <w:szCs w:val="22"/>
        </w:rPr>
        <w:t>)</w:t>
      </w:r>
      <w:r w:rsidR="00633B85" w:rsidRPr="009B18D6">
        <w:rPr>
          <w:sz w:val="22"/>
          <w:szCs w:val="22"/>
        </w:rPr>
        <w:t xml:space="preserve">. We therefore conclude that </w:t>
      </w:r>
      <w:r w:rsidR="00E33A7A" w:rsidRPr="009B18D6">
        <w:rPr>
          <w:sz w:val="22"/>
          <w:szCs w:val="22"/>
        </w:rPr>
        <w:t xml:space="preserve">our analysis of </w:t>
      </w:r>
      <w:r w:rsidR="00633B85" w:rsidRPr="009B18D6">
        <w:rPr>
          <w:sz w:val="22"/>
          <w:szCs w:val="22"/>
        </w:rPr>
        <w:t xml:space="preserve">nanopore </w:t>
      </w:r>
      <w:r w:rsidR="00E33A7A" w:rsidRPr="009B18D6">
        <w:rPr>
          <w:sz w:val="22"/>
          <w:szCs w:val="22"/>
        </w:rPr>
        <w:t xml:space="preserve">data </w:t>
      </w:r>
      <w:r w:rsidR="00633B85" w:rsidRPr="009B18D6">
        <w:rPr>
          <w:sz w:val="22"/>
          <w:szCs w:val="22"/>
        </w:rPr>
        <w:t xml:space="preserve">can detect authentic </w:t>
      </w:r>
      <w:r w:rsidR="00636230" w:rsidRPr="009B18D6">
        <w:rPr>
          <w:sz w:val="22"/>
          <w:szCs w:val="22"/>
        </w:rPr>
        <w:t>V</w:t>
      </w:r>
      <w:r w:rsidR="00636230">
        <w:rPr>
          <w:sz w:val="22"/>
          <w:szCs w:val="22"/>
        </w:rPr>
        <w:t>IR</w:t>
      </w:r>
      <w:r w:rsidR="00633B85" w:rsidRPr="009B18D6">
        <w:rPr>
          <w:sz w:val="22"/>
          <w:szCs w:val="22"/>
        </w:rPr>
        <w:t>-</w:t>
      </w:r>
      <w:r w:rsidR="00610B37" w:rsidRPr="009B18D6">
        <w:rPr>
          <w:sz w:val="22"/>
          <w:szCs w:val="22"/>
        </w:rPr>
        <w:t>dependent</w:t>
      </w:r>
      <w:r w:rsidR="00633B85" w:rsidRPr="009B18D6">
        <w:rPr>
          <w:sz w:val="22"/>
          <w:szCs w:val="22"/>
        </w:rPr>
        <w:t xml:space="preserve"> m</w:t>
      </w:r>
      <w:r w:rsidR="00633B85" w:rsidRPr="009B18D6">
        <w:rPr>
          <w:sz w:val="22"/>
          <w:szCs w:val="22"/>
          <w:vertAlign w:val="superscript"/>
        </w:rPr>
        <w:t>6</w:t>
      </w:r>
      <w:r w:rsidR="00633B85" w:rsidRPr="009B18D6">
        <w:rPr>
          <w:sz w:val="22"/>
          <w:szCs w:val="22"/>
        </w:rPr>
        <w:t>A sites transcriptome-wide.</w:t>
      </w:r>
    </w:p>
    <w:p w14:paraId="2FA9C8BA" w14:textId="1F8644DD" w:rsidR="00610B37" w:rsidRPr="009B18D6" w:rsidRDefault="00610B37" w:rsidP="4979BB12">
      <w:pPr>
        <w:spacing w:line="480" w:lineRule="auto"/>
        <w:rPr>
          <w:sz w:val="22"/>
          <w:szCs w:val="22"/>
        </w:rPr>
      </w:pPr>
    </w:p>
    <w:p w14:paraId="3869888D" w14:textId="75D9D215" w:rsidR="00D747FD" w:rsidRPr="008F752A" w:rsidRDefault="00A50481" w:rsidP="4979BB12">
      <w:pPr>
        <w:spacing w:line="480" w:lineRule="auto"/>
        <w:rPr>
          <w:i/>
          <w:sz w:val="22"/>
          <w:szCs w:val="22"/>
        </w:rPr>
      </w:pPr>
      <w:r>
        <w:rPr>
          <w:bCs/>
          <w:i/>
          <w:iCs/>
          <w:sz w:val="22"/>
          <w:szCs w:val="22"/>
        </w:rPr>
        <w:t>Defective</w:t>
      </w:r>
      <w:r w:rsidR="001A7470" w:rsidRPr="008F752A">
        <w:rPr>
          <w:bCs/>
          <w:i/>
          <w:iCs/>
          <w:sz w:val="22"/>
          <w:szCs w:val="22"/>
        </w:rPr>
        <w:t xml:space="preserve"> </w:t>
      </w:r>
      <w:r w:rsidR="00D747FD" w:rsidRPr="008F752A">
        <w:rPr>
          <w:bCs/>
          <w:i/>
          <w:iCs/>
          <w:sz w:val="22"/>
          <w:szCs w:val="22"/>
        </w:rPr>
        <w:t>m</w:t>
      </w:r>
      <w:r w:rsidR="00D747FD" w:rsidRPr="008F752A">
        <w:rPr>
          <w:bCs/>
          <w:i/>
          <w:iCs/>
          <w:sz w:val="22"/>
          <w:szCs w:val="22"/>
          <w:vertAlign w:val="superscript"/>
        </w:rPr>
        <w:t>6</w:t>
      </w:r>
      <w:r w:rsidR="00D747FD" w:rsidRPr="008F752A">
        <w:rPr>
          <w:bCs/>
          <w:i/>
          <w:iCs/>
          <w:sz w:val="22"/>
          <w:szCs w:val="22"/>
        </w:rPr>
        <w:t xml:space="preserve">A </w:t>
      </w:r>
      <w:r>
        <w:rPr>
          <w:bCs/>
          <w:i/>
          <w:iCs/>
          <w:sz w:val="22"/>
          <w:szCs w:val="22"/>
        </w:rPr>
        <w:t>perturbs gene expression patterns and lengthens</w:t>
      </w:r>
      <w:r w:rsidR="090E5420" w:rsidRPr="008F752A">
        <w:rPr>
          <w:bCs/>
          <w:i/>
          <w:iCs/>
          <w:sz w:val="22"/>
          <w:szCs w:val="22"/>
        </w:rPr>
        <w:t xml:space="preserve"> </w:t>
      </w:r>
      <w:r w:rsidR="00D747FD" w:rsidRPr="008F752A">
        <w:rPr>
          <w:bCs/>
          <w:i/>
          <w:iCs/>
          <w:sz w:val="22"/>
          <w:szCs w:val="22"/>
        </w:rPr>
        <w:t xml:space="preserve">circadian </w:t>
      </w:r>
      <w:r>
        <w:rPr>
          <w:bCs/>
          <w:i/>
          <w:iCs/>
          <w:sz w:val="22"/>
          <w:szCs w:val="22"/>
        </w:rPr>
        <w:t>period</w:t>
      </w:r>
    </w:p>
    <w:p w14:paraId="66E2D95D" w14:textId="7B82A136" w:rsidR="00BD50DE" w:rsidRPr="009B18D6" w:rsidRDefault="00E257A2" w:rsidP="4979BB12">
      <w:pPr>
        <w:spacing w:line="480" w:lineRule="auto"/>
        <w:rPr>
          <w:sz w:val="22"/>
          <w:szCs w:val="22"/>
        </w:rPr>
      </w:pPr>
      <w:r w:rsidRPr="009B18D6">
        <w:rPr>
          <w:sz w:val="22"/>
          <w:szCs w:val="22"/>
        </w:rPr>
        <w:t>The combination</w:t>
      </w:r>
      <w:r w:rsidR="00A95531" w:rsidRPr="009B18D6">
        <w:rPr>
          <w:sz w:val="22"/>
          <w:szCs w:val="22"/>
        </w:rPr>
        <w:t xml:space="preserve"> of transcript processing and modification</w:t>
      </w:r>
      <w:r w:rsidRPr="009B18D6">
        <w:rPr>
          <w:sz w:val="22"/>
          <w:szCs w:val="22"/>
        </w:rPr>
        <w:t xml:space="preserve"> data</w:t>
      </w:r>
      <w:r w:rsidR="00A95531" w:rsidRPr="009B18D6">
        <w:rPr>
          <w:sz w:val="22"/>
          <w:szCs w:val="22"/>
        </w:rPr>
        <w:t xml:space="preserve"> obtained using nanopore </w:t>
      </w:r>
      <w:r w:rsidR="00FB3553" w:rsidRPr="009B18D6">
        <w:rPr>
          <w:sz w:val="22"/>
          <w:szCs w:val="22"/>
        </w:rPr>
        <w:t>DRS</w:t>
      </w:r>
      <w:r w:rsidR="00F32F94" w:rsidRPr="009B18D6">
        <w:rPr>
          <w:sz w:val="22"/>
          <w:szCs w:val="22"/>
        </w:rPr>
        <w:t xml:space="preserve"> </w:t>
      </w:r>
      <w:r w:rsidR="007C6170" w:rsidRPr="009B18D6">
        <w:rPr>
          <w:sz w:val="22"/>
          <w:szCs w:val="22"/>
        </w:rPr>
        <w:t xml:space="preserve">enabled us to </w:t>
      </w:r>
      <w:r w:rsidR="008361B3" w:rsidRPr="009B18D6">
        <w:rPr>
          <w:sz w:val="22"/>
          <w:szCs w:val="22"/>
        </w:rPr>
        <w:t>investigate</w:t>
      </w:r>
      <w:r w:rsidR="007C6170" w:rsidRPr="009B18D6">
        <w:rPr>
          <w:sz w:val="22"/>
          <w:szCs w:val="22"/>
        </w:rPr>
        <w:t xml:space="preserve"> the impact of m</w:t>
      </w:r>
      <w:r w:rsidR="007C6170" w:rsidRPr="009B18D6">
        <w:rPr>
          <w:sz w:val="22"/>
          <w:szCs w:val="22"/>
          <w:vertAlign w:val="superscript"/>
        </w:rPr>
        <w:t>6</w:t>
      </w:r>
      <w:r w:rsidR="007C6170" w:rsidRPr="009B18D6">
        <w:rPr>
          <w:sz w:val="22"/>
          <w:szCs w:val="22"/>
        </w:rPr>
        <w:t>A</w:t>
      </w:r>
      <w:r w:rsidR="00BE0D45" w:rsidRPr="009B18D6">
        <w:rPr>
          <w:sz w:val="22"/>
          <w:szCs w:val="22"/>
        </w:rPr>
        <w:t xml:space="preserve"> on </w:t>
      </w:r>
      <w:r w:rsidR="00F32F94" w:rsidRPr="009B18D6">
        <w:rPr>
          <w:sz w:val="22"/>
          <w:szCs w:val="22"/>
        </w:rPr>
        <w:t xml:space="preserve">Arabidopsis </w:t>
      </w:r>
      <w:r w:rsidR="00BE0D45" w:rsidRPr="009B18D6">
        <w:rPr>
          <w:sz w:val="22"/>
          <w:szCs w:val="22"/>
        </w:rPr>
        <w:t>gene expression</w:t>
      </w:r>
      <w:r w:rsidR="007C6170" w:rsidRPr="009B18D6">
        <w:rPr>
          <w:sz w:val="22"/>
          <w:szCs w:val="22"/>
        </w:rPr>
        <w:t xml:space="preserve">. </w:t>
      </w:r>
      <w:r w:rsidR="00B31D14" w:rsidRPr="009B18D6">
        <w:rPr>
          <w:sz w:val="22"/>
          <w:szCs w:val="22"/>
        </w:rPr>
        <w:t>We</w:t>
      </w:r>
      <w:r w:rsidR="00610B37" w:rsidRPr="009B18D6">
        <w:rPr>
          <w:sz w:val="22"/>
          <w:szCs w:val="22"/>
        </w:rPr>
        <w:t xml:space="preserve"> found a global reduction in </w:t>
      </w:r>
      <w:r w:rsidR="00C4194F" w:rsidRPr="009B18D6">
        <w:rPr>
          <w:sz w:val="22"/>
          <w:szCs w:val="22"/>
        </w:rPr>
        <w:t>protein-coding gene expression</w:t>
      </w:r>
      <w:r w:rsidR="00610B37" w:rsidRPr="009B18D6">
        <w:rPr>
          <w:sz w:val="22"/>
          <w:szCs w:val="22"/>
        </w:rPr>
        <w:t xml:space="preserve"> </w:t>
      </w:r>
      <w:r w:rsidR="00B31D14" w:rsidRPr="009B18D6">
        <w:rPr>
          <w:sz w:val="22"/>
          <w:szCs w:val="22"/>
        </w:rPr>
        <w:t xml:space="preserve">in </w:t>
      </w:r>
      <w:r w:rsidR="00B31D14" w:rsidRPr="009B18D6">
        <w:rPr>
          <w:i/>
          <w:iCs/>
          <w:sz w:val="22"/>
          <w:szCs w:val="22"/>
        </w:rPr>
        <w:t>vir-1</w:t>
      </w:r>
      <w:r w:rsidR="00B31D14" w:rsidRPr="009B18D6">
        <w:rPr>
          <w:sz w:val="22"/>
          <w:szCs w:val="22"/>
        </w:rPr>
        <w:t xml:space="preserve"> </w:t>
      </w:r>
      <w:r w:rsidR="006A0FEB" w:rsidRPr="009B18D6">
        <w:rPr>
          <w:sz w:val="22"/>
          <w:szCs w:val="22"/>
        </w:rPr>
        <w:t xml:space="preserve">(using either nanopore DRS or Illumina </w:t>
      </w:r>
      <w:proofErr w:type="spellStart"/>
      <w:r w:rsidR="006A0FEB" w:rsidRPr="009B18D6">
        <w:rPr>
          <w:sz w:val="22"/>
          <w:szCs w:val="22"/>
        </w:rPr>
        <w:t>RNA</w:t>
      </w:r>
      <w:r w:rsidR="00A46055">
        <w:rPr>
          <w:sz w:val="22"/>
          <w:szCs w:val="22"/>
        </w:rPr>
        <w:t>s</w:t>
      </w:r>
      <w:r w:rsidR="006A0FEB" w:rsidRPr="009B18D6">
        <w:rPr>
          <w:sz w:val="22"/>
          <w:szCs w:val="22"/>
        </w:rPr>
        <w:t>eq</w:t>
      </w:r>
      <w:proofErr w:type="spellEnd"/>
      <w:r w:rsidR="006A0FEB" w:rsidRPr="009B18D6">
        <w:rPr>
          <w:sz w:val="22"/>
          <w:szCs w:val="22"/>
        </w:rPr>
        <w:t xml:space="preserve"> data) </w:t>
      </w:r>
      <w:r w:rsidR="00C4194F" w:rsidRPr="009B18D6">
        <w:rPr>
          <w:sz w:val="22"/>
          <w:szCs w:val="22"/>
        </w:rPr>
        <w:t xml:space="preserve">corresponding to transcripts that </w:t>
      </w:r>
      <w:r w:rsidR="00610B37" w:rsidRPr="009B18D6">
        <w:rPr>
          <w:sz w:val="22"/>
          <w:szCs w:val="22"/>
        </w:rPr>
        <w:t xml:space="preserve">were methylated </w:t>
      </w:r>
      <w:r w:rsidR="00442BED" w:rsidRPr="009B18D6">
        <w:rPr>
          <w:sz w:val="22"/>
          <w:szCs w:val="22"/>
        </w:rPr>
        <w:t xml:space="preserve">in </w:t>
      </w:r>
      <w:r w:rsidR="00895385" w:rsidRPr="009B18D6">
        <w:rPr>
          <w:sz w:val="22"/>
          <w:szCs w:val="22"/>
        </w:rPr>
        <w:t xml:space="preserve">the </w:t>
      </w:r>
      <w:r w:rsidR="00640418" w:rsidRPr="009B18D6">
        <w:rPr>
          <w:sz w:val="22"/>
          <w:szCs w:val="22"/>
        </w:rPr>
        <w:t xml:space="preserve">VIR </w:t>
      </w:r>
      <w:r w:rsidR="00442BED" w:rsidRPr="009B18D6">
        <w:rPr>
          <w:sz w:val="22"/>
          <w:szCs w:val="22"/>
        </w:rPr>
        <w:t xml:space="preserve">complemented line </w:t>
      </w:r>
      <w:r w:rsidR="0048194A" w:rsidRPr="009B18D6">
        <w:rPr>
          <w:sz w:val="22"/>
          <w:szCs w:val="22"/>
        </w:rPr>
        <w:t>(</w:t>
      </w:r>
      <w:r w:rsidR="00240EDD">
        <w:rPr>
          <w:sz w:val="22"/>
          <w:szCs w:val="22"/>
        </w:rPr>
        <w:t>Fig.</w:t>
      </w:r>
      <w:r w:rsidR="00036221" w:rsidRPr="009B18D6">
        <w:rPr>
          <w:sz w:val="22"/>
          <w:szCs w:val="22"/>
        </w:rPr>
        <w:t xml:space="preserve"> </w:t>
      </w:r>
      <w:r w:rsidR="0C85423F" w:rsidRPr="009B18D6">
        <w:rPr>
          <w:sz w:val="22"/>
          <w:szCs w:val="22"/>
        </w:rPr>
        <w:t>6</w:t>
      </w:r>
      <w:r w:rsidR="008F752A">
        <w:rPr>
          <w:sz w:val="22"/>
          <w:szCs w:val="22"/>
        </w:rPr>
        <w:t>a</w:t>
      </w:r>
      <w:r w:rsidR="006A0FEB" w:rsidRPr="009B18D6">
        <w:rPr>
          <w:sz w:val="22"/>
          <w:szCs w:val="22"/>
        </w:rPr>
        <w:t xml:space="preserve">, </w:t>
      </w:r>
      <w:r w:rsidR="0061643F">
        <w:rPr>
          <w:sz w:val="22"/>
          <w:szCs w:val="22"/>
        </w:rPr>
        <w:t>Supplementary</w:t>
      </w:r>
      <w:r w:rsidR="00240EDD" w:rsidRPr="009B18D6">
        <w:rPr>
          <w:sz w:val="22"/>
          <w:szCs w:val="22"/>
        </w:rPr>
        <w:t xml:space="preserve"> </w:t>
      </w:r>
      <w:r w:rsidR="00240EDD">
        <w:rPr>
          <w:sz w:val="22"/>
          <w:szCs w:val="22"/>
        </w:rPr>
        <w:t xml:space="preserve">Fig. </w:t>
      </w:r>
      <w:r w:rsidR="006A0FEB" w:rsidRPr="009B18D6">
        <w:rPr>
          <w:sz w:val="22"/>
          <w:szCs w:val="22"/>
        </w:rPr>
        <w:t>S6</w:t>
      </w:r>
      <w:r w:rsidR="008F752A">
        <w:rPr>
          <w:sz w:val="22"/>
          <w:szCs w:val="22"/>
        </w:rPr>
        <w:t>a</w:t>
      </w:r>
      <w:r w:rsidR="0048194A" w:rsidRPr="009B18D6">
        <w:rPr>
          <w:sz w:val="22"/>
          <w:szCs w:val="22"/>
        </w:rPr>
        <w:t>)</w:t>
      </w:r>
      <w:r w:rsidR="00610B37" w:rsidRPr="009B18D6">
        <w:rPr>
          <w:sz w:val="22"/>
          <w:szCs w:val="22"/>
        </w:rPr>
        <w:t xml:space="preserve">. These findings </w:t>
      </w:r>
      <w:r w:rsidR="002210AA" w:rsidRPr="009B18D6">
        <w:rPr>
          <w:sz w:val="22"/>
          <w:szCs w:val="22"/>
        </w:rPr>
        <w:t xml:space="preserve">are consistent </w:t>
      </w:r>
      <w:r w:rsidR="00610B37" w:rsidRPr="009B18D6">
        <w:rPr>
          <w:sz w:val="22"/>
          <w:szCs w:val="22"/>
        </w:rPr>
        <w:t>with the recent discovery that m</w:t>
      </w:r>
      <w:r w:rsidR="00610B37" w:rsidRPr="009B18D6">
        <w:rPr>
          <w:sz w:val="22"/>
          <w:szCs w:val="22"/>
          <w:vertAlign w:val="superscript"/>
        </w:rPr>
        <w:t>6</w:t>
      </w:r>
      <w:r w:rsidR="00610B37" w:rsidRPr="009B18D6">
        <w:rPr>
          <w:sz w:val="22"/>
          <w:szCs w:val="22"/>
        </w:rPr>
        <w:t xml:space="preserve">A </w:t>
      </w:r>
      <w:r w:rsidR="004462DA" w:rsidRPr="009B18D6">
        <w:rPr>
          <w:sz w:val="22"/>
          <w:szCs w:val="22"/>
        </w:rPr>
        <w:t xml:space="preserve">predominantly </w:t>
      </w:r>
      <w:r w:rsidR="00610B37" w:rsidRPr="009B18D6">
        <w:rPr>
          <w:sz w:val="22"/>
          <w:szCs w:val="22"/>
        </w:rPr>
        <w:t xml:space="preserve">protects Arabidopsis mRNAs from </w:t>
      </w:r>
      <w:proofErr w:type="spellStart"/>
      <w:r w:rsidR="00C33790" w:rsidRPr="009B18D6">
        <w:rPr>
          <w:sz w:val="22"/>
          <w:szCs w:val="22"/>
        </w:rPr>
        <w:t>endonucleolytic</w:t>
      </w:r>
      <w:proofErr w:type="spellEnd"/>
      <w:r w:rsidR="00C33790" w:rsidRPr="009B18D6">
        <w:rPr>
          <w:sz w:val="22"/>
          <w:szCs w:val="22"/>
        </w:rPr>
        <w:t xml:space="preserve"> </w:t>
      </w:r>
      <w:r w:rsidR="00274979" w:rsidRPr="009B18D6">
        <w:rPr>
          <w:sz w:val="22"/>
          <w:szCs w:val="22"/>
        </w:rPr>
        <w:t>cleavage</w:t>
      </w:r>
      <w:r w:rsidR="00627105">
        <w:fldChar w:fldCharType="begin">
          <w:fldData xml:space="preserve">PEVuZE5vdGU+PENpdGU+PEF1dGhvcj5BbmRlcnNvbjwvQXV0aG9yPjxZZWFyPjIwMTg8L1llYXI+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</w:fldData>
        </w:fldChar>
      </w:r>
      <w:r w:rsidR="00B631BB">
        <w:instrText xml:space="preserve"> ADDIN EN.CITE </w:instrText>
      </w:r>
      <w:r w:rsidR="00B631BB">
        <w:fldChar w:fldCharType="begin">
          <w:fldData xml:space="preserve">PEVuZE5vdGU+PENpdGU+PEF1dGhvcj5BbmRlcnNvbjwvQXV0aG9yPjxZZWFyPjIwMTg8L1llYXI+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</w:fldData>
        </w:fldChar>
      </w:r>
      <w:r w:rsidR="00B631BB">
        <w:instrText xml:space="preserve"> ADDIN EN.CITE.DATA </w:instrText>
      </w:r>
      <w:r w:rsidR="00B631BB">
        <w:fldChar w:fldCharType="end"/>
      </w:r>
      <w:r w:rsidR="00627105">
        <w:fldChar w:fldCharType="separate"/>
      </w:r>
      <w:r w:rsidR="00B631BB" w:rsidRPr="00B631BB">
        <w:rPr>
          <w:noProof/>
          <w:vertAlign w:val="superscript"/>
        </w:rPr>
        <w:t>30</w:t>
      </w:r>
      <w:r w:rsidR="00627105">
        <w:fldChar w:fldCharType="end"/>
      </w:r>
      <w:r w:rsidR="008A35EF" w:rsidRPr="009B18D6">
        <w:rPr>
          <w:sz w:val="22"/>
          <w:szCs w:val="22"/>
        </w:rPr>
        <w:t>.</w:t>
      </w:r>
      <w:r w:rsidR="004A786C" w:rsidRPr="009B18D6" w:rsidDel="004A786C">
        <w:rPr>
          <w:sz w:val="22"/>
          <w:szCs w:val="22"/>
        </w:rPr>
        <w:t xml:space="preserve"> </w:t>
      </w:r>
      <w:commentRangeStart w:id="34"/>
      <w:r w:rsidR="00C33790" w:rsidRPr="009B18D6">
        <w:rPr>
          <w:sz w:val="22"/>
          <w:szCs w:val="22"/>
        </w:rPr>
        <w:t xml:space="preserve">Therefore, although the </w:t>
      </w:r>
      <w:r w:rsidR="2FE88046" w:rsidRPr="009B18D6">
        <w:rPr>
          <w:sz w:val="22"/>
          <w:szCs w:val="22"/>
        </w:rPr>
        <w:t>m</w:t>
      </w:r>
      <w:r w:rsidR="4A4F370B" w:rsidRPr="00F83255">
        <w:rPr>
          <w:sz w:val="22"/>
          <w:szCs w:val="22"/>
          <w:vertAlign w:val="superscript"/>
        </w:rPr>
        <w:t>6</w:t>
      </w:r>
      <w:r w:rsidR="2FE88046" w:rsidRPr="009B18D6">
        <w:rPr>
          <w:sz w:val="22"/>
          <w:szCs w:val="22"/>
        </w:rPr>
        <w:t>A</w:t>
      </w:r>
      <w:r w:rsidR="00C33790" w:rsidRPr="009B18D6">
        <w:rPr>
          <w:sz w:val="22"/>
          <w:szCs w:val="22"/>
        </w:rPr>
        <w:t xml:space="preserve"> writer complex comprises conserved components that target a conserved consensus</w:t>
      </w:r>
      <w:r w:rsidR="005F72BA" w:rsidRPr="009B18D6">
        <w:rPr>
          <w:sz w:val="22"/>
          <w:szCs w:val="22"/>
        </w:rPr>
        <w:t xml:space="preserve"> sequence</w:t>
      </w:r>
      <w:r w:rsidR="00C33790" w:rsidRPr="009B18D6">
        <w:rPr>
          <w:sz w:val="22"/>
          <w:szCs w:val="22"/>
        </w:rPr>
        <w:t xml:space="preserve"> and distribution of m</w:t>
      </w:r>
      <w:r w:rsidR="00C33790" w:rsidRPr="009B18D6">
        <w:rPr>
          <w:sz w:val="22"/>
          <w:szCs w:val="22"/>
          <w:vertAlign w:val="superscript"/>
        </w:rPr>
        <w:t>6</w:t>
      </w:r>
      <w:r w:rsidR="00C33790" w:rsidRPr="009B18D6">
        <w:rPr>
          <w:sz w:val="22"/>
          <w:szCs w:val="22"/>
        </w:rPr>
        <w:t xml:space="preserve">A </w:t>
      </w:r>
      <w:r w:rsidR="00FA7984" w:rsidRPr="009B18D6">
        <w:rPr>
          <w:sz w:val="22"/>
          <w:szCs w:val="22"/>
        </w:rPr>
        <w:t xml:space="preserve">enriched in </w:t>
      </w:r>
      <w:r w:rsidR="00C33790" w:rsidRPr="009B18D6">
        <w:rPr>
          <w:sz w:val="22"/>
          <w:szCs w:val="22"/>
        </w:rPr>
        <w:t xml:space="preserve">the last exon, it appears that this modification predominantly promotes the decay of </w:t>
      </w:r>
      <w:r w:rsidR="00A221F4" w:rsidRPr="009B18D6">
        <w:rPr>
          <w:sz w:val="22"/>
          <w:szCs w:val="22"/>
        </w:rPr>
        <w:t>m</w:t>
      </w:r>
      <w:r w:rsidR="00C33790" w:rsidRPr="009B18D6">
        <w:rPr>
          <w:sz w:val="22"/>
          <w:szCs w:val="22"/>
        </w:rPr>
        <w:t>RNAs in human cells</w:t>
      </w:r>
      <w:r w:rsidR="00627105">
        <w:fldChar w:fldCharType="begin">
          <w:fldData xml:space="preserve">PEVuZE5vdGU+PENpdGU+PEF1dGhvcj5XYW5nPC9BdXRob3I+PFllYXI+MjAxNDwvWWVhcj48UmVj
TnVtPjI4PC9SZWNOdW0+PERpc3BsYXlUZXh0PjxzdHlsZSBmYWNlPSJzdXBlcnNjcmlwdCI+MzI8
L3N0eWxlPjwvRGlzcGxheVRleHQ+PHJlY29yZD48cmVjLW51bWJlcj4yODwvcmVjLW51bWJlcj48
Zm9yZWlnbi1rZXlzPjxrZXkgYXBwPSJFTiIgZGItaWQ9Inowd3pyMDUyczV2NTl4ZXNyZXJ4ejBm
enRkMGR6d3N4MHI1dyIgdGltZXN0YW1wPSIxNTU5NzQwOTY5Ij4yODwva2V5PjwvZm9yZWlnbi1r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PHN0eWxlIGZhY2U9Iml0YWxpYyIgZm9udD0iZGVmYXVsdCIgc2l6ZT0iMTAwJSI+Tjwvc3R5bGU+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=
</w:fldData>
        </w:fldChar>
      </w:r>
      <w:r w:rsidR="00B631BB">
        <w:instrText xml:space="preserve"> ADDIN EN.CITE </w:instrText>
      </w:r>
      <w:r w:rsidR="00B631BB">
        <w:fldChar w:fldCharType="begin">
          <w:fldData xml:space="preserve">PEVuZE5vdGU+PENpdGU+PEF1dGhvcj5XYW5nPC9BdXRob3I+PFllYXI+MjAxNDwvWWVhcj48UmVj
TnVtPjI4PC9SZWNOdW0+PERpc3BsYXlUZXh0PjxzdHlsZSBmYWNlPSJzdXBlcnNjcmlwdCI+MzI8
L3N0eWxlPjwvRGlzcGxheVRleHQ+PHJlY29yZD48cmVjLW51bWJlcj4yODwvcmVjLW51bWJlcj48
Zm9yZWlnbi1rZXlzPjxrZXkgYXBwPSJFTiIgZGItaWQ9Inowd3pyMDUyczV2NTl4ZXNyZXJ4ejBm
enRkMGR6d3N4MHI1dyIgdGltZXN0YW1wPSIxNTU5NzQwOTY5Ij4yODwva2V5PjwvZm9yZWlnbi1r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PHN0eWxlIGZhY2U9Iml0YWxpYyIgZm9udD0iZGVmYXVsdCIgc2l6ZT0iMTAwJSI+Tjwvc3R5bGU+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=
</w:fldData>
        </w:fldChar>
      </w:r>
      <w:r w:rsidR="00B631BB">
        <w:instrText xml:space="preserve"> ADDIN EN.CITE.DATA </w:instrText>
      </w:r>
      <w:r w:rsidR="00B631BB">
        <w:fldChar w:fldCharType="end"/>
      </w:r>
      <w:r w:rsidR="00627105">
        <w:fldChar w:fldCharType="separate"/>
      </w:r>
      <w:r w:rsidR="00B631BB" w:rsidRPr="00B631BB">
        <w:rPr>
          <w:noProof/>
          <w:vertAlign w:val="superscript"/>
        </w:rPr>
        <w:t>32</w:t>
      </w:r>
      <w:r w:rsidR="00627105">
        <w:fldChar w:fldCharType="end"/>
      </w:r>
      <w:r w:rsidR="00C33790" w:rsidRPr="009B18D6">
        <w:rPr>
          <w:sz w:val="22"/>
          <w:szCs w:val="22"/>
        </w:rPr>
        <w:t xml:space="preserve">, but </w:t>
      </w:r>
      <w:r w:rsidR="00B04319">
        <w:rPr>
          <w:sz w:val="22"/>
          <w:szCs w:val="22"/>
        </w:rPr>
        <w:t xml:space="preserve">predominantly </w:t>
      </w:r>
      <w:r w:rsidR="00C37895" w:rsidRPr="009B18D6">
        <w:rPr>
          <w:sz w:val="22"/>
          <w:szCs w:val="22"/>
        </w:rPr>
        <w:t>promotes</w:t>
      </w:r>
      <w:r w:rsidR="005F72BA" w:rsidRPr="009B18D6">
        <w:rPr>
          <w:sz w:val="22"/>
          <w:szCs w:val="22"/>
        </w:rPr>
        <w:t xml:space="preserve"> </w:t>
      </w:r>
      <w:r w:rsidR="00C33790" w:rsidRPr="009B18D6">
        <w:rPr>
          <w:sz w:val="22"/>
          <w:szCs w:val="22"/>
        </w:rPr>
        <w:t>the stability of mRNAs in Arabidopsis</w:t>
      </w:r>
      <w:r w:rsidR="00627105">
        <w:fldChar w:fldCharType="begin">
          <w:fldData xml:space="preserve">PEVuZE5vdGU+PENpdGU+PEF1dGhvcj5BbmRlcnNvbjwvQXV0aG9yPjxZZWFyPjIwMTg8L1llYXI+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</w:fldData>
        </w:fldChar>
      </w:r>
      <w:r w:rsidR="00B631BB">
        <w:instrText xml:space="preserve"> ADDIN EN.CITE </w:instrText>
      </w:r>
      <w:r w:rsidR="00B631BB">
        <w:fldChar w:fldCharType="begin">
          <w:fldData xml:space="preserve">PEVuZE5vdGU+PENpdGU+PEF1dGhvcj5BbmRlcnNvbjwvQXV0aG9yPjxZZWFyPjIwMTg8L1llYXI+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</w:fldData>
        </w:fldChar>
      </w:r>
      <w:r w:rsidR="00B631BB">
        <w:instrText xml:space="preserve"> ADDIN EN.CITE.DATA </w:instrText>
      </w:r>
      <w:r w:rsidR="00B631BB">
        <w:fldChar w:fldCharType="end"/>
      </w:r>
      <w:r w:rsidR="00627105">
        <w:fldChar w:fldCharType="separate"/>
      </w:r>
      <w:r w:rsidR="00B631BB" w:rsidRPr="00B631BB">
        <w:rPr>
          <w:noProof/>
          <w:vertAlign w:val="superscript"/>
        </w:rPr>
        <w:t>30</w:t>
      </w:r>
      <w:r w:rsidR="00627105">
        <w:fldChar w:fldCharType="end"/>
      </w:r>
      <w:r w:rsidR="00C33790" w:rsidRPr="009B18D6">
        <w:rPr>
          <w:sz w:val="22"/>
          <w:szCs w:val="22"/>
        </w:rPr>
        <w:t xml:space="preserve">. </w:t>
      </w:r>
      <w:commentRangeEnd w:id="34"/>
      <w:r w:rsidR="005A4298">
        <w:rPr>
          <w:rStyle w:val="CommentReference"/>
        </w:rPr>
        <w:commentReference w:id="34"/>
      </w:r>
    </w:p>
    <w:p w14:paraId="0E4FE414" w14:textId="33F8B11E" w:rsidR="001E2197" w:rsidRPr="007C5C0E" w:rsidRDefault="00516D8A" w:rsidP="4979BB12">
      <w:pPr>
        <w:spacing w:line="480" w:lineRule="auto"/>
        <w:rPr>
          <w:sz w:val="22"/>
          <w:szCs w:val="22"/>
        </w:rPr>
      </w:pPr>
      <w:r>
        <w:rPr>
          <w:sz w:val="22"/>
          <w:szCs w:val="22"/>
        </w:rPr>
        <w:tab/>
      </w:r>
      <w:r w:rsidR="00946386" w:rsidRPr="00BE64D3">
        <w:rPr>
          <w:sz w:val="22"/>
          <w:szCs w:val="22"/>
        </w:rPr>
        <w:t xml:space="preserve">The changes in gene expression in </w:t>
      </w:r>
      <w:r w:rsidR="00946386" w:rsidRPr="1B4B3CB3">
        <w:rPr>
          <w:i/>
          <w:iCs/>
          <w:sz w:val="22"/>
          <w:szCs w:val="22"/>
        </w:rPr>
        <w:t>vir-1</w:t>
      </w:r>
      <w:r w:rsidR="00946386" w:rsidRPr="00BE64D3">
        <w:rPr>
          <w:sz w:val="22"/>
          <w:szCs w:val="22"/>
        </w:rPr>
        <w:t xml:space="preserve"> were wide ranging</w:t>
      </w:r>
      <w:r w:rsidR="00A46055" w:rsidRPr="00BE64D3">
        <w:rPr>
          <w:sz w:val="22"/>
          <w:szCs w:val="22"/>
        </w:rPr>
        <w:t xml:space="preserve"> (</w:t>
      </w:r>
      <w:r w:rsidR="0061643F" w:rsidRPr="00BE64D3">
        <w:rPr>
          <w:sz w:val="22"/>
          <w:szCs w:val="22"/>
        </w:rPr>
        <w:t>Supplementary</w:t>
      </w:r>
      <w:r w:rsidR="00240EDD" w:rsidRPr="00BE64D3" w:rsidDel="00240EDD">
        <w:rPr>
          <w:sz w:val="22"/>
          <w:szCs w:val="22"/>
        </w:rPr>
        <w:t xml:space="preserve"> </w:t>
      </w:r>
      <w:r w:rsidR="00240EDD" w:rsidRPr="00BE64D3">
        <w:rPr>
          <w:sz w:val="22"/>
          <w:szCs w:val="22"/>
        </w:rPr>
        <w:t>Fig.</w:t>
      </w:r>
      <w:r w:rsidR="00A46055" w:rsidRPr="00BE64D3">
        <w:rPr>
          <w:sz w:val="22"/>
          <w:szCs w:val="22"/>
        </w:rPr>
        <w:t xml:space="preserve"> S6</w:t>
      </w:r>
      <w:r w:rsidR="00570FF1">
        <w:rPr>
          <w:sz w:val="22"/>
          <w:szCs w:val="22"/>
        </w:rPr>
        <w:t>b-d</w:t>
      </w:r>
      <w:r w:rsidR="00A46055" w:rsidRPr="00BE64D3">
        <w:rPr>
          <w:sz w:val="22"/>
          <w:szCs w:val="22"/>
        </w:rPr>
        <w:t>)</w:t>
      </w:r>
      <w:r w:rsidR="00946386" w:rsidRPr="00BE64D3">
        <w:rPr>
          <w:sz w:val="22"/>
          <w:szCs w:val="22"/>
        </w:rPr>
        <w:t>. For example, w</w:t>
      </w:r>
      <w:r w:rsidR="002803CD" w:rsidRPr="00BE64D3">
        <w:rPr>
          <w:sz w:val="22"/>
          <w:szCs w:val="22"/>
        </w:rPr>
        <w:t xml:space="preserve">e </w:t>
      </w:r>
      <w:r w:rsidR="00BF1FB9" w:rsidRPr="00BE64D3">
        <w:rPr>
          <w:sz w:val="22"/>
          <w:szCs w:val="22"/>
        </w:rPr>
        <w:t xml:space="preserve">found that the abundance of mRNAs </w:t>
      </w:r>
      <w:r w:rsidR="0084601A" w:rsidRPr="00BE64D3">
        <w:rPr>
          <w:sz w:val="22"/>
          <w:szCs w:val="22"/>
        </w:rPr>
        <w:t xml:space="preserve">encoding components of the interlocking </w:t>
      </w:r>
      <w:r w:rsidR="00617A51" w:rsidRPr="00BE64D3">
        <w:rPr>
          <w:sz w:val="22"/>
          <w:szCs w:val="22"/>
        </w:rPr>
        <w:t xml:space="preserve">transcriptional </w:t>
      </w:r>
      <w:r w:rsidR="0084601A" w:rsidRPr="00BE64D3">
        <w:rPr>
          <w:sz w:val="22"/>
          <w:szCs w:val="22"/>
        </w:rPr>
        <w:t xml:space="preserve">feedback loops that comprise the Arabidopsis </w:t>
      </w:r>
      <w:r w:rsidR="00BF1FB9" w:rsidRPr="00BE64D3">
        <w:rPr>
          <w:sz w:val="22"/>
          <w:szCs w:val="22"/>
        </w:rPr>
        <w:t xml:space="preserve">circadian </w:t>
      </w:r>
      <w:r w:rsidR="00617A51" w:rsidRPr="00BE64D3">
        <w:rPr>
          <w:sz w:val="22"/>
          <w:szCs w:val="22"/>
        </w:rPr>
        <w:t>oscillator</w:t>
      </w:r>
      <w:r w:rsidR="00627105" w:rsidRPr="4979BB12">
        <w:fldChar w:fldCharType="begin"/>
      </w:r>
      <w:r w:rsidR="00B631BB">
        <w:instrText xml:space="preserve"> ADDIN EN.CITE &lt;EndNote&gt;&lt;Cite&gt;&lt;Author&gt;McClung&lt;/Author&gt;&lt;Year&gt;2011&lt;/Year&gt;&lt;RecNum&gt;4&lt;/RecNum&gt;&lt;DisplayText&gt;&lt;style face="superscript"&gt;33&lt;/style&gt;&lt;/DisplayText&gt;&lt;record&gt;&lt;rec-number&gt;4&lt;/rec-number&gt;&lt;foreign-keys&gt;&lt;key app="EN" db-id="5vxwr2wzn5d9ahesz5dxtd0i2vexsz2550x5" timestamp="1559473260" guid="0a374de1-351d-4e50-b35e-0cc2915d1b40"&gt;4&lt;/key&gt;&lt;/foreign-keys&gt;&lt;ref-type name="Journal Article"&gt;17&lt;/ref-type&gt;&lt;contributors&gt;&lt;authors&gt;&lt;author&gt;McClung, C. R.&lt;/author&gt;&lt;/authors&gt;&lt;/contributors&gt;&lt;titles&gt;&lt;title&gt;The genetics of plant clocks&lt;/title&gt;&lt;secondary-title&gt;Adv Genet&lt;/secondary-title&gt;&lt;/titles&gt;&lt;periodical&gt;&lt;full-title&gt;Adv Genet&lt;/full-title&gt;&lt;/periodical&gt;&lt;volume&gt;74&lt;/volume&gt;&lt;dates&gt;&lt;year&gt;2011&lt;/year&gt;&lt;/dates&gt;&lt;label&gt;McClung2011&lt;/label&gt;&lt;urls&gt;&lt;related-urls&gt;&lt;url&gt;http://dx.doi.org/10.1016/B978-0-12-387690-4.00004-0&lt;/url&gt;&lt;/related-urls&gt;&lt;/urls&gt;&lt;electronic-resource-num&gt;10.1016/b978-0-12-387690-4.00004-0&lt;/electronic-resource-num&gt;&lt;/record&gt;&lt;/Cite&gt;&lt;/EndNote&gt;</w:instrText>
      </w:r>
      <w:r w:rsidR="00627105" w:rsidRPr="4979BB12">
        <w:rPr>
          <w:sz w:val="22"/>
          <w:szCs w:val="22"/>
        </w:rPr>
        <w:fldChar w:fldCharType="separate"/>
      </w:r>
      <w:r w:rsidR="00B631BB" w:rsidRPr="00B631BB">
        <w:rPr>
          <w:noProof/>
          <w:vertAlign w:val="superscript"/>
        </w:rPr>
        <w:t>33</w:t>
      </w:r>
      <w:r w:rsidR="00627105" w:rsidRPr="4979BB12">
        <w:fldChar w:fldCharType="end"/>
      </w:r>
      <w:r w:rsidR="53D34DB1" w:rsidRPr="00BE64D3">
        <w:rPr>
          <w:sz w:val="22"/>
          <w:szCs w:val="22"/>
        </w:rPr>
        <w:t xml:space="preserve">, </w:t>
      </w:r>
      <w:r w:rsidR="15D79B00" w:rsidRPr="00BE64D3">
        <w:rPr>
          <w:sz w:val="22"/>
          <w:szCs w:val="22"/>
        </w:rPr>
        <w:t xml:space="preserve">such as </w:t>
      </w:r>
      <w:r w:rsidR="15D79B00" w:rsidRPr="1B4B3CB3">
        <w:rPr>
          <w:i/>
          <w:iCs/>
          <w:sz w:val="22"/>
          <w:szCs w:val="22"/>
        </w:rPr>
        <w:t>CCA1</w:t>
      </w:r>
      <w:r w:rsidR="15D79B00" w:rsidRPr="00BE64D3">
        <w:rPr>
          <w:sz w:val="22"/>
          <w:szCs w:val="22"/>
        </w:rPr>
        <w:t xml:space="preserve">, was increased in </w:t>
      </w:r>
      <w:r w:rsidR="15D79B00" w:rsidRPr="1B4B3CB3">
        <w:rPr>
          <w:i/>
          <w:iCs/>
          <w:sz w:val="22"/>
          <w:szCs w:val="22"/>
        </w:rPr>
        <w:t>vir-1</w:t>
      </w:r>
      <w:r w:rsidR="15D79B00" w:rsidRPr="00BE64D3">
        <w:rPr>
          <w:sz w:val="22"/>
          <w:szCs w:val="22"/>
        </w:rPr>
        <w:t xml:space="preserve"> </w:t>
      </w:r>
      <w:r w:rsidR="004F69B9" w:rsidRPr="00BE64D3">
        <w:rPr>
          <w:sz w:val="22"/>
          <w:szCs w:val="22"/>
        </w:rPr>
        <w:t>(</w:t>
      </w:r>
      <w:r w:rsidR="0061643F" w:rsidRPr="00BE64D3">
        <w:rPr>
          <w:sz w:val="22"/>
          <w:szCs w:val="22"/>
        </w:rPr>
        <w:t>Supplementary</w:t>
      </w:r>
      <w:r w:rsidR="00240EDD" w:rsidRPr="00BE64D3" w:rsidDel="00240EDD">
        <w:rPr>
          <w:sz w:val="22"/>
          <w:szCs w:val="22"/>
        </w:rPr>
        <w:t xml:space="preserve"> </w:t>
      </w:r>
      <w:r w:rsidR="00240EDD" w:rsidRPr="00BE64D3">
        <w:rPr>
          <w:sz w:val="22"/>
          <w:szCs w:val="22"/>
        </w:rPr>
        <w:t>Figs.</w:t>
      </w:r>
      <w:r w:rsidR="0052545E">
        <w:rPr>
          <w:sz w:val="22"/>
          <w:szCs w:val="22"/>
        </w:rPr>
        <w:t xml:space="preserve"> 6b, c). </w:t>
      </w:r>
      <w:r w:rsidR="00CA550E" w:rsidRPr="00BE64D3">
        <w:rPr>
          <w:sz w:val="22"/>
          <w:szCs w:val="22"/>
        </w:rPr>
        <w:t xml:space="preserve">This distinction </w:t>
      </w:r>
      <w:r w:rsidR="00874369" w:rsidRPr="00BE64D3">
        <w:rPr>
          <w:sz w:val="22"/>
          <w:szCs w:val="22"/>
        </w:rPr>
        <w:t xml:space="preserve">was associated with </w:t>
      </w:r>
      <w:r w:rsidR="00CA550E" w:rsidRPr="00BE64D3">
        <w:rPr>
          <w:sz w:val="22"/>
          <w:szCs w:val="22"/>
        </w:rPr>
        <w:t xml:space="preserve">a biological consequence because </w:t>
      </w:r>
      <w:r w:rsidR="001E2197" w:rsidRPr="00BE64D3">
        <w:rPr>
          <w:sz w:val="22"/>
          <w:szCs w:val="22"/>
        </w:rPr>
        <w:t xml:space="preserve">the </w:t>
      </w:r>
      <w:r w:rsidR="002803CD" w:rsidRPr="1B4B3CB3">
        <w:rPr>
          <w:i/>
          <w:iCs/>
          <w:sz w:val="22"/>
          <w:szCs w:val="22"/>
        </w:rPr>
        <w:t>vir-1</w:t>
      </w:r>
      <w:r w:rsidR="002803CD" w:rsidRPr="00BE64D3">
        <w:rPr>
          <w:sz w:val="22"/>
          <w:szCs w:val="22"/>
        </w:rPr>
        <w:t xml:space="preserve"> </w:t>
      </w:r>
      <w:r w:rsidR="001E2197" w:rsidRPr="00BE64D3">
        <w:rPr>
          <w:sz w:val="22"/>
          <w:szCs w:val="22"/>
        </w:rPr>
        <w:t xml:space="preserve">mutant exhibited </w:t>
      </w:r>
      <w:r w:rsidR="00BE64D3" w:rsidRPr="00BE64D3">
        <w:rPr>
          <w:sz w:val="22"/>
          <w:szCs w:val="22"/>
        </w:rPr>
        <w:t>a lengthening</w:t>
      </w:r>
      <w:r w:rsidR="001E2197" w:rsidRPr="00BE64D3">
        <w:rPr>
          <w:sz w:val="22"/>
          <w:szCs w:val="22"/>
        </w:rPr>
        <w:t xml:space="preserve"> in </w:t>
      </w:r>
      <w:r w:rsidR="005A6890" w:rsidRPr="00BE64D3">
        <w:rPr>
          <w:sz w:val="22"/>
          <w:szCs w:val="22"/>
        </w:rPr>
        <w:t xml:space="preserve">clock </w:t>
      </w:r>
      <w:r w:rsidR="001E2197" w:rsidRPr="00BE64D3">
        <w:rPr>
          <w:sz w:val="22"/>
          <w:szCs w:val="22"/>
        </w:rPr>
        <w:t>period</w:t>
      </w:r>
      <w:r w:rsidR="0048194A" w:rsidRPr="00BE64D3">
        <w:rPr>
          <w:sz w:val="22"/>
          <w:szCs w:val="22"/>
        </w:rPr>
        <w:t xml:space="preserve"> (</w:t>
      </w:r>
      <w:r w:rsidR="00240EDD" w:rsidRPr="00BE64D3">
        <w:rPr>
          <w:sz w:val="22"/>
          <w:szCs w:val="22"/>
        </w:rPr>
        <w:t>Fig.</w:t>
      </w:r>
      <w:r w:rsidR="3E408D65" w:rsidRPr="00BE64D3">
        <w:rPr>
          <w:sz w:val="22"/>
          <w:szCs w:val="22"/>
        </w:rPr>
        <w:t xml:space="preserve"> 6</w:t>
      </w:r>
      <w:r w:rsidR="008F752A" w:rsidRPr="00BE64D3">
        <w:rPr>
          <w:sz w:val="22"/>
          <w:szCs w:val="22"/>
        </w:rPr>
        <w:t>b</w:t>
      </w:r>
      <w:r w:rsidR="00013ACC" w:rsidRPr="00BE64D3">
        <w:rPr>
          <w:sz w:val="22"/>
          <w:szCs w:val="22"/>
        </w:rPr>
        <w:t>,</w:t>
      </w:r>
      <w:r w:rsidR="6FD66E3D" w:rsidRPr="00BE64D3">
        <w:rPr>
          <w:sz w:val="22"/>
          <w:szCs w:val="22"/>
        </w:rPr>
        <w:t xml:space="preserve"> </w:t>
      </w:r>
      <w:r w:rsidR="008F752A" w:rsidRPr="00BE64D3">
        <w:rPr>
          <w:sz w:val="22"/>
          <w:szCs w:val="22"/>
        </w:rPr>
        <w:t>c</w:t>
      </w:r>
      <w:r w:rsidR="0048194A" w:rsidRPr="00BE64D3">
        <w:rPr>
          <w:sz w:val="22"/>
          <w:szCs w:val="22"/>
        </w:rPr>
        <w:t>)</w:t>
      </w:r>
      <w:r w:rsidR="001E2197" w:rsidRPr="00BE64D3">
        <w:rPr>
          <w:sz w:val="22"/>
          <w:szCs w:val="22"/>
        </w:rPr>
        <w:t>.</w:t>
      </w:r>
      <w:r w:rsidR="00874369" w:rsidRPr="00BE64D3">
        <w:rPr>
          <w:sz w:val="22"/>
          <w:szCs w:val="22"/>
        </w:rPr>
        <w:t xml:space="preserve"> </w:t>
      </w:r>
      <w:r w:rsidR="1B4B3CB3" w:rsidRPr="00BE64D3">
        <w:rPr>
          <w:sz w:val="22"/>
          <w:szCs w:val="22"/>
        </w:rPr>
        <w:t xml:space="preserve">We detected </w:t>
      </w:r>
      <w:r w:rsidR="00874369" w:rsidRPr="00BE64D3">
        <w:rPr>
          <w:sz w:val="22"/>
          <w:szCs w:val="22"/>
        </w:rPr>
        <w:t>m</w:t>
      </w:r>
      <w:r w:rsidR="00874369" w:rsidRPr="00EB3E32">
        <w:rPr>
          <w:sz w:val="22"/>
          <w:szCs w:val="22"/>
          <w:vertAlign w:val="superscript"/>
        </w:rPr>
        <w:t>6</w:t>
      </w:r>
      <w:r w:rsidR="00874369" w:rsidRPr="00BE64D3">
        <w:rPr>
          <w:sz w:val="22"/>
          <w:szCs w:val="22"/>
        </w:rPr>
        <w:t xml:space="preserve">A </w:t>
      </w:r>
      <w:r w:rsidR="1B4B3CB3" w:rsidRPr="00BE64D3">
        <w:rPr>
          <w:sz w:val="22"/>
          <w:szCs w:val="22"/>
        </w:rPr>
        <w:t>at</w:t>
      </w:r>
      <w:r w:rsidR="00874369" w:rsidRPr="00BE64D3">
        <w:rPr>
          <w:sz w:val="22"/>
          <w:szCs w:val="22"/>
        </w:rPr>
        <w:t xml:space="preserve"> mRNAs encoding the clock components</w:t>
      </w:r>
      <w:r w:rsidR="001E2197" w:rsidRPr="00BE64D3">
        <w:rPr>
          <w:sz w:val="22"/>
          <w:szCs w:val="22"/>
        </w:rPr>
        <w:t xml:space="preserve"> </w:t>
      </w:r>
      <w:r w:rsidR="435494A8" w:rsidRPr="1B4B3CB3">
        <w:rPr>
          <w:i/>
          <w:iCs/>
          <w:sz w:val="22"/>
          <w:szCs w:val="22"/>
        </w:rPr>
        <w:t>CCA1</w:t>
      </w:r>
      <w:r w:rsidR="435494A8" w:rsidRPr="00EB3E32">
        <w:rPr>
          <w:sz w:val="22"/>
          <w:szCs w:val="22"/>
        </w:rPr>
        <w:t xml:space="preserve">, </w:t>
      </w:r>
      <w:r w:rsidR="435494A8" w:rsidRPr="1B4B3CB3">
        <w:rPr>
          <w:i/>
          <w:iCs/>
          <w:sz w:val="22"/>
          <w:szCs w:val="22"/>
        </w:rPr>
        <w:t xml:space="preserve">PRR7, GI, </w:t>
      </w:r>
      <w:r w:rsidR="435494A8" w:rsidRPr="00EB3E32">
        <w:rPr>
          <w:sz w:val="22"/>
          <w:szCs w:val="22"/>
        </w:rPr>
        <w:t xml:space="preserve">and </w:t>
      </w:r>
      <w:r w:rsidR="435494A8" w:rsidRPr="1B4B3CB3">
        <w:rPr>
          <w:i/>
          <w:iCs/>
          <w:sz w:val="22"/>
          <w:szCs w:val="22"/>
        </w:rPr>
        <w:t>LNK1/2</w:t>
      </w:r>
      <w:r w:rsidR="00874369" w:rsidRPr="00EB3E32">
        <w:rPr>
          <w:sz w:val="22"/>
          <w:szCs w:val="22"/>
        </w:rPr>
        <w:t xml:space="preserve"> </w:t>
      </w:r>
      <w:r w:rsidR="435494A8" w:rsidRPr="00EB3E32">
        <w:rPr>
          <w:sz w:val="22"/>
          <w:szCs w:val="22"/>
        </w:rPr>
        <w:t xml:space="preserve">in both the </w:t>
      </w:r>
      <w:r w:rsidR="5EAD1272" w:rsidRPr="005627E7">
        <w:rPr>
          <w:sz w:val="22"/>
          <w:szCs w:val="22"/>
        </w:rPr>
        <w:t xml:space="preserve">nanopore DRS and </w:t>
      </w:r>
      <w:proofErr w:type="spellStart"/>
      <w:r w:rsidR="5EAD1272" w:rsidRPr="005627E7">
        <w:rPr>
          <w:sz w:val="22"/>
          <w:szCs w:val="22"/>
        </w:rPr>
        <w:t>miCLIP</w:t>
      </w:r>
      <w:proofErr w:type="spellEnd"/>
      <w:r w:rsidR="5EAD1272" w:rsidRPr="005627E7">
        <w:rPr>
          <w:sz w:val="22"/>
          <w:szCs w:val="22"/>
        </w:rPr>
        <w:t xml:space="preserve"> data (Supplementa</w:t>
      </w:r>
      <w:r w:rsidR="0052545E">
        <w:rPr>
          <w:sz w:val="22"/>
          <w:szCs w:val="22"/>
        </w:rPr>
        <w:t>ry</w:t>
      </w:r>
      <w:r w:rsidR="5EAD1272" w:rsidRPr="005627E7">
        <w:rPr>
          <w:sz w:val="22"/>
          <w:szCs w:val="22"/>
        </w:rPr>
        <w:t xml:space="preserve"> Fig 6b). We also detected shifts in poly(A) tail length distributions of mRNAs </w:t>
      </w:r>
      <w:r w:rsidR="0052545E">
        <w:rPr>
          <w:sz w:val="22"/>
          <w:szCs w:val="22"/>
        </w:rPr>
        <w:t xml:space="preserve">transcribed from genes </w:t>
      </w:r>
      <w:r w:rsidR="5EAD1272" w:rsidRPr="005627E7">
        <w:rPr>
          <w:sz w:val="22"/>
          <w:szCs w:val="22"/>
        </w:rPr>
        <w:t xml:space="preserve">previously shown to be under circadian control. At </w:t>
      </w:r>
      <w:r w:rsidR="5EAD1272" w:rsidRPr="005627E7">
        <w:rPr>
          <w:i/>
          <w:sz w:val="22"/>
          <w:szCs w:val="22"/>
        </w:rPr>
        <w:t xml:space="preserve">CAB1 </w:t>
      </w:r>
      <w:r w:rsidR="5EAD1272" w:rsidRPr="005627E7">
        <w:rPr>
          <w:sz w:val="22"/>
          <w:szCs w:val="22"/>
        </w:rPr>
        <w:t>mRNAs</w:t>
      </w:r>
      <w:r w:rsidR="5EAD1272" w:rsidRPr="005627E7">
        <w:rPr>
          <w:i/>
          <w:sz w:val="22"/>
          <w:szCs w:val="22"/>
        </w:rPr>
        <w:t xml:space="preserve">, </w:t>
      </w:r>
      <w:r w:rsidR="5EAD1272" w:rsidRPr="005627E7">
        <w:rPr>
          <w:sz w:val="22"/>
          <w:szCs w:val="22"/>
        </w:rPr>
        <w:t xml:space="preserve">for example, we detected a periodicity in poly(A) tail length that peaked at approximately 20, 40 and 60nt (Fig. 6d). </w:t>
      </w:r>
      <w:r w:rsidR="5EAD1272" w:rsidRPr="005627E7">
        <w:rPr>
          <w:i/>
          <w:sz w:val="22"/>
          <w:szCs w:val="22"/>
        </w:rPr>
        <w:t xml:space="preserve">vir-1 </w:t>
      </w:r>
      <w:r w:rsidR="5EAD1272" w:rsidRPr="005627E7">
        <w:rPr>
          <w:sz w:val="22"/>
          <w:szCs w:val="22"/>
        </w:rPr>
        <w:t xml:space="preserve">mutants showed a reduction in abundance of </w:t>
      </w:r>
      <w:r w:rsidR="5EAD1272" w:rsidRPr="005627E7">
        <w:rPr>
          <w:i/>
          <w:sz w:val="22"/>
          <w:szCs w:val="22"/>
        </w:rPr>
        <w:t>CAB1</w:t>
      </w:r>
      <w:r w:rsidR="5EAD1272" w:rsidRPr="005627E7">
        <w:rPr>
          <w:sz w:val="22"/>
          <w:szCs w:val="22"/>
        </w:rPr>
        <w:t xml:space="preserve"> mRNAs with 20 and 40nt poly(A) tails, and an increase in abundance of poly(A) tails 60nt in length</w:t>
      </w:r>
      <w:r w:rsidR="46B34AFB" w:rsidRPr="005627E7">
        <w:rPr>
          <w:sz w:val="22"/>
          <w:szCs w:val="22"/>
        </w:rPr>
        <w:t xml:space="preserve"> (Fig. 6d)</w:t>
      </w:r>
      <w:r w:rsidR="5EAD1272" w:rsidRPr="005627E7">
        <w:rPr>
          <w:sz w:val="22"/>
          <w:szCs w:val="22"/>
        </w:rPr>
        <w:t>. Therefore, nanopore DRS may uncover the circadian control of poly(A) tail length previously reported for specific Arabidopsis genes</w:t>
      </w:r>
      <w:r w:rsidR="000B672B">
        <w:fldChar w:fldCharType="begin"/>
      </w:r>
      <w:r w:rsidR="00B631BB">
        <w:instrText xml:space="preserve"> ADDIN EN.CITE &lt;EndNote&gt;&lt;Cite&gt;&lt;Author&gt;Lidder&lt;/Author&gt;&lt;Year&gt;2005&lt;/Year&gt;&lt;RecNum&gt;198&lt;/RecNum&gt;&lt;DisplayText&gt;&lt;style face="superscript"&gt;34&lt;/style&gt;&lt;/DisplayText&gt;&lt;record&gt;&lt;rec-number&gt;198&lt;/rec-number&gt;&lt;foreign-keys&gt;&lt;key app="EN" db-id="5vxwr2wzn5d9ahesz5dxtd0i2vexsz2550x5" timestamp="1560167037" guid="d56bde43-ee47-4df1-9429-d793c5ad1366"&gt;198&lt;/key&gt;&lt;key app="ENWeb" db-id=""&gt;0&lt;/key&gt;&lt;/foreign-keys&gt;&lt;ref-type name="Journal Article"&gt;17&lt;/ref-type&gt;&lt;contributors&gt;&lt;authors&gt;&lt;author&gt;Lidder, P.&lt;/author&gt;&lt;author&gt;Gutierrez, R. A.&lt;/author&gt;&lt;author&gt;Salome, P. A.&lt;/author&gt;&lt;author&gt;McClung, C. R.&lt;/author&gt;&lt;author&gt;Green, P. J.&lt;/author&gt;&lt;/authors&gt;&lt;/contributors&gt;&lt;auth-address&gt;Michigan State University-Department of Energy Plant Research Laboratory, Cell and Molecular Biology , Michigan State University, East Lansing, Michigan 48824, USA.&lt;/auth-address&gt;&lt;titles&gt;&lt;title&gt;Circadian control of messenger RNA stability. Association with a sequence-specific messenger RNA decay pathway&lt;/title&gt;&lt;secondary-title&gt;Plant Physiol&lt;/secondary-title&gt;&lt;/titles&gt;&lt;periodical&gt;&lt;full-title&gt;Plant Physiol&lt;/full-title&gt;&lt;/periodical&gt;&lt;pages&gt;2374-85&lt;/pages&gt;&lt;volume&gt;138&lt;/volume&gt;&lt;number&gt;4&lt;/number&gt;&lt;edition&gt;2005/08/02&lt;/edition&gt;&lt;keywords&gt;&lt;keyword&gt;Arabidopsis/*metabolism&lt;/keyword&gt;&lt;keyword&gt;Arabidopsis Proteins/biosynthesis&lt;/keyword&gt;&lt;keyword&gt;*Circadian Rhythm&lt;/keyword&gt;&lt;keyword&gt;Light&lt;/keyword&gt;&lt;keyword&gt;Plant Proteins/*biosynthesis&lt;/keyword&gt;&lt;keyword&gt;RNA, Messenger/*biosynthesis/*chemistry/*metabolism&lt;/keyword&gt;&lt;/keywords&gt;&lt;dates&gt;&lt;year&gt;2005&lt;/year&gt;&lt;pub-dates&gt;&lt;date&gt;Aug&lt;/date&gt;&lt;/pub-dates&gt;&lt;/dates&gt;&lt;isbn&gt;0032-0889 (Print)&amp;#xD;0032-0889 (Linking)&lt;/isbn&gt;&lt;accession-num&gt;16055688&lt;/accession-num&gt;&lt;urls&gt;&lt;related-urls&gt;&lt;url&gt;https://www.ncbi.nlm.nih.gov/pubmed/16055688&lt;/url&gt;&lt;/related-urls&gt;&lt;/urls&gt;&lt;custom2&gt;PMC1183423&lt;/custom2&gt;&lt;electronic-resource-num&gt;10.1104/pp.105.060368&lt;/electronic-resource-num&gt;&lt;/record&gt;&lt;/Cite&gt;&lt;/EndNote&gt;</w:instrText>
      </w:r>
      <w:r w:rsidR="000B672B">
        <w:fldChar w:fldCharType="separate"/>
      </w:r>
      <w:r w:rsidR="00B631BB" w:rsidRPr="00B631BB">
        <w:rPr>
          <w:noProof/>
          <w:vertAlign w:val="superscript"/>
        </w:rPr>
        <w:t>34</w:t>
      </w:r>
      <w:r w:rsidR="000B672B">
        <w:fldChar w:fldCharType="end"/>
      </w:r>
      <w:r w:rsidR="001E2197" w:rsidRPr="4979BB12" w:rsidDel="5EAD1272">
        <w:rPr>
          <w:i/>
          <w:iCs/>
          <w:sz w:val="22"/>
          <w:szCs w:val="22"/>
        </w:rPr>
        <w:t>.</w:t>
      </w:r>
      <w:r w:rsidR="35395672" w:rsidRPr="4979BB12" w:rsidDel="5EAD1272">
        <w:rPr>
          <w:i/>
          <w:iCs/>
          <w:sz w:val="22"/>
          <w:szCs w:val="22"/>
        </w:rPr>
        <w:t xml:space="preserve"> </w:t>
      </w:r>
      <w:r w:rsidR="6372240C" w:rsidRPr="009B18D6">
        <w:rPr>
          <w:sz w:val="22"/>
          <w:szCs w:val="22"/>
        </w:rPr>
        <w:t xml:space="preserve">An </w:t>
      </w:r>
      <w:r w:rsidR="00946386" w:rsidRPr="009B18D6">
        <w:rPr>
          <w:sz w:val="22"/>
          <w:szCs w:val="22"/>
        </w:rPr>
        <w:t>output of the circadian clock is the control of flowering time and we found that, not only w</w:t>
      </w:r>
      <w:r w:rsidR="306EE031" w:rsidRPr="009B18D6">
        <w:rPr>
          <w:sz w:val="22"/>
          <w:szCs w:val="22"/>
        </w:rPr>
        <w:t>ere</w:t>
      </w:r>
      <w:r w:rsidR="00946386" w:rsidRPr="009B18D6">
        <w:rPr>
          <w:sz w:val="22"/>
          <w:szCs w:val="22"/>
        </w:rPr>
        <w:t xml:space="preserve"> </w:t>
      </w:r>
      <w:r w:rsidR="00663065" w:rsidRPr="009B18D6">
        <w:rPr>
          <w:sz w:val="22"/>
          <w:szCs w:val="22"/>
        </w:rPr>
        <w:t>photoperiod</w:t>
      </w:r>
      <w:r w:rsidR="00946386" w:rsidRPr="009B18D6">
        <w:rPr>
          <w:sz w:val="22"/>
          <w:szCs w:val="22"/>
        </w:rPr>
        <w:t xml:space="preserve"> pathway components </w:t>
      </w:r>
      <w:r w:rsidR="234DBE39" w:rsidRPr="009B18D6">
        <w:rPr>
          <w:sz w:val="22"/>
          <w:szCs w:val="22"/>
        </w:rPr>
        <w:t>differentially expressed</w:t>
      </w:r>
      <w:r w:rsidR="005627E7">
        <w:rPr>
          <w:sz w:val="22"/>
          <w:szCs w:val="22"/>
        </w:rPr>
        <w:t>, but so too were other flowering time genes</w:t>
      </w:r>
      <w:r w:rsidR="47D6D522" w:rsidRPr="009B18D6">
        <w:rPr>
          <w:sz w:val="22"/>
          <w:szCs w:val="22"/>
        </w:rPr>
        <w:t xml:space="preserve"> </w:t>
      </w:r>
      <w:r w:rsidR="005627E7">
        <w:rPr>
          <w:sz w:val="22"/>
          <w:szCs w:val="22"/>
        </w:rPr>
        <w:t>(</w:t>
      </w:r>
      <w:r w:rsidR="0061643F">
        <w:rPr>
          <w:sz w:val="22"/>
          <w:szCs w:val="22"/>
        </w:rPr>
        <w:t>Supplementary</w:t>
      </w:r>
      <w:r w:rsidR="00240EDD" w:rsidRPr="00A81901">
        <w:rPr>
          <w:sz w:val="22"/>
          <w:szCs w:val="22"/>
        </w:rPr>
        <w:t xml:space="preserve"> </w:t>
      </w:r>
      <w:r w:rsidR="0D91ABF7" w:rsidRPr="00A81901">
        <w:rPr>
          <w:sz w:val="22"/>
          <w:szCs w:val="22"/>
        </w:rPr>
        <w:t xml:space="preserve">Table </w:t>
      </w:r>
      <w:r w:rsidR="008F1E19" w:rsidRPr="00442A65">
        <w:rPr>
          <w:sz w:val="22"/>
          <w:szCs w:val="22"/>
        </w:rPr>
        <w:t>S4</w:t>
      </w:r>
      <w:r w:rsidR="234DBE39" w:rsidRPr="009B18D6">
        <w:rPr>
          <w:sz w:val="22"/>
          <w:szCs w:val="22"/>
        </w:rPr>
        <w:t>)</w:t>
      </w:r>
      <w:r w:rsidR="00946386" w:rsidRPr="009B18D6">
        <w:rPr>
          <w:sz w:val="22"/>
          <w:szCs w:val="22"/>
        </w:rPr>
        <w:t>. Notably,</w:t>
      </w:r>
      <w:r w:rsidR="00815040" w:rsidRPr="009B18D6">
        <w:rPr>
          <w:sz w:val="22"/>
          <w:szCs w:val="22"/>
        </w:rPr>
        <w:t xml:space="preserve"> </w:t>
      </w:r>
      <w:r w:rsidR="00815040" w:rsidRPr="4979BB12">
        <w:rPr>
          <w:i/>
          <w:iCs/>
          <w:sz w:val="22"/>
          <w:szCs w:val="22"/>
        </w:rPr>
        <w:t>FLC</w:t>
      </w:r>
      <w:r w:rsidR="00815040" w:rsidRPr="009B18D6">
        <w:rPr>
          <w:sz w:val="22"/>
          <w:szCs w:val="22"/>
        </w:rPr>
        <w:t xml:space="preserve"> </w:t>
      </w:r>
      <w:r w:rsidR="0052545E">
        <w:rPr>
          <w:sz w:val="22"/>
          <w:szCs w:val="22"/>
        </w:rPr>
        <w:t>expression</w:t>
      </w:r>
      <w:r w:rsidR="00815040" w:rsidRPr="009B18D6">
        <w:rPr>
          <w:sz w:val="22"/>
          <w:szCs w:val="22"/>
        </w:rPr>
        <w:t xml:space="preserve"> </w:t>
      </w:r>
      <w:r w:rsidR="00946386" w:rsidRPr="009B18D6">
        <w:rPr>
          <w:sz w:val="22"/>
          <w:szCs w:val="22"/>
        </w:rPr>
        <w:t>w</w:t>
      </w:r>
      <w:r w:rsidR="001859A0">
        <w:rPr>
          <w:sz w:val="22"/>
          <w:szCs w:val="22"/>
        </w:rPr>
        <w:t>as</w:t>
      </w:r>
      <w:r w:rsidR="007C692A">
        <w:rPr>
          <w:sz w:val="22"/>
          <w:szCs w:val="22"/>
        </w:rPr>
        <w:t xml:space="preserve"> </w:t>
      </w:r>
      <w:r w:rsidR="00622BB1" w:rsidRPr="009B18D6">
        <w:rPr>
          <w:sz w:val="22"/>
          <w:szCs w:val="22"/>
        </w:rPr>
        <w:t>reduced</w:t>
      </w:r>
      <w:r w:rsidR="00944D10">
        <w:rPr>
          <w:sz w:val="22"/>
          <w:szCs w:val="22"/>
        </w:rPr>
        <w:t xml:space="preserve"> by more than </w:t>
      </w:r>
      <w:r w:rsidR="009C5AC9">
        <w:rPr>
          <w:sz w:val="22"/>
          <w:szCs w:val="22"/>
        </w:rPr>
        <w:t>40-</w:t>
      </w:r>
      <w:r w:rsidR="00944D10">
        <w:rPr>
          <w:sz w:val="22"/>
          <w:szCs w:val="22"/>
        </w:rPr>
        <w:t>fold</w:t>
      </w:r>
      <w:r w:rsidR="00622BB1" w:rsidRPr="009B18D6">
        <w:rPr>
          <w:sz w:val="22"/>
          <w:szCs w:val="22"/>
        </w:rPr>
        <w:t xml:space="preserve"> compared to wild-type</w:t>
      </w:r>
      <w:r w:rsidR="00BB5355" w:rsidRPr="009B18D6">
        <w:rPr>
          <w:sz w:val="22"/>
          <w:szCs w:val="22"/>
        </w:rPr>
        <w:t xml:space="preserve"> (</w:t>
      </w:r>
      <w:r w:rsidR="0061643F">
        <w:rPr>
          <w:sz w:val="22"/>
          <w:szCs w:val="22"/>
        </w:rPr>
        <w:t>Supplementary</w:t>
      </w:r>
      <w:r w:rsidR="00240EDD" w:rsidRPr="009B18D6" w:rsidDel="00240EDD">
        <w:rPr>
          <w:sz w:val="22"/>
          <w:szCs w:val="22"/>
        </w:rPr>
        <w:t xml:space="preserve"> </w:t>
      </w:r>
      <w:r w:rsidR="00240EDD">
        <w:rPr>
          <w:sz w:val="22"/>
          <w:szCs w:val="22"/>
        </w:rPr>
        <w:t>Fig.</w:t>
      </w:r>
      <w:r w:rsidR="00B055EC" w:rsidRPr="009B18D6">
        <w:rPr>
          <w:sz w:val="22"/>
          <w:szCs w:val="22"/>
        </w:rPr>
        <w:t xml:space="preserve"> </w:t>
      </w:r>
      <w:r w:rsidR="00013ACC" w:rsidRPr="009B18D6">
        <w:rPr>
          <w:sz w:val="22"/>
          <w:szCs w:val="22"/>
        </w:rPr>
        <w:t>S</w:t>
      </w:r>
      <w:r w:rsidR="41DAADCD" w:rsidRPr="009B18D6">
        <w:rPr>
          <w:sz w:val="22"/>
          <w:szCs w:val="22"/>
        </w:rPr>
        <w:t>6</w:t>
      </w:r>
      <w:r w:rsidR="008F752A">
        <w:rPr>
          <w:sz w:val="22"/>
          <w:szCs w:val="22"/>
        </w:rPr>
        <w:t>d</w:t>
      </w:r>
      <w:r w:rsidR="00BB5355" w:rsidRPr="009B18D6">
        <w:rPr>
          <w:sz w:val="22"/>
          <w:szCs w:val="22"/>
        </w:rPr>
        <w:t>)</w:t>
      </w:r>
      <w:r w:rsidR="00815040" w:rsidRPr="009B18D6">
        <w:rPr>
          <w:sz w:val="22"/>
          <w:szCs w:val="22"/>
        </w:rPr>
        <w:t xml:space="preserve">. Consequently, the </w:t>
      </w:r>
      <w:r w:rsidR="00622BB1" w:rsidRPr="009B18D6">
        <w:rPr>
          <w:sz w:val="22"/>
          <w:szCs w:val="22"/>
        </w:rPr>
        <w:t xml:space="preserve">proper </w:t>
      </w:r>
      <w:r w:rsidR="00815040" w:rsidRPr="009B18D6">
        <w:rPr>
          <w:sz w:val="22"/>
          <w:szCs w:val="22"/>
        </w:rPr>
        <w:t xml:space="preserve">control of </w:t>
      </w:r>
      <w:r w:rsidR="00A95C45" w:rsidRPr="009B18D6">
        <w:rPr>
          <w:sz w:val="22"/>
          <w:szCs w:val="22"/>
        </w:rPr>
        <w:t xml:space="preserve">circadian rhythms, </w:t>
      </w:r>
      <w:r w:rsidR="00815040" w:rsidRPr="009B18D6">
        <w:rPr>
          <w:sz w:val="22"/>
          <w:szCs w:val="22"/>
        </w:rPr>
        <w:t xml:space="preserve">flowering time and the regulatory module at </w:t>
      </w:r>
      <w:r w:rsidR="00815040" w:rsidRPr="4979BB12">
        <w:rPr>
          <w:i/>
          <w:iCs/>
          <w:sz w:val="22"/>
          <w:szCs w:val="22"/>
        </w:rPr>
        <w:t>FLC</w:t>
      </w:r>
      <w:r w:rsidR="00815040" w:rsidRPr="009B18D6">
        <w:rPr>
          <w:sz w:val="22"/>
          <w:szCs w:val="22"/>
        </w:rPr>
        <w:t xml:space="preserve"> ultimately requires </w:t>
      </w:r>
      <w:r w:rsidR="001A7470" w:rsidRPr="009B18D6">
        <w:rPr>
          <w:sz w:val="22"/>
          <w:szCs w:val="22"/>
        </w:rPr>
        <w:t>the</w:t>
      </w:r>
      <w:r w:rsidR="00815040" w:rsidRPr="009B18D6">
        <w:rPr>
          <w:sz w:val="22"/>
          <w:szCs w:val="22"/>
        </w:rPr>
        <w:t xml:space="preserve"> m</w:t>
      </w:r>
      <w:r w:rsidR="00815040" w:rsidRPr="009B18D6">
        <w:rPr>
          <w:sz w:val="22"/>
          <w:szCs w:val="22"/>
          <w:vertAlign w:val="superscript"/>
        </w:rPr>
        <w:t>6</w:t>
      </w:r>
      <w:r w:rsidR="00815040" w:rsidRPr="009B18D6">
        <w:rPr>
          <w:sz w:val="22"/>
          <w:szCs w:val="22"/>
        </w:rPr>
        <w:t>A</w:t>
      </w:r>
      <w:r w:rsidR="001A7470" w:rsidRPr="009B18D6">
        <w:rPr>
          <w:sz w:val="22"/>
          <w:szCs w:val="22"/>
        </w:rPr>
        <w:t xml:space="preserve"> writer complex component, VIR</w:t>
      </w:r>
      <w:r w:rsidR="00815040" w:rsidRPr="009B18D6">
        <w:rPr>
          <w:sz w:val="22"/>
          <w:szCs w:val="22"/>
        </w:rPr>
        <w:t>.</w:t>
      </w:r>
    </w:p>
    <w:p w14:paraId="1A792020" w14:textId="3C90E32E" w:rsidR="001E2197" w:rsidRPr="009B18D6" w:rsidRDefault="00AC38DB" w:rsidP="4979BB12">
      <w:pPr>
        <w:spacing w:line="480" w:lineRule="auto"/>
        <w:rPr>
          <w:sz w:val="22"/>
          <w:szCs w:val="22"/>
        </w:rPr>
      </w:pPr>
      <w:r>
        <w:rPr>
          <w:rFonts w:cstheme="minorHAnsi"/>
          <w:sz w:val="22"/>
          <w:szCs w:val="22"/>
        </w:rPr>
        <w:tab/>
      </w:r>
    </w:p>
    <w:p w14:paraId="2BEB4DC5" w14:textId="3CBB0166" w:rsidR="00D747FD" w:rsidRPr="008F752A" w:rsidRDefault="00D747FD" w:rsidP="4979BB12">
      <w:pPr>
        <w:spacing w:line="480" w:lineRule="auto"/>
        <w:outlineLvl w:val="0"/>
        <w:rPr>
          <w:i/>
          <w:sz w:val="22"/>
          <w:szCs w:val="22"/>
        </w:rPr>
      </w:pPr>
      <w:r w:rsidRPr="4979BB12">
        <w:rPr>
          <w:i/>
          <w:sz w:val="22"/>
          <w:szCs w:val="22"/>
        </w:rPr>
        <w:t>Defective m</w:t>
      </w:r>
      <w:r w:rsidRPr="4979BB12">
        <w:rPr>
          <w:i/>
          <w:sz w:val="22"/>
          <w:szCs w:val="22"/>
          <w:vertAlign w:val="superscript"/>
        </w:rPr>
        <w:t>6</w:t>
      </w:r>
      <w:r w:rsidRPr="4979BB12">
        <w:rPr>
          <w:i/>
          <w:sz w:val="22"/>
          <w:szCs w:val="22"/>
        </w:rPr>
        <w:t xml:space="preserve">A </w:t>
      </w:r>
      <w:r w:rsidR="00F86C00" w:rsidRPr="4979BB12">
        <w:rPr>
          <w:i/>
          <w:sz w:val="22"/>
          <w:szCs w:val="22"/>
        </w:rPr>
        <w:t>is associated with disrupted</w:t>
      </w:r>
      <w:r w:rsidRPr="4979BB12">
        <w:rPr>
          <w:i/>
          <w:sz w:val="22"/>
          <w:szCs w:val="22"/>
        </w:rPr>
        <w:t xml:space="preserve"> RNA </w:t>
      </w:r>
      <w:r w:rsidR="00F86C00" w:rsidRPr="4979BB12">
        <w:rPr>
          <w:i/>
          <w:sz w:val="22"/>
          <w:szCs w:val="22"/>
        </w:rPr>
        <w:t xml:space="preserve">3’ end </w:t>
      </w:r>
      <w:r w:rsidRPr="4979BB12">
        <w:rPr>
          <w:i/>
          <w:sz w:val="22"/>
          <w:szCs w:val="22"/>
        </w:rPr>
        <w:t xml:space="preserve">formation </w:t>
      </w:r>
    </w:p>
    <w:p w14:paraId="01EA16C7" w14:textId="6708CC42" w:rsidR="003104E2" w:rsidRPr="009B18D6" w:rsidRDefault="0062466F" w:rsidP="4979BB12">
      <w:pPr>
        <w:spacing w:line="480" w:lineRule="auto"/>
        <w:rPr>
          <w:sz w:val="22"/>
          <w:szCs w:val="22"/>
        </w:rPr>
      </w:pPr>
      <w:r w:rsidRPr="009B18D6">
        <w:rPr>
          <w:sz w:val="22"/>
          <w:szCs w:val="22"/>
        </w:rPr>
        <w:t xml:space="preserve">In addition to </w:t>
      </w:r>
      <w:r w:rsidR="00223124" w:rsidRPr="009B18D6">
        <w:rPr>
          <w:sz w:val="22"/>
          <w:szCs w:val="22"/>
        </w:rPr>
        <w:t xml:space="preserve">measuring RNA </w:t>
      </w:r>
      <w:r w:rsidRPr="009B18D6">
        <w:rPr>
          <w:sz w:val="22"/>
          <w:szCs w:val="22"/>
        </w:rPr>
        <w:t xml:space="preserve">expression, we </w:t>
      </w:r>
      <w:r w:rsidR="00AA773F" w:rsidRPr="009B18D6">
        <w:rPr>
          <w:sz w:val="22"/>
          <w:szCs w:val="22"/>
        </w:rPr>
        <w:t>asked what</w:t>
      </w:r>
      <w:r w:rsidRPr="009B18D6">
        <w:rPr>
          <w:sz w:val="22"/>
          <w:szCs w:val="22"/>
        </w:rPr>
        <w:t xml:space="preserve"> </w:t>
      </w:r>
      <w:r w:rsidR="002E4D41" w:rsidRPr="009B18D6">
        <w:rPr>
          <w:sz w:val="22"/>
          <w:szCs w:val="22"/>
        </w:rPr>
        <w:t>impact loss of m</w:t>
      </w:r>
      <w:r w:rsidR="002E4D41" w:rsidRPr="009B18D6">
        <w:rPr>
          <w:sz w:val="22"/>
          <w:szCs w:val="22"/>
          <w:vertAlign w:val="superscript"/>
        </w:rPr>
        <w:t>6</w:t>
      </w:r>
      <w:r w:rsidR="002E4D41" w:rsidRPr="009B18D6">
        <w:rPr>
          <w:sz w:val="22"/>
          <w:szCs w:val="22"/>
        </w:rPr>
        <w:t xml:space="preserve">A </w:t>
      </w:r>
      <w:r w:rsidR="00AA773F" w:rsidRPr="009B18D6">
        <w:rPr>
          <w:sz w:val="22"/>
          <w:szCs w:val="22"/>
        </w:rPr>
        <w:t xml:space="preserve">had </w:t>
      </w:r>
      <w:r w:rsidR="002E4D41" w:rsidRPr="009B18D6">
        <w:rPr>
          <w:sz w:val="22"/>
          <w:szCs w:val="22"/>
        </w:rPr>
        <w:t xml:space="preserve">on </w:t>
      </w:r>
      <w:r w:rsidR="00367BF9" w:rsidRPr="009B18D6">
        <w:rPr>
          <w:sz w:val="22"/>
          <w:szCs w:val="22"/>
        </w:rPr>
        <w:t>pre-m</w:t>
      </w:r>
      <w:r w:rsidRPr="009B18D6">
        <w:rPr>
          <w:sz w:val="22"/>
          <w:szCs w:val="22"/>
        </w:rPr>
        <w:t xml:space="preserve">RNA processing. </w:t>
      </w:r>
      <w:r w:rsidR="004F26A5" w:rsidRPr="009B18D6">
        <w:rPr>
          <w:sz w:val="22"/>
          <w:szCs w:val="22"/>
        </w:rPr>
        <w:t xml:space="preserve">Detectable </w:t>
      </w:r>
      <w:r w:rsidR="00183FC6" w:rsidRPr="009B18D6">
        <w:rPr>
          <w:sz w:val="22"/>
          <w:szCs w:val="22"/>
        </w:rPr>
        <w:t>disruptions to</w:t>
      </w:r>
      <w:r w:rsidRPr="009B18D6">
        <w:rPr>
          <w:sz w:val="22"/>
          <w:szCs w:val="22"/>
        </w:rPr>
        <w:t xml:space="preserve"> splicing </w:t>
      </w:r>
      <w:r w:rsidR="004F26A5" w:rsidRPr="009B18D6">
        <w:rPr>
          <w:sz w:val="22"/>
          <w:szCs w:val="22"/>
        </w:rPr>
        <w:t xml:space="preserve">in </w:t>
      </w:r>
      <w:r w:rsidR="004F26A5" w:rsidRPr="009B18D6">
        <w:rPr>
          <w:i/>
          <w:iCs/>
          <w:sz w:val="22"/>
          <w:szCs w:val="22"/>
        </w:rPr>
        <w:t>vir-1</w:t>
      </w:r>
      <w:r w:rsidR="004F26A5" w:rsidRPr="009B18D6">
        <w:rPr>
          <w:sz w:val="22"/>
          <w:szCs w:val="22"/>
        </w:rPr>
        <w:t xml:space="preserve"> </w:t>
      </w:r>
      <w:r w:rsidRPr="009B18D6">
        <w:rPr>
          <w:sz w:val="22"/>
          <w:szCs w:val="22"/>
        </w:rPr>
        <w:t>w</w:t>
      </w:r>
      <w:r w:rsidR="00183FC6" w:rsidRPr="009B18D6">
        <w:rPr>
          <w:sz w:val="22"/>
          <w:szCs w:val="22"/>
        </w:rPr>
        <w:t>ere</w:t>
      </w:r>
      <w:r w:rsidRPr="009B18D6">
        <w:rPr>
          <w:sz w:val="22"/>
          <w:szCs w:val="22"/>
        </w:rPr>
        <w:t xml:space="preserve"> modest. For example, using</w:t>
      </w:r>
      <w:r w:rsidR="00AF74DB">
        <w:rPr>
          <w:sz w:val="22"/>
          <w:szCs w:val="22"/>
        </w:rPr>
        <w:t xml:space="preserve"> the software tool</w:t>
      </w:r>
      <w:r w:rsidRPr="009B18D6">
        <w:rPr>
          <w:sz w:val="22"/>
          <w:szCs w:val="22"/>
        </w:rPr>
        <w:t xml:space="preserve"> DEX-Seq</w:t>
      </w:r>
      <w:r w:rsidR="00627105" w:rsidRPr="4979BB12">
        <w:fldChar w:fldCharType="begin"/>
      </w:r>
      <w:r w:rsidR="00B631BB">
        <w:instrText xml:space="preserve"> ADDIN EN.CITE &lt;EndNote&gt;&lt;Cite&gt;&lt;Author&gt;Anders&lt;/Author&gt;&lt;Year&gt;2012&lt;/Year&gt;&lt;RecNum&gt;193&lt;/RecNum&gt;&lt;DisplayText&gt;&lt;style face="superscript"&gt;35&lt;/style&gt;&lt;/DisplayText&gt;&lt;record&gt;&lt;rec-number&gt;193&lt;/rec-number&gt;&lt;foreign-keys&gt;&lt;key app="EN" db-id="5vxwr2wzn5d9ahesz5dxtd0i2vexsz2550x5" timestamp="1559473434" guid="41f21e14-3df2-41ed-89b2-2eaf9df0dfc5"&gt;193&lt;/key&gt;&lt;/foreign-keys&gt;&lt;ref-type name="Journal Article"&gt;17&lt;/ref-type&gt;&lt;contributors&gt;&lt;authors&gt;&lt;author&gt;Anders, Simon&lt;/author&gt;&lt;author&gt;Reyes, Alejandro&lt;/author&gt;&lt;author&gt;Huber, Wolfgang&lt;/author&gt;&lt;/authors&gt;&lt;/contributors&gt;&lt;titles&gt;&lt;title&gt;Detecting differential usage of exons from RNA-seq data&lt;/title&gt;&lt;secondary-title&gt;Genome Research&lt;/secondary-title&gt;&lt;/titles&gt;&lt;periodical&gt;&lt;full-title&gt;Genome research&lt;/full-title&gt;&lt;/periodical&gt;&lt;pages&gt;2008-2017&lt;/pages&gt;&lt;volume&gt;22&lt;/volume&gt;&lt;number&gt;10&lt;/number&gt;&lt;dates&gt;&lt;year&gt;2012&lt;/year&gt;&lt;pub-dates&gt;&lt;date&gt;October 1, 2012&lt;/date&gt;&lt;/pub-dates&gt;&lt;/dates&gt;&lt;urls&gt;&lt;related-urls&gt;&lt;url&gt;http://genome.cshlp.org/content/22/10/2008.abstract&lt;/url&gt;&lt;/related-urls&gt;&lt;/urls&gt;&lt;electronic-resource-num&gt;10.1101/gr.133744.111&lt;/electronic-resource-num&gt;&lt;/record&gt;&lt;/Cite&gt;&lt;/EndNote&gt;</w:instrText>
      </w:r>
      <w:r w:rsidR="00627105" w:rsidRPr="4979BB12">
        <w:rPr>
          <w:sz w:val="22"/>
          <w:szCs w:val="22"/>
        </w:rPr>
        <w:fldChar w:fldCharType="separate"/>
      </w:r>
      <w:r w:rsidR="00B631BB" w:rsidRPr="00B631BB">
        <w:rPr>
          <w:noProof/>
          <w:vertAlign w:val="superscript"/>
        </w:rPr>
        <w:t>35</w:t>
      </w:r>
      <w:r w:rsidR="00627105" w:rsidRPr="4979BB12">
        <w:fldChar w:fldCharType="end"/>
      </w:r>
      <w:r w:rsidR="00C6277E" w:rsidRPr="009B18D6">
        <w:rPr>
          <w:sz w:val="22"/>
          <w:szCs w:val="22"/>
        </w:rPr>
        <w:t xml:space="preserve"> </w:t>
      </w:r>
      <w:r w:rsidR="00C6277E">
        <w:rPr>
          <w:sz w:val="22"/>
          <w:szCs w:val="22"/>
        </w:rPr>
        <w:t xml:space="preserve">for </w:t>
      </w:r>
      <w:r w:rsidR="00C6277E" w:rsidRPr="009B18D6">
        <w:rPr>
          <w:sz w:val="22"/>
          <w:szCs w:val="22"/>
        </w:rPr>
        <w:t>analysis of annotated splice sites</w:t>
      </w:r>
      <w:r w:rsidR="0083773C" w:rsidRPr="009B18D6">
        <w:rPr>
          <w:sz w:val="22"/>
          <w:szCs w:val="22"/>
        </w:rPr>
        <w:t>,</w:t>
      </w:r>
      <w:r w:rsidR="00133281" w:rsidRPr="009B18D6">
        <w:rPr>
          <w:sz w:val="22"/>
          <w:szCs w:val="22"/>
        </w:rPr>
        <w:t xml:space="preserve"> </w:t>
      </w:r>
      <w:r w:rsidRPr="009B18D6">
        <w:rPr>
          <w:sz w:val="22"/>
          <w:szCs w:val="22"/>
        </w:rPr>
        <w:t>we</w:t>
      </w:r>
      <w:r w:rsidR="00E14B50" w:rsidRPr="009B18D6">
        <w:rPr>
          <w:sz w:val="22"/>
          <w:szCs w:val="22"/>
        </w:rPr>
        <w:t xml:space="preserve"> </w:t>
      </w:r>
      <w:r w:rsidR="00183FC6" w:rsidRPr="009B18D6">
        <w:rPr>
          <w:sz w:val="22"/>
          <w:szCs w:val="22"/>
        </w:rPr>
        <w:t xml:space="preserve">found </w:t>
      </w:r>
      <w:r w:rsidR="00133281" w:rsidRPr="009B18D6">
        <w:rPr>
          <w:sz w:val="22"/>
          <w:szCs w:val="22"/>
        </w:rPr>
        <w:t xml:space="preserve">only </w:t>
      </w:r>
      <w:r w:rsidR="4334BE04" w:rsidRPr="009B18D6">
        <w:rPr>
          <w:sz w:val="22"/>
          <w:szCs w:val="22"/>
        </w:rPr>
        <w:t>weak effect size cha</w:t>
      </w:r>
      <w:r w:rsidR="26983ABB" w:rsidRPr="009B18D6">
        <w:rPr>
          <w:sz w:val="22"/>
          <w:szCs w:val="22"/>
        </w:rPr>
        <w:t>nges to cassette exons, retained introns or alternative donor/acceptor sites</w:t>
      </w:r>
      <w:r w:rsidR="59E1E816" w:rsidRPr="009B18D6">
        <w:rPr>
          <w:sz w:val="22"/>
          <w:szCs w:val="22"/>
        </w:rPr>
        <w:t xml:space="preserve"> compared to the </w:t>
      </w:r>
      <w:r w:rsidR="3BC220D8" w:rsidRPr="009B18D6">
        <w:rPr>
          <w:sz w:val="22"/>
          <w:szCs w:val="22"/>
        </w:rPr>
        <w:t>complemented line</w:t>
      </w:r>
      <w:r w:rsidR="000D7A13">
        <w:rPr>
          <w:sz w:val="22"/>
          <w:szCs w:val="22"/>
        </w:rPr>
        <w:t xml:space="preserve"> in our Illumina data</w:t>
      </w:r>
      <w:r w:rsidR="006A081F" w:rsidRPr="009B18D6">
        <w:rPr>
          <w:sz w:val="22"/>
          <w:szCs w:val="22"/>
        </w:rPr>
        <w:t xml:space="preserve"> </w:t>
      </w:r>
      <w:r w:rsidR="00C451E6" w:rsidRPr="009B18D6">
        <w:rPr>
          <w:sz w:val="22"/>
          <w:szCs w:val="22"/>
        </w:rPr>
        <w:t>(</w:t>
      </w:r>
      <w:r w:rsidR="0061643F">
        <w:rPr>
          <w:sz w:val="22"/>
          <w:szCs w:val="22"/>
        </w:rPr>
        <w:t>Supplementary</w:t>
      </w:r>
      <w:r w:rsidR="00240EDD" w:rsidRPr="009B18D6" w:rsidDel="00240EDD">
        <w:rPr>
          <w:sz w:val="22"/>
          <w:szCs w:val="22"/>
        </w:rPr>
        <w:t xml:space="preserve"> </w:t>
      </w:r>
      <w:r w:rsidR="00240EDD">
        <w:rPr>
          <w:sz w:val="22"/>
          <w:szCs w:val="22"/>
        </w:rPr>
        <w:t>Fig.</w:t>
      </w:r>
      <w:r w:rsidR="00C451E6" w:rsidRPr="009B18D6">
        <w:rPr>
          <w:sz w:val="22"/>
          <w:szCs w:val="22"/>
        </w:rPr>
        <w:t xml:space="preserve"> </w:t>
      </w:r>
      <w:r w:rsidR="069BE31D" w:rsidRPr="009B18D6">
        <w:rPr>
          <w:sz w:val="22"/>
          <w:szCs w:val="22"/>
        </w:rPr>
        <w:t>S6</w:t>
      </w:r>
      <w:r w:rsidR="008F752A">
        <w:rPr>
          <w:sz w:val="22"/>
          <w:szCs w:val="22"/>
        </w:rPr>
        <w:t>e</w:t>
      </w:r>
      <w:r w:rsidR="00C451E6" w:rsidRPr="009B18D6">
        <w:rPr>
          <w:sz w:val="22"/>
          <w:szCs w:val="22"/>
        </w:rPr>
        <w:t>)</w:t>
      </w:r>
      <w:r w:rsidR="00E14B50" w:rsidRPr="009B18D6">
        <w:rPr>
          <w:sz w:val="22"/>
          <w:szCs w:val="22"/>
        </w:rPr>
        <w:t xml:space="preserve">. </w:t>
      </w:r>
      <w:r w:rsidR="00133281" w:rsidRPr="009B18D6">
        <w:rPr>
          <w:sz w:val="22"/>
          <w:szCs w:val="22"/>
        </w:rPr>
        <w:t>In contrast</w:t>
      </w:r>
      <w:r w:rsidR="002E4D41" w:rsidRPr="009B18D6">
        <w:rPr>
          <w:sz w:val="22"/>
          <w:szCs w:val="22"/>
        </w:rPr>
        <w:t xml:space="preserve">, </w:t>
      </w:r>
      <w:r w:rsidR="00E442C9" w:rsidRPr="009B18D6">
        <w:rPr>
          <w:sz w:val="22"/>
          <w:szCs w:val="22"/>
        </w:rPr>
        <w:t xml:space="preserve">a clear defect in RNA 3’ end formation </w:t>
      </w:r>
      <w:r w:rsidR="00FA2ED9" w:rsidRPr="009B18D6">
        <w:rPr>
          <w:sz w:val="22"/>
          <w:szCs w:val="22"/>
        </w:rPr>
        <w:t xml:space="preserve">in </w:t>
      </w:r>
      <w:r w:rsidR="00FA2ED9" w:rsidRPr="009B18D6">
        <w:rPr>
          <w:i/>
          <w:iCs/>
          <w:sz w:val="22"/>
          <w:szCs w:val="22"/>
        </w:rPr>
        <w:t>vir-1</w:t>
      </w:r>
      <w:r w:rsidR="00FA2ED9" w:rsidRPr="009B18D6">
        <w:rPr>
          <w:sz w:val="22"/>
          <w:szCs w:val="22"/>
        </w:rPr>
        <w:t xml:space="preserve"> </w:t>
      </w:r>
      <w:r w:rsidR="00E442C9" w:rsidRPr="009B18D6">
        <w:rPr>
          <w:sz w:val="22"/>
          <w:szCs w:val="22"/>
        </w:rPr>
        <w:t xml:space="preserve">was apparent. </w:t>
      </w:r>
      <w:r w:rsidR="00071E93" w:rsidRPr="009B18D6">
        <w:rPr>
          <w:sz w:val="22"/>
          <w:szCs w:val="22"/>
        </w:rPr>
        <w:t>Using a Kolmogorov</w:t>
      </w:r>
      <w:r w:rsidR="00E442C7">
        <w:rPr>
          <w:sz w:val="22"/>
          <w:szCs w:val="22"/>
        </w:rPr>
        <w:t>-</w:t>
      </w:r>
      <w:r w:rsidR="00071E93" w:rsidRPr="009B18D6">
        <w:rPr>
          <w:sz w:val="22"/>
          <w:szCs w:val="22"/>
        </w:rPr>
        <w:t xml:space="preserve">Smirnov test, we identified </w:t>
      </w:r>
      <w:r w:rsidR="008F467B" w:rsidRPr="009B18D6">
        <w:rPr>
          <w:sz w:val="22"/>
          <w:szCs w:val="22"/>
        </w:rPr>
        <w:t>3</w:t>
      </w:r>
      <w:r w:rsidR="20E20A21" w:rsidRPr="009B18D6">
        <w:rPr>
          <w:sz w:val="22"/>
          <w:szCs w:val="22"/>
        </w:rPr>
        <w:t>,</w:t>
      </w:r>
      <w:r w:rsidR="008F467B" w:rsidRPr="009B18D6">
        <w:rPr>
          <w:sz w:val="22"/>
          <w:szCs w:val="22"/>
        </w:rPr>
        <w:t xml:space="preserve">579 </w:t>
      </w:r>
      <w:r w:rsidR="00071E93" w:rsidRPr="009B18D6">
        <w:rPr>
          <w:sz w:val="22"/>
          <w:szCs w:val="22"/>
        </w:rPr>
        <w:t xml:space="preserve">genes which had a change in </w:t>
      </w:r>
      <w:r w:rsidR="001763C2" w:rsidRPr="009B18D6">
        <w:rPr>
          <w:sz w:val="22"/>
          <w:szCs w:val="22"/>
        </w:rPr>
        <w:t>n</w:t>
      </w:r>
      <w:r w:rsidR="78F49AB1" w:rsidRPr="009B18D6">
        <w:rPr>
          <w:sz w:val="22"/>
          <w:szCs w:val="22"/>
        </w:rPr>
        <w:t>anopore</w:t>
      </w:r>
      <w:r w:rsidR="539598D6" w:rsidRPr="009B18D6">
        <w:rPr>
          <w:sz w:val="22"/>
          <w:szCs w:val="22"/>
        </w:rPr>
        <w:t xml:space="preserve"> </w:t>
      </w:r>
      <w:r w:rsidR="00CF6859" w:rsidRPr="009B18D6">
        <w:rPr>
          <w:sz w:val="22"/>
          <w:szCs w:val="22"/>
        </w:rPr>
        <w:t xml:space="preserve">DRS </w:t>
      </w:r>
      <w:r w:rsidR="00071E93" w:rsidRPr="009B18D6">
        <w:rPr>
          <w:sz w:val="22"/>
          <w:szCs w:val="22"/>
        </w:rPr>
        <w:t xml:space="preserve">3’ position profile in the </w:t>
      </w:r>
      <w:r w:rsidR="00071E93" w:rsidRPr="009B18D6">
        <w:rPr>
          <w:i/>
          <w:iCs/>
          <w:sz w:val="22"/>
          <w:szCs w:val="22"/>
        </w:rPr>
        <w:t>vir-1</w:t>
      </w:r>
      <w:r w:rsidR="005E5F08" w:rsidRPr="009B18D6">
        <w:rPr>
          <w:sz w:val="22"/>
          <w:szCs w:val="22"/>
        </w:rPr>
        <w:t xml:space="preserve"> mutant compared to </w:t>
      </w:r>
      <w:r w:rsidR="008F467B" w:rsidRPr="009B18D6">
        <w:rPr>
          <w:sz w:val="22"/>
          <w:szCs w:val="22"/>
        </w:rPr>
        <w:t>the complemented line</w:t>
      </w:r>
      <w:r w:rsidR="005E5F08" w:rsidRPr="009B18D6">
        <w:rPr>
          <w:sz w:val="22"/>
          <w:szCs w:val="22"/>
        </w:rPr>
        <w:t xml:space="preserve"> (FDR &lt; 0.05</w:t>
      </w:r>
      <w:r w:rsidR="00935AB7" w:rsidRPr="009B18D6">
        <w:rPr>
          <w:sz w:val="22"/>
          <w:szCs w:val="22"/>
        </w:rPr>
        <w:t>, absolute change in position &gt; 13nt</w:t>
      </w:r>
      <w:r w:rsidR="00E66E34">
        <w:rPr>
          <w:sz w:val="22"/>
          <w:szCs w:val="22"/>
        </w:rPr>
        <w:t>; Fig. 6</w:t>
      </w:r>
      <w:r w:rsidR="00DF0D67">
        <w:rPr>
          <w:sz w:val="22"/>
          <w:szCs w:val="22"/>
        </w:rPr>
        <w:t>e</w:t>
      </w:r>
      <w:r w:rsidR="00935AB7" w:rsidRPr="009B18D6">
        <w:rPr>
          <w:sz w:val="22"/>
          <w:szCs w:val="22"/>
        </w:rPr>
        <w:t xml:space="preserve">). Of these, </w:t>
      </w:r>
      <w:r w:rsidR="201FAC80" w:rsidRPr="009B18D6">
        <w:rPr>
          <w:sz w:val="22"/>
          <w:szCs w:val="22"/>
        </w:rPr>
        <w:t>3</w:t>
      </w:r>
      <w:r w:rsidR="20E20A21" w:rsidRPr="009B18D6">
        <w:rPr>
          <w:sz w:val="22"/>
          <w:szCs w:val="22"/>
        </w:rPr>
        <w:t>,</w:t>
      </w:r>
      <w:r w:rsidR="201FAC80" w:rsidRPr="009B18D6">
        <w:rPr>
          <w:sz w:val="22"/>
          <w:szCs w:val="22"/>
        </w:rPr>
        <w:t xml:space="preserve">008 </w:t>
      </w:r>
      <w:r w:rsidR="00071E93" w:rsidRPr="009B18D6">
        <w:rPr>
          <w:sz w:val="22"/>
          <w:szCs w:val="22"/>
        </w:rPr>
        <w:t>displayed</w:t>
      </w:r>
      <w:r w:rsidR="00617A51" w:rsidRPr="009B18D6">
        <w:rPr>
          <w:sz w:val="22"/>
          <w:szCs w:val="22"/>
        </w:rPr>
        <w:t xml:space="preserve"> a shift to </w:t>
      </w:r>
      <w:r w:rsidR="2579E6F4" w:rsidRPr="009B18D6">
        <w:rPr>
          <w:sz w:val="22"/>
          <w:szCs w:val="22"/>
        </w:rPr>
        <w:t xml:space="preserve">usage of more </w:t>
      </w:r>
      <w:r w:rsidR="00071E93" w:rsidRPr="009B18D6">
        <w:rPr>
          <w:sz w:val="22"/>
          <w:szCs w:val="22"/>
        </w:rPr>
        <w:t>proximal poly(A) site</w:t>
      </w:r>
      <w:r w:rsidR="33AC897D" w:rsidRPr="009B18D6">
        <w:rPr>
          <w:sz w:val="22"/>
          <w:szCs w:val="22"/>
        </w:rPr>
        <w:t>s</w:t>
      </w:r>
      <w:r w:rsidR="00071E93" w:rsidRPr="009B18D6">
        <w:rPr>
          <w:sz w:val="22"/>
          <w:szCs w:val="22"/>
        </w:rPr>
        <w:t xml:space="preserve"> in </w:t>
      </w:r>
      <w:r w:rsidR="00071E93" w:rsidRPr="009B18D6">
        <w:rPr>
          <w:i/>
          <w:iCs/>
          <w:sz w:val="22"/>
          <w:szCs w:val="22"/>
        </w:rPr>
        <w:t>vir-1</w:t>
      </w:r>
      <w:r w:rsidR="00617A51" w:rsidRPr="009B18D6">
        <w:rPr>
          <w:sz w:val="22"/>
          <w:szCs w:val="22"/>
        </w:rPr>
        <w:t>.</w:t>
      </w:r>
      <w:commentRangeStart w:id="35"/>
      <w:r w:rsidR="00617A51" w:rsidRPr="009B18D6">
        <w:rPr>
          <w:sz w:val="22"/>
          <w:szCs w:val="22"/>
        </w:rPr>
        <w:t xml:space="preserve"> </w:t>
      </w:r>
      <w:r w:rsidR="5D0F68A8" w:rsidRPr="009B18D6">
        <w:rPr>
          <w:sz w:val="22"/>
          <w:szCs w:val="22"/>
        </w:rPr>
        <w:t>60</w:t>
      </w:r>
      <w:r w:rsidR="00617A51" w:rsidRPr="009B18D6">
        <w:rPr>
          <w:sz w:val="22"/>
          <w:szCs w:val="22"/>
        </w:rPr>
        <w:t>% of these genes also contain m</w:t>
      </w:r>
      <w:r w:rsidR="00617A51" w:rsidRPr="009B18D6">
        <w:rPr>
          <w:sz w:val="22"/>
          <w:szCs w:val="22"/>
          <w:vertAlign w:val="superscript"/>
        </w:rPr>
        <w:t>6</w:t>
      </w:r>
      <w:r w:rsidR="5D0F68A8" w:rsidRPr="009B18D6">
        <w:rPr>
          <w:sz w:val="22"/>
          <w:szCs w:val="22"/>
        </w:rPr>
        <w:t>A</w:t>
      </w:r>
      <w:r w:rsidR="2378C56E" w:rsidRPr="009B18D6">
        <w:rPr>
          <w:sz w:val="22"/>
          <w:szCs w:val="22"/>
        </w:rPr>
        <w:t xml:space="preserve"> </w:t>
      </w:r>
      <w:r w:rsidR="00617A51" w:rsidRPr="009B18D6">
        <w:rPr>
          <w:sz w:val="22"/>
          <w:szCs w:val="22"/>
        </w:rPr>
        <w:t>sites</w:t>
      </w:r>
      <w:r w:rsidR="6F4E7CBA" w:rsidRPr="009B18D6">
        <w:rPr>
          <w:sz w:val="22"/>
          <w:szCs w:val="22"/>
        </w:rPr>
        <w:t xml:space="preserve"> detectable by nanopore</w:t>
      </w:r>
      <w:r w:rsidR="00CF6859" w:rsidRPr="009B18D6">
        <w:rPr>
          <w:sz w:val="22"/>
          <w:szCs w:val="22"/>
        </w:rPr>
        <w:t xml:space="preserve"> DRS</w:t>
      </w:r>
      <w:commentRangeEnd w:id="35"/>
      <w:r>
        <w:rPr>
          <w:rStyle w:val="CommentReference"/>
        </w:rPr>
        <w:commentReference w:id="35"/>
      </w:r>
      <w:r w:rsidR="3BC30D4C" w:rsidRPr="009B18D6">
        <w:rPr>
          <w:sz w:val="22"/>
          <w:szCs w:val="22"/>
        </w:rPr>
        <w:t xml:space="preserve"> (70% detectab</w:t>
      </w:r>
      <w:r w:rsidR="6CAF4C67" w:rsidRPr="009B18D6">
        <w:rPr>
          <w:sz w:val="22"/>
          <w:szCs w:val="22"/>
        </w:rPr>
        <w:t xml:space="preserve">le by </w:t>
      </w:r>
      <w:proofErr w:type="spellStart"/>
      <w:r w:rsidR="6CAF4C67" w:rsidRPr="009B18D6">
        <w:rPr>
          <w:sz w:val="22"/>
          <w:szCs w:val="22"/>
        </w:rPr>
        <w:t>miCLIP</w:t>
      </w:r>
      <w:proofErr w:type="spellEnd"/>
      <w:r w:rsidR="6CAF4C67" w:rsidRPr="009B18D6">
        <w:rPr>
          <w:sz w:val="22"/>
          <w:szCs w:val="22"/>
        </w:rPr>
        <w:t>)</w:t>
      </w:r>
      <w:r w:rsidR="3F149C36" w:rsidRPr="009B18D6">
        <w:rPr>
          <w:sz w:val="22"/>
          <w:szCs w:val="22"/>
        </w:rPr>
        <w:t xml:space="preserve"> </w:t>
      </w:r>
      <w:r w:rsidR="00071E93" w:rsidRPr="009B18D6">
        <w:rPr>
          <w:sz w:val="22"/>
          <w:szCs w:val="22"/>
        </w:rPr>
        <w:t>and</w:t>
      </w:r>
      <w:r w:rsidR="00674DA6" w:rsidRPr="009B18D6">
        <w:rPr>
          <w:sz w:val="22"/>
          <w:szCs w:val="22"/>
        </w:rPr>
        <w:t xml:space="preserve"> correspond to locations of increased cleavage downstream of m</w:t>
      </w:r>
      <w:r w:rsidR="00071E93" w:rsidRPr="009B18D6">
        <w:rPr>
          <w:sz w:val="22"/>
          <w:szCs w:val="22"/>
          <w:vertAlign w:val="superscript"/>
        </w:rPr>
        <w:t>6</w:t>
      </w:r>
      <w:r w:rsidR="00071E93" w:rsidRPr="009B18D6">
        <w:rPr>
          <w:sz w:val="22"/>
          <w:szCs w:val="22"/>
        </w:rPr>
        <w:t xml:space="preserve">A sites </w:t>
      </w:r>
      <w:r w:rsidR="00617A51" w:rsidRPr="009B18D6">
        <w:rPr>
          <w:sz w:val="22"/>
          <w:szCs w:val="22"/>
        </w:rPr>
        <w:t xml:space="preserve">in the </w:t>
      </w:r>
      <w:r w:rsidR="00071E93" w:rsidRPr="009B18D6">
        <w:rPr>
          <w:i/>
          <w:iCs/>
          <w:sz w:val="22"/>
          <w:szCs w:val="22"/>
        </w:rPr>
        <w:t>vir-1</w:t>
      </w:r>
      <w:r w:rsidR="00617A51" w:rsidRPr="009B18D6">
        <w:rPr>
          <w:sz w:val="22"/>
          <w:szCs w:val="22"/>
        </w:rPr>
        <w:t xml:space="preserve"> mutant (</w:t>
      </w:r>
      <w:r w:rsidR="0061643F">
        <w:rPr>
          <w:sz w:val="22"/>
          <w:szCs w:val="22"/>
        </w:rPr>
        <w:t>Supplementary</w:t>
      </w:r>
      <w:r w:rsidR="00240EDD" w:rsidRPr="009B18D6" w:rsidDel="00240EDD">
        <w:rPr>
          <w:sz w:val="22"/>
          <w:szCs w:val="22"/>
        </w:rPr>
        <w:t xml:space="preserve"> </w:t>
      </w:r>
      <w:r w:rsidR="00240EDD">
        <w:rPr>
          <w:sz w:val="22"/>
          <w:szCs w:val="22"/>
        </w:rPr>
        <w:t>Fig.</w:t>
      </w:r>
      <w:r w:rsidR="00617A51" w:rsidRPr="009B18D6">
        <w:rPr>
          <w:sz w:val="22"/>
          <w:szCs w:val="22"/>
        </w:rPr>
        <w:t xml:space="preserve"> S</w:t>
      </w:r>
      <w:r w:rsidR="5BF51133" w:rsidRPr="009B18D6">
        <w:rPr>
          <w:sz w:val="22"/>
          <w:szCs w:val="22"/>
        </w:rPr>
        <w:t>6</w:t>
      </w:r>
      <w:r w:rsidR="00E878CA">
        <w:rPr>
          <w:sz w:val="22"/>
          <w:szCs w:val="22"/>
        </w:rPr>
        <w:t>f</w:t>
      </w:r>
      <w:r w:rsidR="00617A51" w:rsidRPr="009B18D6">
        <w:rPr>
          <w:sz w:val="22"/>
          <w:szCs w:val="22"/>
        </w:rPr>
        <w:t xml:space="preserve">). </w:t>
      </w:r>
      <w:r w:rsidR="0BD33981" w:rsidRPr="009B18D6">
        <w:rPr>
          <w:sz w:val="22"/>
          <w:szCs w:val="22"/>
        </w:rPr>
        <w:t xml:space="preserve">571 </w:t>
      </w:r>
      <w:r w:rsidR="00617A51" w:rsidRPr="009B18D6">
        <w:rPr>
          <w:sz w:val="22"/>
          <w:szCs w:val="22"/>
        </w:rPr>
        <w:t>genes show</w:t>
      </w:r>
      <w:r w:rsidR="00071E93" w:rsidRPr="009B18D6">
        <w:rPr>
          <w:sz w:val="22"/>
          <w:szCs w:val="22"/>
        </w:rPr>
        <w:t>ed</w:t>
      </w:r>
      <w:r w:rsidR="00674DA6" w:rsidRPr="009B18D6">
        <w:rPr>
          <w:sz w:val="22"/>
          <w:szCs w:val="22"/>
        </w:rPr>
        <w:t xml:space="preserve"> increased </w:t>
      </w:r>
      <w:r w:rsidR="00617A51" w:rsidRPr="009B18D6">
        <w:rPr>
          <w:sz w:val="22"/>
          <w:szCs w:val="22"/>
        </w:rPr>
        <w:t xml:space="preserve">transcriptional </w:t>
      </w:r>
      <w:r w:rsidR="00071E93" w:rsidRPr="009B18D6">
        <w:rPr>
          <w:sz w:val="22"/>
          <w:szCs w:val="22"/>
        </w:rPr>
        <w:t xml:space="preserve">readthrough beyond the 3’ end </w:t>
      </w:r>
      <w:r w:rsidR="00674DA6" w:rsidRPr="009B18D6">
        <w:rPr>
          <w:sz w:val="22"/>
          <w:szCs w:val="22"/>
        </w:rPr>
        <w:t xml:space="preserve">in </w:t>
      </w:r>
      <w:r w:rsidR="00071E93" w:rsidRPr="009B18D6">
        <w:rPr>
          <w:i/>
          <w:iCs/>
          <w:sz w:val="22"/>
          <w:szCs w:val="22"/>
        </w:rPr>
        <w:t>vir-1</w:t>
      </w:r>
      <w:r w:rsidR="00E66E34">
        <w:rPr>
          <w:sz w:val="22"/>
          <w:szCs w:val="22"/>
        </w:rPr>
        <w:t xml:space="preserve"> (Fig. 6</w:t>
      </w:r>
      <w:r w:rsidR="00E878CA">
        <w:rPr>
          <w:sz w:val="22"/>
          <w:szCs w:val="22"/>
        </w:rPr>
        <w:t>e</w:t>
      </w:r>
      <w:r w:rsidR="00E66E34" w:rsidRPr="009B18D6">
        <w:rPr>
          <w:sz w:val="22"/>
          <w:szCs w:val="22"/>
        </w:rPr>
        <w:t>).</w:t>
      </w:r>
      <w:r w:rsidR="00071E93" w:rsidRPr="009B18D6">
        <w:rPr>
          <w:sz w:val="22"/>
          <w:szCs w:val="22"/>
        </w:rPr>
        <w:t xml:space="preserve"> </w:t>
      </w:r>
      <w:commentRangeStart w:id="36"/>
      <w:r w:rsidR="2F2C2E85" w:rsidRPr="009B18D6">
        <w:rPr>
          <w:sz w:val="22"/>
          <w:szCs w:val="22"/>
        </w:rPr>
        <w:t>73</w:t>
      </w:r>
      <w:r w:rsidR="00071E93" w:rsidRPr="009B18D6">
        <w:rPr>
          <w:sz w:val="22"/>
          <w:szCs w:val="22"/>
        </w:rPr>
        <w:t>% of these loci also contained nanopore-mapped</w:t>
      </w:r>
      <w:r w:rsidR="00617A51" w:rsidRPr="009B18D6">
        <w:rPr>
          <w:sz w:val="22"/>
          <w:szCs w:val="22"/>
        </w:rPr>
        <w:t xml:space="preserve"> m</w:t>
      </w:r>
      <w:r w:rsidR="49520DCE" w:rsidRPr="009B18D6">
        <w:rPr>
          <w:sz w:val="22"/>
          <w:szCs w:val="22"/>
          <w:vertAlign w:val="superscript"/>
        </w:rPr>
        <w:t>6</w:t>
      </w:r>
      <w:r w:rsidR="00935AB7" w:rsidRPr="009B18D6">
        <w:rPr>
          <w:sz w:val="22"/>
          <w:szCs w:val="22"/>
        </w:rPr>
        <w:t>A sites</w:t>
      </w:r>
      <w:r w:rsidR="0DA899D8" w:rsidRPr="009B18D6">
        <w:rPr>
          <w:sz w:val="22"/>
          <w:szCs w:val="22"/>
        </w:rPr>
        <w:t xml:space="preserve"> (78% by </w:t>
      </w:r>
      <w:proofErr w:type="spellStart"/>
      <w:r w:rsidR="0DA899D8" w:rsidRPr="009B18D6">
        <w:rPr>
          <w:sz w:val="22"/>
          <w:szCs w:val="22"/>
        </w:rPr>
        <w:t>miCLIP</w:t>
      </w:r>
      <w:proofErr w:type="spellEnd"/>
      <w:r w:rsidR="0DA899D8" w:rsidRPr="009B18D6">
        <w:rPr>
          <w:sz w:val="22"/>
          <w:szCs w:val="22"/>
        </w:rPr>
        <w:t>)</w:t>
      </w:r>
      <w:commentRangeEnd w:id="36"/>
      <w:r>
        <w:rPr>
          <w:rStyle w:val="CommentReference"/>
        </w:rPr>
        <w:commentReference w:id="36"/>
      </w:r>
      <w:r w:rsidR="2F2C2E85" w:rsidRPr="009B18D6">
        <w:rPr>
          <w:sz w:val="22"/>
          <w:szCs w:val="22"/>
        </w:rPr>
        <w:t>.</w:t>
      </w:r>
      <w:r w:rsidR="006A30F1" w:rsidRPr="009B18D6">
        <w:rPr>
          <w:sz w:val="22"/>
          <w:szCs w:val="22"/>
        </w:rPr>
        <w:t xml:space="preserve"> </w:t>
      </w:r>
      <w:r w:rsidR="2F2C2E85" w:rsidRPr="009B18D6">
        <w:rPr>
          <w:sz w:val="22"/>
          <w:szCs w:val="22"/>
        </w:rPr>
        <w:t>I</w:t>
      </w:r>
      <w:r w:rsidR="006A30F1" w:rsidRPr="009B18D6">
        <w:rPr>
          <w:sz w:val="22"/>
          <w:szCs w:val="22"/>
        </w:rPr>
        <w:t xml:space="preserve">mpacts of altered 3’ processing can be </w:t>
      </w:r>
      <w:proofErr w:type="gramStart"/>
      <w:r w:rsidR="006A30F1" w:rsidRPr="009B18D6">
        <w:rPr>
          <w:sz w:val="22"/>
          <w:szCs w:val="22"/>
        </w:rPr>
        <w:t>complex</w:t>
      </w:r>
      <w:r w:rsidR="00935AB7" w:rsidRPr="009B18D6">
        <w:rPr>
          <w:sz w:val="22"/>
          <w:szCs w:val="22"/>
        </w:rPr>
        <w:t>, and</w:t>
      </w:r>
      <w:proofErr w:type="gramEnd"/>
      <w:r w:rsidR="00935AB7" w:rsidRPr="009B18D6">
        <w:rPr>
          <w:sz w:val="22"/>
          <w:szCs w:val="22"/>
        </w:rPr>
        <w:t xml:space="preserve"> ha</w:t>
      </w:r>
      <w:r w:rsidR="003F403C" w:rsidRPr="009B18D6">
        <w:rPr>
          <w:sz w:val="22"/>
          <w:szCs w:val="22"/>
        </w:rPr>
        <w:t>ve</w:t>
      </w:r>
      <w:r w:rsidR="00935AB7" w:rsidRPr="009B18D6">
        <w:rPr>
          <w:sz w:val="22"/>
          <w:szCs w:val="22"/>
        </w:rPr>
        <w:t xml:space="preserve"> the potential to change the </w:t>
      </w:r>
      <w:r w:rsidR="001350B7" w:rsidRPr="009B18D6">
        <w:rPr>
          <w:sz w:val="22"/>
          <w:szCs w:val="22"/>
        </w:rPr>
        <w:t xml:space="preserve">relative abundance of </w:t>
      </w:r>
      <w:r w:rsidR="00071E93" w:rsidRPr="009B18D6">
        <w:rPr>
          <w:sz w:val="22"/>
          <w:szCs w:val="22"/>
        </w:rPr>
        <w:t>transcripts</w:t>
      </w:r>
      <w:r w:rsidR="006B6AF3">
        <w:rPr>
          <w:sz w:val="22"/>
          <w:szCs w:val="22"/>
        </w:rPr>
        <w:t xml:space="preserve"> with different coding potential processed from the same gene</w:t>
      </w:r>
      <w:r w:rsidR="00617A51" w:rsidRPr="009B18D6">
        <w:rPr>
          <w:sz w:val="22"/>
          <w:szCs w:val="22"/>
        </w:rPr>
        <w:t xml:space="preserve">. </w:t>
      </w:r>
      <w:r w:rsidR="00071E93" w:rsidRPr="009B18D6">
        <w:rPr>
          <w:sz w:val="22"/>
          <w:szCs w:val="22"/>
        </w:rPr>
        <w:t xml:space="preserve">For example, we detected increased readthrough of an intronic cleavage site in the </w:t>
      </w:r>
      <w:proofErr w:type="spellStart"/>
      <w:r w:rsidR="00071E93" w:rsidRPr="009B18D6">
        <w:rPr>
          <w:sz w:val="22"/>
          <w:szCs w:val="22"/>
        </w:rPr>
        <w:t>Symplekin</w:t>
      </w:r>
      <w:proofErr w:type="spellEnd"/>
      <w:r w:rsidR="00DB164D">
        <w:rPr>
          <w:sz w:val="22"/>
          <w:szCs w:val="22"/>
        </w:rPr>
        <w:t xml:space="preserve">-like </w:t>
      </w:r>
      <w:r w:rsidR="00071E93" w:rsidRPr="009B18D6">
        <w:rPr>
          <w:sz w:val="22"/>
          <w:szCs w:val="22"/>
        </w:rPr>
        <w:t xml:space="preserve">gene </w:t>
      </w:r>
      <w:r w:rsidR="00071E93" w:rsidRPr="009B18D6">
        <w:rPr>
          <w:i/>
          <w:iCs/>
          <w:sz w:val="22"/>
          <w:szCs w:val="22"/>
        </w:rPr>
        <w:t>TANG1</w:t>
      </w:r>
      <w:r w:rsidR="00071E93" w:rsidRPr="009B18D6">
        <w:rPr>
          <w:sz w:val="22"/>
          <w:szCs w:val="22"/>
        </w:rPr>
        <w:t xml:space="preserve"> (</w:t>
      </w:r>
      <w:r w:rsidR="00071E93" w:rsidRPr="009B18D6">
        <w:rPr>
          <w:i/>
          <w:iCs/>
          <w:sz w:val="22"/>
          <w:szCs w:val="22"/>
        </w:rPr>
        <w:t>AT1G27595</w:t>
      </w:r>
      <w:r w:rsidR="00071E93" w:rsidRPr="009B18D6">
        <w:rPr>
          <w:sz w:val="22"/>
          <w:szCs w:val="22"/>
        </w:rPr>
        <w:t>)</w:t>
      </w:r>
      <w:r w:rsidR="008F1E19">
        <w:rPr>
          <w:sz w:val="22"/>
          <w:szCs w:val="22"/>
        </w:rPr>
        <w:t xml:space="preserve"> (</w:t>
      </w:r>
      <w:r w:rsidR="0061643F">
        <w:rPr>
          <w:sz w:val="22"/>
          <w:szCs w:val="22"/>
        </w:rPr>
        <w:t>Supplementary</w:t>
      </w:r>
      <w:r w:rsidR="00240EDD" w:rsidDel="00240EDD">
        <w:rPr>
          <w:sz w:val="22"/>
          <w:szCs w:val="22"/>
        </w:rPr>
        <w:t xml:space="preserve"> </w:t>
      </w:r>
      <w:r w:rsidR="00240EDD">
        <w:rPr>
          <w:sz w:val="22"/>
          <w:szCs w:val="22"/>
        </w:rPr>
        <w:t>Fig.</w:t>
      </w:r>
      <w:r w:rsidR="008F1E19">
        <w:rPr>
          <w:sz w:val="22"/>
          <w:szCs w:val="22"/>
        </w:rPr>
        <w:t xml:space="preserve"> S6</w:t>
      </w:r>
      <w:r w:rsidR="00E878CA">
        <w:rPr>
          <w:sz w:val="22"/>
          <w:szCs w:val="22"/>
        </w:rPr>
        <w:t>g</w:t>
      </w:r>
      <w:r w:rsidR="00071E93" w:rsidRPr="009B18D6">
        <w:rPr>
          <w:sz w:val="22"/>
          <w:szCs w:val="22"/>
        </w:rPr>
        <w:t>);</w:t>
      </w:r>
      <w:r w:rsidR="007A35E1" w:rsidRPr="009B18D6">
        <w:rPr>
          <w:sz w:val="22"/>
          <w:szCs w:val="22"/>
        </w:rPr>
        <w:t xml:space="preserve"> and increased readthrough and cryptic splicing at </w:t>
      </w:r>
      <w:r w:rsidR="007A35E1" w:rsidRPr="009B18D6">
        <w:rPr>
          <w:i/>
          <w:iCs/>
          <w:sz w:val="22"/>
          <w:szCs w:val="22"/>
        </w:rPr>
        <w:t>ALG3</w:t>
      </w:r>
      <w:r w:rsidR="00071E93" w:rsidRPr="009B18D6">
        <w:rPr>
          <w:sz w:val="22"/>
          <w:szCs w:val="22"/>
        </w:rPr>
        <w:t xml:space="preserve"> (</w:t>
      </w:r>
      <w:r w:rsidR="00071E93" w:rsidRPr="009B18D6">
        <w:rPr>
          <w:i/>
          <w:iCs/>
          <w:sz w:val="22"/>
          <w:szCs w:val="22"/>
        </w:rPr>
        <w:t>AT2G47760</w:t>
      </w:r>
      <w:r w:rsidR="00071E93" w:rsidRPr="009B18D6">
        <w:rPr>
          <w:sz w:val="22"/>
          <w:szCs w:val="22"/>
        </w:rPr>
        <w:t>)</w:t>
      </w:r>
      <w:r w:rsidR="00071E93" w:rsidRPr="009B18D6">
        <w:rPr>
          <w:i/>
          <w:iCs/>
          <w:sz w:val="22"/>
          <w:szCs w:val="22"/>
        </w:rPr>
        <w:t xml:space="preserve"> </w:t>
      </w:r>
      <w:r w:rsidR="00617A51" w:rsidRPr="009B18D6">
        <w:rPr>
          <w:sz w:val="22"/>
          <w:szCs w:val="22"/>
        </w:rPr>
        <w:t>that also</w:t>
      </w:r>
      <w:r w:rsidR="00071E93" w:rsidRPr="009B18D6">
        <w:rPr>
          <w:i/>
          <w:iCs/>
          <w:sz w:val="22"/>
          <w:szCs w:val="22"/>
        </w:rPr>
        <w:t xml:space="preserve"> </w:t>
      </w:r>
      <w:r w:rsidR="007A35E1" w:rsidRPr="009B18D6">
        <w:rPr>
          <w:sz w:val="22"/>
          <w:szCs w:val="22"/>
        </w:rPr>
        <w:t xml:space="preserve">results in chimeric RNA formation with </w:t>
      </w:r>
      <w:r w:rsidR="00071E93" w:rsidRPr="009B18D6">
        <w:rPr>
          <w:sz w:val="22"/>
          <w:szCs w:val="22"/>
        </w:rPr>
        <w:t xml:space="preserve">the </w:t>
      </w:r>
      <w:r w:rsidR="007A35E1" w:rsidRPr="009B18D6">
        <w:rPr>
          <w:sz w:val="22"/>
          <w:szCs w:val="22"/>
        </w:rPr>
        <w:t>downstream gene</w:t>
      </w:r>
      <w:r w:rsidR="0064242A" w:rsidRPr="009B18D6">
        <w:rPr>
          <w:sz w:val="22"/>
          <w:szCs w:val="22"/>
        </w:rPr>
        <w:t xml:space="preserve"> </w:t>
      </w:r>
      <w:r w:rsidR="0064242A" w:rsidRPr="009B18D6">
        <w:rPr>
          <w:i/>
          <w:iCs/>
          <w:sz w:val="22"/>
          <w:szCs w:val="22"/>
        </w:rPr>
        <w:t>GH3.9</w:t>
      </w:r>
      <w:r w:rsidR="007A35E1" w:rsidRPr="009B18D6">
        <w:rPr>
          <w:sz w:val="22"/>
          <w:szCs w:val="22"/>
        </w:rPr>
        <w:t xml:space="preserve"> </w:t>
      </w:r>
      <w:r w:rsidR="0064242A" w:rsidRPr="009B18D6">
        <w:rPr>
          <w:sz w:val="22"/>
          <w:szCs w:val="22"/>
        </w:rPr>
        <w:t>(</w:t>
      </w:r>
      <w:r w:rsidR="007A35E1" w:rsidRPr="009B18D6">
        <w:rPr>
          <w:i/>
          <w:iCs/>
          <w:sz w:val="22"/>
          <w:szCs w:val="22"/>
        </w:rPr>
        <w:t>AT2G</w:t>
      </w:r>
      <w:r w:rsidR="00AD27E2" w:rsidRPr="009B18D6">
        <w:rPr>
          <w:i/>
          <w:iCs/>
          <w:sz w:val="22"/>
          <w:szCs w:val="22"/>
        </w:rPr>
        <w:t>4</w:t>
      </w:r>
      <w:r w:rsidR="0064242A" w:rsidRPr="009B18D6">
        <w:rPr>
          <w:i/>
          <w:iCs/>
          <w:sz w:val="22"/>
          <w:szCs w:val="22"/>
        </w:rPr>
        <w:t>G7750</w:t>
      </w:r>
      <w:r w:rsidR="0064242A" w:rsidRPr="009B18D6">
        <w:rPr>
          <w:sz w:val="22"/>
          <w:szCs w:val="22"/>
        </w:rPr>
        <w:t>)</w:t>
      </w:r>
      <w:r w:rsidR="5BF51133" w:rsidRPr="009B18D6">
        <w:rPr>
          <w:sz w:val="22"/>
          <w:szCs w:val="22"/>
        </w:rPr>
        <w:t xml:space="preserve"> (</w:t>
      </w:r>
      <w:r w:rsidR="00240EDD">
        <w:rPr>
          <w:sz w:val="22"/>
          <w:szCs w:val="22"/>
        </w:rPr>
        <w:t>Fig.</w:t>
      </w:r>
      <w:r w:rsidR="7BE70854" w:rsidRPr="009B18D6">
        <w:rPr>
          <w:sz w:val="22"/>
          <w:szCs w:val="22"/>
        </w:rPr>
        <w:t xml:space="preserve"> 6</w:t>
      </w:r>
      <w:r w:rsidR="00E878CA">
        <w:rPr>
          <w:sz w:val="22"/>
          <w:szCs w:val="22"/>
        </w:rPr>
        <w:t>f</w:t>
      </w:r>
      <w:r w:rsidR="7BE70854" w:rsidRPr="009B18D6">
        <w:rPr>
          <w:sz w:val="22"/>
          <w:szCs w:val="22"/>
        </w:rPr>
        <w:t>)</w:t>
      </w:r>
      <w:r w:rsidR="006A30F1" w:rsidRPr="009B18D6">
        <w:rPr>
          <w:sz w:val="22"/>
          <w:szCs w:val="22"/>
        </w:rPr>
        <w:t>. The existence of</w:t>
      </w:r>
      <w:r w:rsidR="0086378A" w:rsidRPr="009B18D6">
        <w:rPr>
          <w:sz w:val="22"/>
          <w:szCs w:val="22"/>
        </w:rPr>
        <w:t xml:space="preserve"> the </w:t>
      </w:r>
      <w:r w:rsidR="0064242A" w:rsidRPr="009B18D6">
        <w:rPr>
          <w:i/>
          <w:iCs/>
          <w:sz w:val="22"/>
          <w:szCs w:val="22"/>
        </w:rPr>
        <w:t>ALG3-GH3.9</w:t>
      </w:r>
      <w:r w:rsidR="0064242A" w:rsidRPr="009B18D6">
        <w:rPr>
          <w:sz w:val="22"/>
          <w:szCs w:val="22"/>
        </w:rPr>
        <w:t xml:space="preserve"> </w:t>
      </w:r>
      <w:r w:rsidR="0086378A" w:rsidRPr="009B18D6">
        <w:rPr>
          <w:sz w:val="22"/>
          <w:szCs w:val="22"/>
        </w:rPr>
        <w:t>chimeric RNAs</w:t>
      </w:r>
      <w:r w:rsidR="00071E93" w:rsidRPr="009B18D6">
        <w:rPr>
          <w:sz w:val="22"/>
          <w:szCs w:val="22"/>
        </w:rPr>
        <w:t xml:space="preserve"> was supported </w:t>
      </w:r>
      <w:r w:rsidR="0086378A" w:rsidRPr="009B18D6">
        <w:rPr>
          <w:sz w:val="22"/>
          <w:szCs w:val="22"/>
        </w:rPr>
        <w:t xml:space="preserve">by Illumina </w:t>
      </w:r>
      <w:proofErr w:type="spellStart"/>
      <w:r w:rsidR="00071E93" w:rsidRPr="009B18D6">
        <w:rPr>
          <w:sz w:val="22"/>
          <w:szCs w:val="22"/>
        </w:rPr>
        <w:t>RNAseq</w:t>
      </w:r>
      <w:proofErr w:type="spellEnd"/>
      <w:r w:rsidR="0086378A" w:rsidRPr="009B18D6">
        <w:rPr>
          <w:sz w:val="22"/>
          <w:szCs w:val="22"/>
        </w:rPr>
        <w:t xml:space="preserve"> </w:t>
      </w:r>
      <w:r w:rsidR="793C8E50" w:rsidRPr="009B18D6">
        <w:rPr>
          <w:sz w:val="22"/>
          <w:szCs w:val="22"/>
        </w:rPr>
        <w:t>(</w:t>
      </w:r>
      <w:r w:rsidR="00240EDD">
        <w:rPr>
          <w:sz w:val="22"/>
          <w:szCs w:val="22"/>
        </w:rPr>
        <w:t>Fig.</w:t>
      </w:r>
      <w:r w:rsidR="793C8E50" w:rsidRPr="009B18D6">
        <w:rPr>
          <w:sz w:val="22"/>
          <w:szCs w:val="22"/>
        </w:rPr>
        <w:t xml:space="preserve"> 6</w:t>
      </w:r>
      <w:r w:rsidR="00AB65AB">
        <w:rPr>
          <w:sz w:val="22"/>
          <w:szCs w:val="22"/>
        </w:rPr>
        <w:t>f</w:t>
      </w:r>
      <w:r w:rsidR="793C8E50" w:rsidRPr="009B18D6">
        <w:rPr>
          <w:sz w:val="22"/>
          <w:szCs w:val="22"/>
        </w:rPr>
        <w:t xml:space="preserve">) </w:t>
      </w:r>
      <w:r w:rsidR="00071E93" w:rsidRPr="009B18D6">
        <w:rPr>
          <w:sz w:val="22"/>
          <w:szCs w:val="22"/>
        </w:rPr>
        <w:t xml:space="preserve">and </w:t>
      </w:r>
      <w:r w:rsidR="00935AB7" w:rsidRPr="009B18D6">
        <w:rPr>
          <w:sz w:val="22"/>
          <w:szCs w:val="22"/>
        </w:rPr>
        <w:t xml:space="preserve">confirmed </w:t>
      </w:r>
      <w:r w:rsidR="00617A51" w:rsidRPr="009B18D6">
        <w:rPr>
          <w:sz w:val="22"/>
          <w:szCs w:val="22"/>
        </w:rPr>
        <w:t xml:space="preserve">by </w:t>
      </w:r>
      <w:r w:rsidR="00071E93" w:rsidRPr="009B18D6">
        <w:rPr>
          <w:sz w:val="22"/>
          <w:szCs w:val="22"/>
        </w:rPr>
        <w:t>RT-PCR</w:t>
      </w:r>
      <w:r w:rsidR="00874B32" w:rsidRPr="009B18D6">
        <w:rPr>
          <w:sz w:val="22"/>
          <w:szCs w:val="22"/>
        </w:rPr>
        <w:t xml:space="preserve">, </w:t>
      </w:r>
      <w:r w:rsidR="00071E93" w:rsidRPr="009B18D6">
        <w:rPr>
          <w:sz w:val="22"/>
          <w:szCs w:val="22"/>
        </w:rPr>
        <w:t xml:space="preserve">cloning and sequencing </w:t>
      </w:r>
      <w:r w:rsidR="004209E5" w:rsidRPr="009B18D6">
        <w:rPr>
          <w:sz w:val="22"/>
          <w:szCs w:val="22"/>
        </w:rPr>
        <w:t>(</w:t>
      </w:r>
      <w:r w:rsidR="0061643F">
        <w:rPr>
          <w:sz w:val="22"/>
          <w:szCs w:val="22"/>
        </w:rPr>
        <w:t>Supplementary</w:t>
      </w:r>
      <w:r w:rsidR="00240EDD" w:rsidRPr="009B18D6" w:rsidDel="00240EDD">
        <w:rPr>
          <w:sz w:val="22"/>
          <w:szCs w:val="22"/>
        </w:rPr>
        <w:t xml:space="preserve"> </w:t>
      </w:r>
      <w:r w:rsidR="00240EDD">
        <w:rPr>
          <w:sz w:val="22"/>
          <w:szCs w:val="22"/>
        </w:rPr>
        <w:t>Fig.</w:t>
      </w:r>
      <w:r w:rsidR="793C8E50" w:rsidRPr="009B18D6">
        <w:rPr>
          <w:sz w:val="22"/>
          <w:szCs w:val="22"/>
        </w:rPr>
        <w:t xml:space="preserve"> </w:t>
      </w:r>
      <w:r w:rsidR="1DC2C59B" w:rsidRPr="009B18D6">
        <w:rPr>
          <w:sz w:val="22"/>
          <w:szCs w:val="22"/>
        </w:rPr>
        <w:t>S6</w:t>
      </w:r>
      <w:r w:rsidR="00AB65AB">
        <w:rPr>
          <w:sz w:val="22"/>
          <w:szCs w:val="22"/>
        </w:rPr>
        <w:t>h</w:t>
      </w:r>
      <w:r w:rsidR="004209E5" w:rsidRPr="009B18D6">
        <w:rPr>
          <w:sz w:val="22"/>
          <w:szCs w:val="22"/>
        </w:rPr>
        <w:t xml:space="preserve">). </w:t>
      </w:r>
      <w:r w:rsidR="00E50D2C" w:rsidRPr="009B18D6">
        <w:rPr>
          <w:sz w:val="22"/>
          <w:szCs w:val="22"/>
        </w:rPr>
        <w:t>We</w:t>
      </w:r>
      <w:r w:rsidR="00617A51" w:rsidRPr="009B18D6">
        <w:rPr>
          <w:sz w:val="22"/>
          <w:szCs w:val="22"/>
        </w:rPr>
        <w:t xml:space="preserve"> detected </w:t>
      </w:r>
      <w:r w:rsidR="13E80693" w:rsidRPr="009B18D6">
        <w:rPr>
          <w:sz w:val="22"/>
          <w:szCs w:val="22"/>
        </w:rPr>
        <w:t>5</w:t>
      </w:r>
      <w:r w:rsidR="4438EA41" w:rsidRPr="009B18D6">
        <w:rPr>
          <w:sz w:val="22"/>
          <w:szCs w:val="22"/>
        </w:rPr>
        <w:t>23</w:t>
      </w:r>
      <w:r w:rsidR="13E80693" w:rsidRPr="009B18D6">
        <w:rPr>
          <w:sz w:val="22"/>
          <w:szCs w:val="22"/>
        </w:rPr>
        <w:t xml:space="preserve"> </w:t>
      </w:r>
      <w:r w:rsidR="00674DA6" w:rsidRPr="009B18D6">
        <w:rPr>
          <w:sz w:val="22"/>
          <w:szCs w:val="22"/>
        </w:rPr>
        <w:t>loci with increased levels of chimeric RNAs</w:t>
      </w:r>
      <w:r w:rsidR="00071E93" w:rsidRPr="009B18D6">
        <w:rPr>
          <w:sz w:val="22"/>
          <w:szCs w:val="22"/>
        </w:rPr>
        <w:t xml:space="preserve"> in</w:t>
      </w:r>
      <w:r w:rsidR="00617A51" w:rsidRPr="009B18D6">
        <w:rPr>
          <w:sz w:val="22"/>
          <w:szCs w:val="22"/>
        </w:rPr>
        <w:t xml:space="preserve"> </w:t>
      </w:r>
      <w:r w:rsidR="00071E93" w:rsidRPr="009B18D6">
        <w:rPr>
          <w:i/>
          <w:iCs/>
          <w:sz w:val="22"/>
          <w:szCs w:val="22"/>
        </w:rPr>
        <w:t>vir-1</w:t>
      </w:r>
      <w:r w:rsidR="004209E5" w:rsidRPr="009B18D6">
        <w:rPr>
          <w:i/>
          <w:iCs/>
          <w:sz w:val="22"/>
          <w:szCs w:val="22"/>
        </w:rPr>
        <w:t xml:space="preserve"> </w:t>
      </w:r>
      <w:r w:rsidR="00071E93" w:rsidRPr="009B18D6">
        <w:rPr>
          <w:sz w:val="22"/>
          <w:szCs w:val="22"/>
        </w:rPr>
        <w:t xml:space="preserve">resulting from unterminated transcription proceeding into downstream genes on the same strand. </w:t>
      </w:r>
      <w:r w:rsidR="006B6AF3">
        <w:rPr>
          <w:sz w:val="22"/>
          <w:szCs w:val="22"/>
        </w:rPr>
        <w:t>Chimeric RNAs were recently detected in mutants affecting other components of the Arabidopsis m</w:t>
      </w:r>
      <w:r w:rsidR="006B6AF3" w:rsidRPr="006B6AF3">
        <w:rPr>
          <w:sz w:val="22"/>
          <w:szCs w:val="22"/>
          <w:vertAlign w:val="superscript"/>
        </w:rPr>
        <w:t>6</w:t>
      </w:r>
      <w:r w:rsidR="006B6AF3">
        <w:rPr>
          <w:sz w:val="22"/>
          <w:szCs w:val="22"/>
        </w:rPr>
        <w:t>A writer complex, MTA and FIP37</w:t>
      </w:r>
      <w:r w:rsidR="006B6AF3" w:rsidRPr="4979BB12">
        <w:fldChar w:fldCharType="begin">
          <w:fldData xml:space="preserve">PEVuZE5vdGU+PENpdGU+PEF1dGhvcj5Qb250aWVyPC9BdXRob3I+PFllYXI+MjAxOTwvWWVhcj48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</w:fldData>
        </w:fldChar>
      </w:r>
      <w:r w:rsidR="00B631BB">
        <w:instrText xml:space="preserve"> ADDIN EN.CITE </w:instrText>
      </w:r>
      <w:r w:rsidR="00B631BB">
        <w:fldChar w:fldCharType="begin">
          <w:fldData xml:space="preserve">PEVuZE5vdGU+PENpdGU+PEF1dGhvcj5Qb250aWVyPC9BdXRob3I+PFllYXI+MjAxOTwvWWVhcj48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</w:fldData>
        </w:fldChar>
      </w:r>
      <w:r w:rsidR="00B631BB">
        <w:instrText xml:space="preserve"> ADDIN EN.CITE.DATA </w:instrText>
      </w:r>
      <w:r w:rsidR="00B631BB">
        <w:fldChar w:fldCharType="end"/>
      </w:r>
      <w:r w:rsidR="006B6AF3" w:rsidRPr="4979BB12">
        <w:rPr>
          <w:sz w:val="22"/>
          <w:szCs w:val="22"/>
        </w:rPr>
      </w:r>
      <w:r w:rsidR="006B6AF3" w:rsidRPr="4979BB12">
        <w:rPr>
          <w:sz w:val="22"/>
          <w:szCs w:val="22"/>
        </w:rPr>
        <w:fldChar w:fldCharType="separate"/>
      </w:r>
      <w:r w:rsidR="00B631BB" w:rsidRPr="00B631BB">
        <w:rPr>
          <w:noProof/>
          <w:vertAlign w:val="superscript"/>
        </w:rPr>
        <w:t>36</w:t>
      </w:r>
      <w:r w:rsidR="006B6AF3" w:rsidRPr="4979BB12">
        <w:fldChar w:fldCharType="end"/>
      </w:r>
      <w:r w:rsidR="006B6AF3">
        <w:rPr>
          <w:sz w:val="22"/>
          <w:szCs w:val="22"/>
        </w:rPr>
        <w:t xml:space="preserve">. </w:t>
      </w:r>
      <w:r w:rsidR="006A30F1" w:rsidRPr="009B18D6">
        <w:rPr>
          <w:sz w:val="22"/>
          <w:szCs w:val="22"/>
        </w:rPr>
        <w:t>However, o</w:t>
      </w:r>
      <w:r w:rsidR="00071E93" w:rsidRPr="009B18D6">
        <w:rPr>
          <w:sz w:val="22"/>
          <w:szCs w:val="22"/>
        </w:rPr>
        <w:t>nly 3</w:t>
      </w:r>
      <w:r w:rsidR="35A7CC5B" w:rsidRPr="009B18D6">
        <w:rPr>
          <w:sz w:val="22"/>
          <w:szCs w:val="22"/>
        </w:rPr>
        <w:t>3</w:t>
      </w:r>
      <w:r w:rsidR="00071E93" w:rsidRPr="009B18D6">
        <w:rPr>
          <w:sz w:val="22"/>
          <w:szCs w:val="22"/>
        </w:rPr>
        <w:t>% of upstream genes that comprised chimer</w:t>
      </w:r>
      <w:r w:rsidR="006A30F1" w:rsidRPr="009B18D6">
        <w:rPr>
          <w:sz w:val="22"/>
          <w:szCs w:val="22"/>
        </w:rPr>
        <w:t>ic RNAs</w:t>
      </w:r>
      <w:r w:rsidR="00071E93" w:rsidRPr="009B18D6">
        <w:rPr>
          <w:sz w:val="22"/>
          <w:szCs w:val="22"/>
        </w:rPr>
        <w:t xml:space="preserve"> had detectable m</w:t>
      </w:r>
      <w:r w:rsidR="009E0E09" w:rsidRPr="009B18D6">
        <w:rPr>
          <w:sz w:val="22"/>
          <w:szCs w:val="22"/>
          <w:vertAlign w:val="superscript"/>
        </w:rPr>
        <w:t>6</w:t>
      </w:r>
      <w:r w:rsidR="00223124" w:rsidRPr="009B18D6">
        <w:rPr>
          <w:sz w:val="22"/>
          <w:szCs w:val="22"/>
        </w:rPr>
        <w:t>A sites in the complementing line</w:t>
      </w:r>
      <w:r w:rsidR="00674B81" w:rsidRPr="009B18D6">
        <w:rPr>
          <w:sz w:val="22"/>
          <w:szCs w:val="22"/>
        </w:rPr>
        <w:t xml:space="preserve"> restoring VIR activity</w:t>
      </w:r>
      <w:r w:rsidR="00B27830" w:rsidRPr="009B18D6">
        <w:rPr>
          <w:sz w:val="22"/>
          <w:szCs w:val="22"/>
        </w:rPr>
        <w:t xml:space="preserve">. </w:t>
      </w:r>
      <w:r w:rsidR="00803872" w:rsidRPr="009B18D6">
        <w:rPr>
          <w:sz w:val="22"/>
          <w:szCs w:val="22"/>
        </w:rPr>
        <w:t>Consequently, these findings might be explained either by an m</w:t>
      </w:r>
      <w:r w:rsidR="00803872" w:rsidRPr="009B18D6">
        <w:rPr>
          <w:sz w:val="22"/>
          <w:szCs w:val="22"/>
          <w:vertAlign w:val="superscript"/>
        </w:rPr>
        <w:t>6</w:t>
      </w:r>
      <w:r w:rsidR="00803872" w:rsidRPr="009B18D6">
        <w:rPr>
          <w:sz w:val="22"/>
          <w:szCs w:val="22"/>
        </w:rPr>
        <w:t>A-independent role for</w:t>
      </w:r>
      <w:r w:rsidR="00FA7984" w:rsidRPr="009B18D6">
        <w:rPr>
          <w:sz w:val="22"/>
          <w:szCs w:val="22"/>
        </w:rPr>
        <w:t xml:space="preserve"> VIR </w:t>
      </w:r>
      <w:commentRangeStart w:id="37"/>
      <w:r w:rsidR="00FA7984" w:rsidRPr="009B18D6">
        <w:rPr>
          <w:sz w:val="22"/>
          <w:szCs w:val="22"/>
        </w:rPr>
        <w:t>or</w:t>
      </w:r>
      <w:r w:rsidR="00803872" w:rsidRPr="009B18D6">
        <w:rPr>
          <w:sz w:val="22"/>
          <w:szCs w:val="22"/>
        </w:rPr>
        <w:t xml:space="preserve"> the writer complex in 3’ end formati</w:t>
      </w:r>
      <w:commentRangeEnd w:id="37"/>
      <w:r>
        <w:rPr>
          <w:rStyle w:val="CommentReference"/>
        </w:rPr>
        <w:commentReference w:id="37"/>
      </w:r>
      <w:r w:rsidR="00803872" w:rsidRPr="009B18D6">
        <w:rPr>
          <w:sz w:val="22"/>
          <w:szCs w:val="22"/>
        </w:rPr>
        <w:t xml:space="preserve">on or an indirect effect of the writer complex on factors required </w:t>
      </w:r>
      <w:r w:rsidR="00803872" w:rsidRPr="007C5C0E">
        <w:rPr>
          <w:sz w:val="22"/>
          <w:szCs w:val="22"/>
        </w:rPr>
        <w:t xml:space="preserve">for 3’ processing. </w:t>
      </w:r>
      <w:r w:rsidR="003F403C" w:rsidRPr="007C5C0E">
        <w:rPr>
          <w:sz w:val="22"/>
          <w:szCs w:val="22"/>
        </w:rPr>
        <w:t>m</w:t>
      </w:r>
      <w:r w:rsidR="00803872" w:rsidRPr="007C5C0E">
        <w:rPr>
          <w:sz w:val="22"/>
          <w:szCs w:val="22"/>
          <w:vertAlign w:val="superscript"/>
        </w:rPr>
        <w:t>6</w:t>
      </w:r>
      <w:r w:rsidR="00803872" w:rsidRPr="007C5C0E">
        <w:rPr>
          <w:sz w:val="22"/>
          <w:szCs w:val="22"/>
        </w:rPr>
        <w:t>A independent roles for the human m</w:t>
      </w:r>
      <w:r w:rsidR="00803872" w:rsidRPr="007C5C0E">
        <w:rPr>
          <w:sz w:val="22"/>
          <w:szCs w:val="22"/>
          <w:vertAlign w:val="superscript"/>
        </w:rPr>
        <w:t>6</w:t>
      </w:r>
      <w:r w:rsidR="00803872" w:rsidRPr="007C5C0E">
        <w:rPr>
          <w:sz w:val="22"/>
          <w:szCs w:val="22"/>
        </w:rPr>
        <w:t>A methyltransferases METTL3</w:t>
      </w:r>
      <w:r w:rsidR="00627105" w:rsidRPr="4979BB12">
        <w:fldChar w:fldCharType="begin">
          <w:fldData xml:space="preserve">PEVuZE5vdGU+PENpdGU+PEF1dGhvcj5QZW5kbGV0b248L0F1dGhvcj48WWVhcj4yMDE3PC9ZZWFy
PjxSZWNOdW0+Mjk8L1JlY051bT48RGlzcGxheVRleHQ+PHN0eWxlIGZhY2U9InN1cGVyc2NyaXB0
Ij4zNzwvc3R5bGU+PC9EaXNwbGF5VGV4dD48cmVjb3JkPjxyZWMtbnVtYmVyPjI5PC9yZWMtbnVt
YmVyPjxmb3JlaWduLWtleXM+PGtleSBhcHA9IkVOIiBkYi1pZD0iejB3enIwNTJzNXY1OXhlc3Jl
cnh6MGZ6dGQwZHp3c3gwcjV3IiB0aW1lc3RhbXA9IjE1NTk3NDA5NjkiPjI5PC9rZXk+PC9mb3Jl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bGVjdHJvbmljLXJlc291cmNlLW51bT48L3JlY29yZD48L0NpdGU+PC9FbmROb3RlPgB=
</w:fldData>
        </w:fldChar>
      </w:r>
      <w:r w:rsidR="00B631BB">
        <w:instrText xml:space="preserve"> ADDIN EN.CITE </w:instrText>
      </w:r>
      <w:r w:rsidR="00B631BB">
        <w:fldChar w:fldCharType="begin">
          <w:fldData xml:space="preserve">PEVuZE5vdGU+PENpdGU+PEF1dGhvcj5QZW5kbGV0b248L0F1dGhvcj48WWVhcj4yMDE3PC9ZZWFy
PjxSZWNOdW0+Mjk8L1JlY051bT48RGlzcGxheVRleHQ+PHN0eWxlIGZhY2U9InN1cGVyc2NyaXB0
Ij4zNzwvc3R5bGU+PC9EaXNwbGF5VGV4dD48cmVjb3JkPjxyZWMtbnVtYmVyPjI5PC9yZWMtbnVt
YmVyPjxmb3JlaWduLWtleXM+PGtleSBhcHA9IkVOIiBkYi1pZD0iejB3enIwNTJzNXY1OXhlc3Jl
cnh6MGZ6dGQwZHp3c3gwcjV3IiB0aW1lc3RhbXA9IjE1NTk3NDA5NjkiPjI5PC9rZXk+PC9mb3Jl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bGVjdHJvbmljLXJlc291cmNlLW51bT48L3JlY29yZD48L0NpdGU+PC9FbmROb3RlPgB=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37</w:t>
      </w:r>
      <w:r w:rsidR="00627105" w:rsidRPr="4979BB12">
        <w:fldChar w:fldCharType="end"/>
      </w:r>
      <w:r w:rsidR="00803872" w:rsidRPr="007C5C0E">
        <w:rPr>
          <w:sz w:val="22"/>
          <w:szCs w:val="22"/>
        </w:rPr>
        <w:t xml:space="preserve"> and METTL16</w:t>
      </w:r>
      <w:r w:rsidR="00627105" w:rsidRPr="4979BB12">
        <w:fldChar w:fldCharType="begin">
          <w:fldData xml:space="preserve">PEVuZE5vdGU+PENpdGU+PEF1dGhvcj5QZW5kbGV0b248L0F1dGhvcj48WWVhcj4yMDE3PC9ZZWFy
PjxSZWNOdW0+Mjk8L1JlY051bT48RGlzcGxheVRleHQ+PHN0eWxlIGZhY2U9InN1cGVyc2NyaXB0
Ij4zNzwvc3R5bGU+PC9EaXNwbGF5VGV4dD48cmVjb3JkPjxyZWMtbnVtYmVyPjI5PC9yZWMtbnVt
YmVyPjxmb3JlaWduLWtleXM+PGtleSBhcHA9IkVOIiBkYi1pZD0iejB3enIwNTJzNXY1OXhlc3Jl
cnh6MGZ6dGQwZHp3c3gwcjV3IiB0aW1lc3RhbXA9IjE1NTk3NDA5NjkiPjI5PC9rZXk+PC9mb3Jl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bGVjdHJvbmljLXJlc291cmNlLW51bT48L3JlY29yZD48L0NpdGU+PC9FbmROb3RlPgB=
</w:fldData>
        </w:fldChar>
      </w:r>
      <w:r w:rsidR="00B631BB">
        <w:instrText xml:space="preserve"> ADDIN EN.CITE </w:instrText>
      </w:r>
      <w:r w:rsidR="00B631BB">
        <w:fldChar w:fldCharType="begin">
          <w:fldData xml:space="preserve">PEVuZE5vdGU+PENpdGU+PEF1dGhvcj5QZW5kbGV0b248L0F1dGhvcj48WWVhcj4yMDE3PC9ZZWFy
PjxSZWNOdW0+Mjk8L1JlY051bT48RGlzcGxheVRleHQ+PHN0eWxlIGZhY2U9InN1cGVyc2NyaXB0
Ij4zNzwvc3R5bGU+PC9EaXNwbGF5VGV4dD48cmVjb3JkPjxyZWMtbnVtYmVyPjI5PC9yZWMtbnVt
YmVyPjxmb3JlaWduLWtleXM+PGtleSBhcHA9IkVOIiBkYi1pZD0iejB3enIwNTJzNXY1OXhlc3Jl
cnh6MGZ6dGQwZHp3c3gwcjV3IiB0aW1lc3RhbXA9IjE1NTk3NDA5NjkiPjI5PC9rZXk+PC9mb3Jl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bGVjdHJvbmljLXJlc291cmNlLW51bT48L3JlY29yZD48L0NpdGU+PC9FbmROb3RlPgB=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37</w:t>
      </w:r>
      <w:r w:rsidR="00627105" w:rsidRPr="4979BB12">
        <w:fldChar w:fldCharType="end"/>
      </w:r>
      <w:r w:rsidR="00803872" w:rsidRPr="007C5C0E">
        <w:rPr>
          <w:sz w:val="22"/>
          <w:szCs w:val="22"/>
        </w:rPr>
        <w:t xml:space="preserve"> and METTL16</w:t>
      </w:r>
      <w:r w:rsidR="00627105" w:rsidRPr="4979BB12">
        <w:fldChar w:fldCharType="begin">
          <w:fldData xml:space="preserve">PEVuZE5vdGU+PENpdGU+PEF1dGhvcj5QZW5kbGV0b248L0F1dGhvcj48WWVhcj4yMDE3PC9ZZWFy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bGVjdHJvbmljLXJlc291cmNlLW51bT48L3JlY29yZD48L0NpdGU+PC9FbmROb3RlPn==
</w:fldData>
        </w:fldChar>
      </w:r>
      <w:r w:rsidR="00B631BB">
        <w:instrText xml:space="preserve"> ADDIN EN.CITE </w:instrText>
      </w:r>
      <w:r w:rsidR="00B631BB">
        <w:fldChar w:fldCharType="begin">
          <w:fldData xml:space="preserve">PEVuZE5vdGU+PENpdGU+PEF1dGhvcj5QZW5kbGV0b248L0F1dGhvcj48WWVhcj4yMDE3PC9ZZWFy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bGVjdHJvbmljLXJlc291cmNlLW51bT48L3JlY29yZD48L0NpdGU+PC9FbmROb3RlPn==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37</w:t>
      </w:r>
      <w:r w:rsidR="00627105" w:rsidRPr="4979BB12">
        <w:fldChar w:fldCharType="end"/>
      </w:r>
      <w:r w:rsidR="00803872" w:rsidRPr="007C5C0E">
        <w:rPr>
          <w:sz w:val="22"/>
          <w:szCs w:val="22"/>
        </w:rPr>
        <w:t xml:space="preserve"> have been</w:t>
      </w:r>
      <w:r w:rsidR="00803872" w:rsidRPr="009B18D6">
        <w:rPr>
          <w:sz w:val="22"/>
          <w:szCs w:val="22"/>
        </w:rPr>
        <w:t xml:space="preserve"> found</w:t>
      </w:r>
      <w:r w:rsidR="003F403C" w:rsidRPr="009B18D6">
        <w:rPr>
          <w:sz w:val="22"/>
          <w:szCs w:val="22"/>
        </w:rPr>
        <w:t xml:space="preserve"> previously</w:t>
      </w:r>
      <w:r w:rsidR="00803872" w:rsidRPr="009B18D6">
        <w:rPr>
          <w:sz w:val="22"/>
          <w:szCs w:val="22"/>
        </w:rPr>
        <w:t xml:space="preserve">, </w:t>
      </w:r>
      <w:r w:rsidR="003F403C" w:rsidRPr="009B18D6">
        <w:rPr>
          <w:sz w:val="22"/>
          <w:szCs w:val="22"/>
        </w:rPr>
        <w:t xml:space="preserve">and </w:t>
      </w:r>
      <w:r w:rsidR="00803872" w:rsidRPr="009B18D6">
        <w:rPr>
          <w:sz w:val="22"/>
          <w:szCs w:val="22"/>
        </w:rPr>
        <w:t>a role for the writer complex in controlling Arabidopsis RNA processing independent of m</w:t>
      </w:r>
      <w:r w:rsidR="00803872" w:rsidRPr="009B18D6">
        <w:rPr>
          <w:sz w:val="22"/>
          <w:szCs w:val="22"/>
          <w:vertAlign w:val="superscript"/>
        </w:rPr>
        <w:t>6</w:t>
      </w:r>
      <w:r w:rsidR="00803872" w:rsidRPr="009B18D6">
        <w:rPr>
          <w:sz w:val="22"/>
          <w:szCs w:val="22"/>
        </w:rPr>
        <w:t>A cannot be overlooked</w:t>
      </w:r>
      <w:r w:rsidR="00627105" w:rsidRPr="4979BB12">
        <w:fldChar w:fldCharType="begin">
          <w:fldData xml:space="preserve">PEVuZE5vdGU+PENpdGU+PEF1dGhvcj5QZW5kbGV0b248L0F1dGhvcj48WWVhcj4yMDE3PC9ZZWFy
PjxSZWNOdW0+Mjk8L1JlY051bT48RGlzcGxheVRleHQ+PHN0eWxlIGZhY2U9InN1cGVyc2NyaXB0
Ij4zNzwvc3R5bGU+PC9EaXNwbGF5VGV4dD48cmVjb3JkPjxyZWMtbnVtYmVyPjI5PC9yZWMtbnVt
YmVyPjxmb3JlaWduLWtleXM+PGtleSBhcHA9IkVOIiBkYi1pZD0iejB3enIwNTJzNXY1OXhlc3Jl
cnh6MGZ6dGQwZHp3c3gwcjV3IiB0aW1lc3RhbXA9IjE1NTk3NDA5NjkiPjI5PC9rZXk+PC9mb3Jl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bGVjdHJvbmljLXJlc291cmNlLW51bT48L3JlY29yZD48L0NpdGU+PC9FbmROb3RlPgB=
</w:fldData>
        </w:fldChar>
      </w:r>
      <w:r w:rsidR="00B631BB">
        <w:instrText xml:space="preserve"> ADDIN EN.CITE </w:instrText>
      </w:r>
      <w:r w:rsidR="00B631BB">
        <w:fldChar w:fldCharType="begin">
          <w:fldData xml:space="preserve">PEVuZE5vdGU+PENpdGU+PEF1dGhvcj5QZW5kbGV0b248L0F1dGhvcj48WWVhcj4yMDE3PC9ZZWFy
PjxSZWNOdW0+Mjk8L1JlY051bT48RGlzcGxheVRleHQ+PHN0eWxlIGZhY2U9InN1cGVyc2NyaXB0
Ij4zNzwvc3R5bGU+PC9EaXNwbGF5VGV4dD48cmVjb3JkPjxyZWMtbnVtYmVyPjI5PC9yZWMtbnVt
YmVyPjxmb3JlaWduLWtleXM+PGtleSBhcHA9IkVOIiBkYi1pZD0iejB3enIwNTJzNXY1OXhlc3Jl
cnh6MGZ6dGQwZHp3c3gwcjV3IiB0aW1lc3RhbXA9IjE1NTk3NDA5NjkiPjI5PC9rZXk+PC9mb3Jl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ZWxsPC9zZWNvbmRhcnktdGl0bGU+PC90aXRsZXM+PHBhZ2VzPjgyNC04MzUgZTE0PC9wYWdlcz48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=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37</w:t>
      </w:r>
      <w:r w:rsidR="00627105" w:rsidRPr="4979BB12">
        <w:fldChar w:fldCharType="end"/>
      </w:r>
      <w:r w:rsidR="00803872" w:rsidRPr="009B18D6">
        <w:rPr>
          <w:sz w:val="22"/>
          <w:szCs w:val="22"/>
        </w:rPr>
        <w:t>. In mammals, recognition of the canonical poly(A) signal AAUAAA involves direct binding by CPSF30</w:t>
      </w:r>
      <w:r w:rsidR="00627105" w:rsidRPr="4979BB12">
        <w:fldChar w:fldCharType="begin">
          <w:fldData xml:space="preserve">PEVuZE5vdGU+PENpdGU+PEF1dGhvcj5DaGFuPC9BdXRob3I+PFllYXI+MjAxNDwvWWVhcj48UmVj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</w:fldData>
        </w:fldChar>
      </w:r>
      <w:r w:rsidR="00B631BB">
        <w:instrText xml:space="preserve"> ADDIN EN.CITE </w:instrText>
      </w:r>
      <w:r w:rsidR="00B631BB">
        <w:fldChar w:fldCharType="begin">
          <w:fldData xml:space="preserve">PEVuZE5vdGU+PENpdGU+PEF1dGhvcj5DaGFuPC9BdXRob3I+PFllYXI+MjAxNDwvWWVhcj48UmVj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38,39</w:t>
      </w:r>
      <w:r w:rsidR="00627105" w:rsidRPr="4979BB12">
        <w:fldChar w:fldCharType="end"/>
      </w:r>
      <w:r w:rsidR="00803872" w:rsidRPr="009B18D6">
        <w:rPr>
          <w:sz w:val="22"/>
          <w:szCs w:val="22"/>
        </w:rPr>
        <w:t xml:space="preserve">. Notably, alternative </w:t>
      </w:r>
      <w:r w:rsidR="006B6AF3">
        <w:rPr>
          <w:sz w:val="22"/>
          <w:szCs w:val="22"/>
        </w:rPr>
        <w:t xml:space="preserve">polyadenylation controls the expression of an </w:t>
      </w:r>
      <w:r w:rsidR="00803872" w:rsidRPr="009B18D6">
        <w:rPr>
          <w:sz w:val="22"/>
          <w:szCs w:val="22"/>
        </w:rPr>
        <w:t xml:space="preserve">Arabidopsis CPSF30 </w:t>
      </w:r>
      <w:r w:rsidR="006B6AF3" w:rsidRPr="009B18D6">
        <w:rPr>
          <w:sz w:val="22"/>
          <w:szCs w:val="22"/>
        </w:rPr>
        <w:t xml:space="preserve">isoform </w:t>
      </w:r>
      <w:r w:rsidR="006B6AF3">
        <w:rPr>
          <w:sz w:val="22"/>
          <w:szCs w:val="22"/>
        </w:rPr>
        <w:t xml:space="preserve">that </w:t>
      </w:r>
      <w:r w:rsidR="00803872" w:rsidRPr="009B18D6">
        <w:rPr>
          <w:sz w:val="22"/>
          <w:szCs w:val="22"/>
        </w:rPr>
        <w:t>encodes a YTH domain with the potential to bind and read m</w:t>
      </w:r>
      <w:r w:rsidR="00803872" w:rsidRPr="009B18D6">
        <w:rPr>
          <w:sz w:val="22"/>
          <w:szCs w:val="22"/>
          <w:vertAlign w:val="superscript"/>
        </w:rPr>
        <w:t>6</w:t>
      </w:r>
      <w:r w:rsidR="00803872" w:rsidRPr="009B18D6">
        <w:rPr>
          <w:sz w:val="22"/>
          <w:szCs w:val="22"/>
        </w:rPr>
        <w:t>A</w:t>
      </w:r>
      <w:r w:rsidR="00627105" w:rsidRPr="4979BB12">
        <w:fldChar w:fldCharType="begin"/>
      </w:r>
      <w:r w:rsidR="00B631BB">
        <w:instrText xml:space="preserve"> ADDIN EN.CITE &lt;EndNote&gt;&lt;Cite&gt;&lt;Author&gt;Stevens&lt;/Author&gt;&lt;Year&gt;2018&lt;/Year&gt;&lt;RecNum&gt;288&lt;/RecNum&gt;&lt;DisplayText&gt;&lt;style face="superscript"&gt;40&lt;/style&gt;&lt;/DisplayText&gt;&lt;record&gt;&lt;rec-number&gt;288&lt;/rec-number&gt;&lt;foreign-keys&gt;&lt;key app="EN" db-id="prvswxv93dz2ape0026pwr2cdfp5e922pf5w" timestamp="1552924144"&gt;288&lt;/key&gt;&lt;/foreign-keys&gt;&lt;ref-type name="Journal Article"&gt;17&lt;/ref-type&gt;&lt;contributors&gt;&lt;authors&gt;&lt;author&gt;Stevens, A. T.&lt;/author&gt;&lt;author&gt;Howe, D. K.&lt;/author&gt;&lt;author&gt;Hunt, A. G.&lt;/author&gt;&lt;/authors&gt;&lt;/contributors&gt;&lt;auth-address&gt;Univ Kentucky, Dept Plant &amp;amp; Soil Sci, Lexington, KY 40506 USA&amp;#xD;Univ Kentucky, Dept Vet Sci, Lexington, KY USA&amp;#xD;Univ Kentucky, Coll Med, Dept Mol &amp;amp; Cellular Biochem, Lexington, KY USA&lt;/auth-address&gt;&lt;titles&gt;&lt;title&gt;Characterization of mRNA polyadenylation in the apicomplexa&lt;/title&gt;&lt;secondary-title&gt;Plos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One&lt;/abbr-1&gt;&lt;/alt-periodical&gt;&lt;volume&gt;13&lt;/volume&gt;&lt;number&gt;8&lt;/number&gt;&lt;keywords&gt;&lt;keyword&gt;cleavage factor-i&lt;/keyword&gt;&lt;keyword&gt;poly(a) polymerase&lt;/keyword&gt;&lt;keyword&gt;trypanosoma-brucei&lt;/keyword&gt;&lt;keyword&gt;alternative polyadenylation&lt;/keyword&gt;&lt;keyword&gt;chlamydomonas-reinhardtii&lt;/keyword&gt;&lt;keyword&gt;structural basis&lt;/keyword&gt;&lt;keyword&gt;factor cpsf-73&lt;/keyword&gt;&lt;keyword&gt;site choice&lt;/keyword&gt;&lt;keyword&gt;arabidopsis&lt;/keyword&gt;&lt;keyword&gt;subunit&lt;/keyword&gt;&lt;/keywords&gt;&lt;dates&gt;&lt;year&gt;2018&lt;/year&gt;&lt;pub-dates&gt;&lt;date&gt;Aug 30&lt;/date&gt;&lt;/pub-dates&gt;&lt;/dates&gt;&lt;isbn&gt;1932-6203&lt;/isbn&gt;&lt;accession-num&gt;WOS:000443388900110&lt;/accession-num&gt;&lt;urls&gt;&lt;related-urls&gt;&lt;url&gt;&lt;style face="underline" font="default" size="100%"&gt;&amp;lt;Go to ISI&amp;gt;://WOS:000443388900110&lt;/style&gt;&lt;/url&gt;&lt;/related-urls&gt;&lt;/urls&gt;&lt;electronic-resource-num&gt;10.1371/journal.pone.0203317&lt;/electronic-resource-num&gt;&lt;language&gt;English&lt;/language&gt;&lt;/record&gt;&lt;/Cite&gt;&lt;/EndNote&gt;</w:instrText>
      </w:r>
      <w:r w:rsidR="00627105" w:rsidRPr="4979BB12">
        <w:rPr>
          <w:sz w:val="22"/>
          <w:szCs w:val="22"/>
        </w:rPr>
        <w:fldChar w:fldCharType="separate"/>
      </w:r>
      <w:r w:rsidR="00B631BB" w:rsidRPr="00B631BB">
        <w:rPr>
          <w:noProof/>
          <w:vertAlign w:val="superscript"/>
        </w:rPr>
        <w:t>40</w:t>
      </w:r>
      <w:r w:rsidR="00627105" w:rsidRPr="4979BB12">
        <w:fldChar w:fldCharType="end"/>
      </w:r>
      <w:r w:rsidR="00803872" w:rsidRPr="009B18D6">
        <w:rPr>
          <w:sz w:val="22"/>
          <w:szCs w:val="22"/>
        </w:rPr>
        <w:t xml:space="preserve">. </w:t>
      </w:r>
      <w:r w:rsidR="003B6066">
        <w:rPr>
          <w:sz w:val="22"/>
          <w:szCs w:val="22"/>
        </w:rPr>
        <w:t xml:space="preserve">A </w:t>
      </w:r>
      <w:r w:rsidR="00201373">
        <w:rPr>
          <w:sz w:val="22"/>
          <w:szCs w:val="22"/>
        </w:rPr>
        <w:t>recent study has indicated that th</w:t>
      </w:r>
      <w:r w:rsidR="000C59AB">
        <w:rPr>
          <w:sz w:val="22"/>
          <w:szCs w:val="22"/>
        </w:rPr>
        <w:t>is YT</w:t>
      </w:r>
      <w:r w:rsidR="00953C66">
        <w:rPr>
          <w:sz w:val="22"/>
          <w:szCs w:val="22"/>
        </w:rPr>
        <w:t>H</w:t>
      </w:r>
      <w:r w:rsidR="000C59AB">
        <w:rPr>
          <w:sz w:val="22"/>
          <w:szCs w:val="22"/>
        </w:rPr>
        <w:t xml:space="preserve"> domain-containing isoform is required to supress chimera formation</w:t>
      </w:r>
      <w:r w:rsidR="007D3317" w:rsidRPr="4979BB12">
        <w:fldChar w:fldCharType="begin">
          <w:fldData xml:space="preserve">PEVuZE5vdGU+PENpdGU+PEF1dGhvcj5Qb250aWVyPC9BdXRob3I+PFllYXI+MjAxOTwvWWVhcj48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</w:fldData>
        </w:fldChar>
      </w:r>
      <w:r w:rsidR="00B631BB">
        <w:instrText xml:space="preserve"> ADDIN EN.CITE </w:instrText>
      </w:r>
      <w:r w:rsidR="00B631BB">
        <w:fldChar w:fldCharType="begin">
          <w:fldData xml:space="preserve">PEVuZE5vdGU+PENpdGU+PEF1dGhvcj5Qb250aWVyPC9BdXRob3I+PFllYXI+MjAxOTwvWWVhcj48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</w:fldData>
        </w:fldChar>
      </w:r>
      <w:r w:rsidR="00B631BB">
        <w:instrText xml:space="preserve"> ADDIN EN.CITE.DATA </w:instrText>
      </w:r>
      <w:r w:rsidR="00B631BB">
        <w:fldChar w:fldCharType="end"/>
      </w:r>
      <w:r w:rsidR="007D3317" w:rsidRPr="4979BB12">
        <w:rPr>
          <w:sz w:val="22"/>
          <w:szCs w:val="22"/>
        </w:rPr>
      </w:r>
      <w:r w:rsidR="007D3317" w:rsidRPr="4979BB12">
        <w:rPr>
          <w:sz w:val="22"/>
          <w:szCs w:val="22"/>
        </w:rPr>
        <w:fldChar w:fldCharType="separate"/>
      </w:r>
      <w:r w:rsidR="00B631BB" w:rsidRPr="00B631BB">
        <w:rPr>
          <w:noProof/>
          <w:vertAlign w:val="superscript"/>
        </w:rPr>
        <w:t>36</w:t>
      </w:r>
      <w:r w:rsidR="007D3317" w:rsidRPr="4979BB12">
        <w:fldChar w:fldCharType="end"/>
      </w:r>
      <w:r w:rsidR="00D40653">
        <w:rPr>
          <w:sz w:val="22"/>
          <w:szCs w:val="22"/>
        </w:rPr>
        <w:t>.</w:t>
      </w:r>
      <w:r w:rsidR="00803872" w:rsidRPr="009B18D6">
        <w:rPr>
          <w:sz w:val="22"/>
          <w:szCs w:val="22"/>
        </w:rPr>
        <w:t xml:space="preserve"> Consequently, in plants, m</w:t>
      </w:r>
      <w:r w:rsidR="00803872" w:rsidRPr="009B18D6">
        <w:rPr>
          <w:sz w:val="22"/>
          <w:szCs w:val="22"/>
          <w:vertAlign w:val="superscript"/>
        </w:rPr>
        <w:t>6</w:t>
      </w:r>
      <w:r w:rsidR="00803872" w:rsidRPr="009B18D6">
        <w:rPr>
          <w:sz w:val="22"/>
          <w:szCs w:val="22"/>
        </w:rPr>
        <w:t>A may also contribute to the recognition of specific RNA 3’ ends.</w:t>
      </w:r>
    </w:p>
    <w:p w14:paraId="436AB446" w14:textId="77777777" w:rsidR="00B95495" w:rsidRPr="009005E6" w:rsidRDefault="00B95495" w:rsidP="4979BB12">
      <w:pPr>
        <w:spacing w:line="480" w:lineRule="auto"/>
        <w:rPr>
          <w:sz w:val="22"/>
          <w:szCs w:val="22"/>
        </w:rPr>
      </w:pPr>
    </w:p>
    <w:p w14:paraId="5BE1FC99" w14:textId="036007D4" w:rsidR="218E7659" w:rsidRDefault="218E7659" w:rsidP="4979BB12">
      <w:pPr>
        <w:spacing w:line="480" w:lineRule="auto"/>
      </w:pPr>
      <w:r w:rsidRPr="005627E7">
        <w:rPr>
          <w:b/>
          <w:sz w:val="22"/>
          <w:szCs w:val="22"/>
        </w:rPr>
        <w:t>Concluding Remarks</w:t>
      </w:r>
    </w:p>
    <w:p w14:paraId="41D727DA" w14:textId="5775384E" w:rsidR="001B7D8B" w:rsidRPr="009B18D6" w:rsidRDefault="003F403C" w:rsidP="4979BB12">
      <w:pPr>
        <w:spacing w:line="480" w:lineRule="auto"/>
        <w:rPr>
          <w:sz w:val="22"/>
          <w:szCs w:val="22"/>
        </w:rPr>
      </w:pPr>
      <w:r w:rsidRPr="009B18D6">
        <w:rPr>
          <w:sz w:val="22"/>
          <w:szCs w:val="22"/>
        </w:rPr>
        <w:t xml:space="preserve">We show that nanopore </w:t>
      </w:r>
      <w:r w:rsidR="00FB3553" w:rsidRPr="009B18D6">
        <w:rPr>
          <w:sz w:val="22"/>
          <w:szCs w:val="22"/>
        </w:rPr>
        <w:t>DRS</w:t>
      </w:r>
      <w:r w:rsidRPr="009B18D6">
        <w:rPr>
          <w:sz w:val="22"/>
          <w:szCs w:val="22"/>
        </w:rPr>
        <w:t xml:space="preserve"> has the potential to refine multiple features of Arabidopsis genome annotation</w:t>
      </w:r>
      <w:r w:rsidR="0026345F">
        <w:rPr>
          <w:sz w:val="22"/>
          <w:szCs w:val="22"/>
        </w:rPr>
        <w:t xml:space="preserve"> and incorporate</w:t>
      </w:r>
      <w:r w:rsidR="00D665AB">
        <w:rPr>
          <w:sz w:val="22"/>
          <w:szCs w:val="22"/>
        </w:rPr>
        <w:t xml:space="preserve"> the clearest map to date of m</w:t>
      </w:r>
      <w:r w:rsidR="00D665AB" w:rsidRPr="00D665AB">
        <w:rPr>
          <w:sz w:val="22"/>
          <w:szCs w:val="22"/>
          <w:vertAlign w:val="superscript"/>
        </w:rPr>
        <w:t>6</w:t>
      </w:r>
      <w:r w:rsidR="00D665AB">
        <w:rPr>
          <w:sz w:val="22"/>
          <w:szCs w:val="22"/>
        </w:rPr>
        <w:t>A</w:t>
      </w:r>
      <w:r w:rsidR="003B0EF2">
        <w:rPr>
          <w:sz w:val="22"/>
          <w:szCs w:val="22"/>
        </w:rPr>
        <w:t xml:space="preserve"> locations</w:t>
      </w:r>
      <w:r w:rsidR="00D665AB">
        <w:rPr>
          <w:sz w:val="22"/>
          <w:szCs w:val="22"/>
        </w:rPr>
        <w:t xml:space="preserve">. This is </w:t>
      </w:r>
      <w:r w:rsidRPr="009B18D6">
        <w:rPr>
          <w:sz w:val="22"/>
          <w:szCs w:val="22"/>
        </w:rPr>
        <w:t>despite the sequence of the genome being available since 2000</w:t>
      </w:r>
      <w:r w:rsidR="00627105" w:rsidRPr="4979BB12">
        <w:fldChar w:fldCharType="begin">
          <w:fldData xml:space="preserve">PEVuZE5vdGU+PENpdGU+PEF1dGhvcj5LYXVsPC9BdXRob3I+PFllYXI+MjAwMDwvWWVhcj48UmVj
TnVtPjMzPC9SZWNOdW0+PERpc3BsYXlUZXh0PjxzdHlsZSBmYWNlPSJzdXBlcnNjcmlwdCI+NDE8
L3N0eWxlPjwvRGlzcGxheVRleHQ+PHJlY29yZD48cmVjLW51bWJlcj4zMzwvcmVjLW51bWJlcj48
Zm9yZWlnbi1rZXlzPjxrZXkgYXBwPSJFTiIgZGItaWQ9Inowd3pyMDUyczV2NTl4ZXNyZXJ4ejBm
enRkMGR6d3N4MHI1dyIgdGltZXN0YW1wPSIxNTU5NzQwOTY5Ij4zMzwva2V5PjwvZm9yZWlnbi1r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L2F1dGgtYWRkcmVzcz48dGl0bGVzPjx0aXRsZT48c3R5bGUgZmFjZT0ibm9ybWFsIiBmb250PSJk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</w:fldData>
        </w:fldChar>
      </w:r>
      <w:r w:rsidR="00B631BB">
        <w:instrText xml:space="preserve"> ADDIN EN.CITE </w:instrText>
      </w:r>
      <w:r w:rsidR="00B631BB">
        <w:fldChar w:fldCharType="begin">
          <w:fldData xml:space="preserve">PEVuZE5vdGU+PENpdGU+PEF1dGhvcj5LYXVsPC9BdXRob3I+PFllYXI+MjAwMDwvWWVhcj48UmVj
TnVtPjMzPC9SZWNOdW0+PERpc3BsYXlUZXh0PjxzdHlsZSBmYWNlPSJzdXBlcnNjcmlwdCI+NDE8
L3N0eWxlPjwvRGlzcGxheVRleHQ+PHJlY29yZD48cmVjLW51bWJlcj4zMzwvcmVjLW51bWJlcj48
Zm9yZWlnbi1rZXlzPjxrZXkgYXBwPSJFTiIgZGItaWQ9Inowd3pyMDUyczV2NTl4ZXNyZXJ4ejBm
enRkMGR6d3N4MHI1dyIgdGltZXN0YW1wPSIxNTU5NzQwOTY5Ij4zMzwva2V5PjwvZm9yZWlnbi1r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L2F1dGgtYWRkcmVzcz48dGl0bGVzPjx0aXRsZT48c3R5bGUgZmFjZT0ibm9ybWFsIiBmb250PSJk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41</w:t>
      </w:r>
      <w:r w:rsidR="00627105" w:rsidRPr="4979BB12">
        <w:fldChar w:fldCharType="end"/>
      </w:r>
      <w:r w:rsidRPr="009B18D6">
        <w:rPr>
          <w:sz w:val="22"/>
          <w:szCs w:val="22"/>
        </w:rPr>
        <w:t xml:space="preserve">. </w:t>
      </w:r>
      <w:r w:rsidR="000F6D02" w:rsidRPr="009B18D6">
        <w:rPr>
          <w:sz w:val="22"/>
          <w:szCs w:val="22"/>
        </w:rPr>
        <w:t>Modern agriculture is dominated by a handful of intensely researched crops</w:t>
      </w:r>
      <w:r w:rsidR="00627105" w:rsidRPr="4979BB12">
        <w:fldChar w:fldCharType="begin"/>
      </w:r>
      <w:r w:rsidR="00B631BB">
        <w:instrText xml:space="preserve"> ADDIN EN.CITE &lt;EndNote&gt;&lt;Cite&gt;&lt;Author&gt;United Nations&lt;/Author&gt;&lt;Year&gt;2017&lt;/Year&gt;&lt;RecNum&gt;550&lt;/RecNum&gt;&lt;DisplayText&gt;&lt;style face="superscript"&gt;42&lt;/style&gt;&lt;/DisplayText&gt;&lt;record&gt;&lt;rec-number&gt;550&lt;/rec-number&gt;&lt;foreign-keys&gt;&lt;key app="EN" db-id="prvswxv93dz2ape0026pwr2cdfp5e922pf5w" timestamp="1556288055"&gt;550&lt;/key&gt;&lt;/foreign-keys&gt;&lt;ref-type name="Government Document"&gt;46&lt;/ref-type&gt;&lt;contributors&gt;&lt;authors&gt;&lt;author&gt;United Nations, Department of Economic and Social Affairs, Population Division.&lt;/author&gt;&lt;/authors&gt;&lt;/contributors&gt;&lt;titles&gt;&lt;title&gt;World population prospects: the 2017 revision, Key Findings and Advance Tables.&lt;/title&gt;&lt;secondary-title&gt;Working Paper No. ESA/P/WP/248&lt;/secondary-title&gt;&lt;/titles&gt;&lt;dates&gt;&lt;year&gt;2017&lt;/year&gt;&lt;/dates&gt;&lt;urls&gt;&lt;/urls&gt;&lt;/record&gt;&lt;/Cite&gt;&lt;/EndNote&gt;</w:instrText>
      </w:r>
      <w:r w:rsidR="00627105" w:rsidRPr="4979BB12">
        <w:rPr>
          <w:sz w:val="22"/>
          <w:szCs w:val="22"/>
        </w:rPr>
        <w:fldChar w:fldCharType="separate"/>
      </w:r>
      <w:r w:rsidR="00B631BB" w:rsidRPr="00B631BB">
        <w:rPr>
          <w:noProof/>
          <w:vertAlign w:val="superscript"/>
        </w:rPr>
        <w:t>42</w:t>
      </w:r>
      <w:r w:rsidR="00627105" w:rsidRPr="4979BB12">
        <w:fldChar w:fldCharType="end"/>
      </w:r>
      <w:r w:rsidR="00D665AB">
        <w:rPr>
          <w:sz w:val="22"/>
          <w:szCs w:val="22"/>
        </w:rPr>
        <w:t xml:space="preserve">, but </w:t>
      </w:r>
      <w:r w:rsidR="00AE3A62">
        <w:rPr>
          <w:sz w:val="22"/>
          <w:szCs w:val="22"/>
        </w:rPr>
        <w:t>t</w:t>
      </w:r>
      <w:r w:rsidR="00B7194E" w:rsidRPr="009B18D6">
        <w:rPr>
          <w:sz w:val="22"/>
          <w:szCs w:val="22"/>
        </w:rPr>
        <w:t xml:space="preserve">o diversify global food supply, enhance agricultural productivity and tackle malnutrition, there is a need </w:t>
      </w:r>
      <w:r w:rsidR="00F744E5" w:rsidRPr="009B18D6">
        <w:rPr>
          <w:sz w:val="22"/>
          <w:szCs w:val="22"/>
        </w:rPr>
        <w:t xml:space="preserve">to </w:t>
      </w:r>
      <w:r w:rsidR="00B7194E" w:rsidRPr="009B18D6">
        <w:rPr>
          <w:sz w:val="22"/>
          <w:szCs w:val="22"/>
        </w:rPr>
        <w:t>focus on crops utilized in rural societies</w:t>
      </w:r>
      <w:r w:rsidR="00944A68" w:rsidRPr="009B18D6">
        <w:rPr>
          <w:sz w:val="22"/>
          <w:szCs w:val="22"/>
        </w:rPr>
        <w:t xml:space="preserve"> that have received little attention for crop improvement</w:t>
      </w:r>
      <w:r w:rsidR="00627105" w:rsidRPr="4979BB12">
        <w:fldChar w:fldCharType="begin"/>
      </w:r>
      <w:r w:rsidR="00B631BB">
        <w:instrText xml:space="preserve"> ADDIN EN.CITE &lt;EndNote&gt;&lt;Cite&gt;&lt;Author&gt;Chang&lt;/Author&gt;&lt;Year&gt;2018&lt;/Year&gt;&lt;RecNum&gt;561&lt;/RecNum&gt;&lt;DisplayText&gt;&lt;style face="superscript"&gt;43&lt;/style&gt;&lt;/DisplayText&gt;&lt;record&gt;&lt;rec-number&gt;561&lt;/rec-number&gt;&lt;foreign-keys&gt;&lt;key app="EN" db-id="prvswxv93dz2ape0026pwr2cdfp5e922pf5w" timestamp="1558602604"&gt;561&lt;/key&gt;&lt;/foreign-keys&gt;&lt;ref-type name="Journal Article"&gt;17&lt;/ref-type&gt;&lt;contributors&gt;&lt;authors&gt;&lt;author&gt;Chang, Yue&lt;/author&gt;&lt;author&gt;Liu, Huan&lt;/author&gt;&lt;author&gt;Liu, Min&lt;/author&gt;&lt;author&gt;Liao, Xuezhu&lt;/author&gt;&lt;author&gt;Sahu, Sunil Kumar&lt;/author&gt;&lt;author&gt;Fu, Yuan&lt;/author&gt;&lt;author&gt;Song, Bo&lt;/author&gt;&lt;author&gt;Cheng, Shifeng&lt;/author&gt;&lt;author&gt;Kariba, Robert&lt;/author&gt;&lt;author&gt;Muthemba, Samuel&lt;/author&gt;&lt;author&gt;Hendre, Prasad S&lt;/author&gt;&lt;author&gt;Mayes, Sean&lt;/author&gt;&lt;author&gt;Ho, Wai Kuan&lt;/author&gt;&lt;author&gt;Yssel, Anna E J&lt;/author&gt;&lt;author&gt;Kendabie, Presidor&lt;/author&gt;&lt;author&gt;Wang, Sibo&lt;/author&gt;&lt;author&gt;Li, Linzhou&lt;/author&gt;&lt;author&gt;Muchugi, Alice&lt;/author&gt;&lt;author&gt;Jamnadass, Ramni&lt;/author&gt;&lt;author&gt;Lu, Haorong&lt;/author&gt;&lt;author&gt;Peng, Shufeng&lt;/author&gt;&lt;author&gt;Van Deynze, Allen&lt;/author&gt;&lt;author&gt;Simons, Anthony&lt;/author&gt;&lt;author&gt;Yana-Shapiro, Howard&lt;/author&gt;&lt;author&gt;Van de Peer, Yves&lt;/author&gt;&lt;author&gt;Xu, Xun&lt;/author&gt;&lt;author&gt;Yang, Huanming&lt;/author&gt;&lt;author&gt;Wang, Jian&lt;/author&gt;&lt;author&gt;Liu, Xin&lt;/author&gt;&lt;/authors&gt;&lt;/contributors&gt;&lt;titles&gt;&lt;title&gt;The draft genomes of five agriculturally important African orphan crops&lt;/title&gt;&lt;secondary-title&gt;GigaScience&lt;/secondary-title&gt;&lt;/titles&gt;&lt;periodical&gt;&lt;full-title&gt;Gigascience&lt;/full-title&gt;&lt;abbr-1&gt;Gigascience&lt;/abbr-1&gt;&lt;/periodical&gt;&lt;volume&gt;8&lt;/volume&gt;&lt;number&gt;3&lt;/number&gt;&lt;dates&gt;&lt;year&gt;2018&lt;/year&gt;&lt;/dates&gt;&lt;isbn&gt;2047-217X&lt;/isbn&gt;&lt;urls&gt;&lt;related-urls&gt;&lt;url&gt;https://doi.org/10.1093/gigascience/giy152&lt;/url&gt;&lt;/related-urls&gt;&lt;/urls&gt;&lt;electronic-resource-num&gt;10.1093/gigascience/giy152&lt;/electronic-resource-num&gt;&lt;access-date&gt;5/22/2019&lt;/access-date&gt;&lt;/record&gt;&lt;/Cite&gt;&lt;/EndNote&gt;</w:instrText>
      </w:r>
      <w:r w:rsidR="00627105" w:rsidRPr="4979BB12">
        <w:rPr>
          <w:sz w:val="22"/>
          <w:szCs w:val="22"/>
        </w:rPr>
        <w:fldChar w:fldCharType="separate"/>
      </w:r>
      <w:r w:rsidR="00B631BB" w:rsidRPr="00B631BB">
        <w:rPr>
          <w:noProof/>
          <w:vertAlign w:val="superscript"/>
        </w:rPr>
        <w:t>43</w:t>
      </w:r>
      <w:r w:rsidR="00627105" w:rsidRPr="4979BB12">
        <w:fldChar w:fldCharType="end"/>
      </w:r>
      <w:r w:rsidR="00CD0805">
        <w:rPr>
          <w:sz w:val="22"/>
          <w:szCs w:val="22"/>
        </w:rPr>
        <w:t>.</w:t>
      </w:r>
      <w:r w:rsidR="00B7194E" w:rsidRPr="009B18D6">
        <w:rPr>
          <w:sz w:val="22"/>
          <w:szCs w:val="22"/>
        </w:rPr>
        <w:t xml:space="preserve"> </w:t>
      </w:r>
      <w:r w:rsidR="006F345E" w:rsidRPr="009B18D6">
        <w:rPr>
          <w:sz w:val="22"/>
          <w:szCs w:val="22"/>
        </w:rPr>
        <w:t>Based on our experience with Arabidopsis</w:t>
      </w:r>
      <w:ins w:id="38" w:author="Anna Belyaevskaya" w:date="2019-06-18T15:04:00Z">
        <w:r w:rsidR="00937E1C">
          <w:rPr>
            <w:sz w:val="22"/>
            <w:szCs w:val="22"/>
          </w:rPr>
          <w:t>,</w:t>
        </w:r>
      </w:ins>
      <w:r w:rsidR="00B45E4A" w:rsidRPr="009B18D6">
        <w:rPr>
          <w:sz w:val="22"/>
          <w:szCs w:val="22"/>
        </w:rPr>
        <w:t xml:space="preserve"> </w:t>
      </w:r>
      <w:r w:rsidR="006F345E" w:rsidRPr="009B18D6">
        <w:rPr>
          <w:sz w:val="22"/>
          <w:szCs w:val="22"/>
        </w:rPr>
        <w:t>w</w:t>
      </w:r>
      <w:r w:rsidR="00631F22" w:rsidRPr="009B18D6">
        <w:rPr>
          <w:sz w:val="22"/>
          <w:szCs w:val="22"/>
        </w:rPr>
        <w:t xml:space="preserve">e </w:t>
      </w:r>
      <w:r w:rsidR="00D270A6" w:rsidRPr="009B18D6">
        <w:rPr>
          <w:sz w:val="22"/>
          <w:szCs w:val="22"/>
        </w:rPr>
        <w:t xml:space="preserve">anticipate </w:t>
      </w:r>
      <w:r w:rsidR="00631F22" w:rsidRPr="009B18D6">
        <w:rPr>
          <w:sz w:val="22"/>
          <w:szCs w:val="22"/>
        </w:rPr>
        <w:t xml:space="preserve">that the </w:t>
      </w:r>
      <w:r w:rsidR="00460391" w:rsidRPr="009B18D6">
        <w:rPr>
          <w:sz w:val="22"/>
          <w:szCs w:val="22"/>
        </w:rPr>
        <w:t>combin</w:t>
      </w:r>
      <w:r w:rsidR="00A03287" w:rsidRPr="009B18D6">
        <w:rPr>
          <w:sz w:val="22"/>
          <w:szCs w:val="22"/>
        </w:rPr>
        <w:t xml:space="preserve">ation of </w:t>
      </w:r>
      <w:r w:rsidR="00631F22" w:rsidRPr="009B18D6">
        <w:rPr>
          <w:sz w:val="22"/>
          <w:szCs w:val="22"/>
        </w:rPr>
        <w:t xml:space="preserve">nanopore </w:t>
      </w:r>
      <w:r w:rsidR="00FB3553" w:rsidRPr="009B18D6">
        <w:rPr>
          <w:sz w:val="22"/>
          <w:szCs w:val="22"/>
        </w:rPr>
        <w:t>DRS</w:t>
      </w:r>
      <w:r w:rsidR="00460391" w:rsidRPr="009B18D6">
        <w:rPr>
          <w:sz w:val="22"/>
          <w:szCs w:val="22"/>
        </w:rPr>
        <w:t xml:space="preserve"> </w:t>
      </w:r>
      <w:r w:rsidR="00DB164D">
        <w:rPr>
          <w:sz w:val="22"/>
          <w:szCs w:val="22"/>
        </w:rPr>
        <w:t>and</w:t>
      </w:r>
      <w:r w:rsidR="00DB164D" w:rsidRPr="009B18D6">
        <w:rPr>
          <w:sz w:val="22"/>
          <w:szCs w:val="22"/>
        </w:rPr>
        <w:t xml:space="preserve"> </w:t>
      </w:r>
      <w:r w:rsidR="00460391" w:rsidRPr="009B18D6">
        <w:rPr>
          <w:sz w:val="22"/>
          <w:szCs w:val="22"/>
        </w:rPr>
        <w:t>other sequencing approaches</w:t>
      </w:r>
      <w:r w:rsidR="00631F22" w:rsidRPr="009B18D6">
        <w:rPr>
          <w:sz w:val="22"/>
          <w:szCs w:val="22"/>
        </w:rPr>
        <w:t xml:space="preserve"> </w:t>
      </w:r>
      <w:r w:rsidR="006F345E" w:rsidRPr="009B18D6">
        <w:rPr>
          <w:sz w:val="22"/>
          <w:szCs w:val="22"/>
        </w:rPr>
        <w:t xml:space="preserve">will </w:t>
      </w:r>
      <w:r w:rsidR="003654A1">
        <w:rPr>
          <w:sz w:val="22"/>
          <w:szCs w:val="22"/>
        </w:rPr>
        <w:t xml:space="preserve">improve </w:t>
      </w:r>
      <w:r w:rsidR="00E2343A">
        <w:rPr>
          <w:sz w:val="22"/>
          <w:szCs w:val="22"/>
        </w:rPr>
        <w:t>genome</w:t>
      </w:r>
      <w:r w:rsidR="00E65E69" w:rsidRPr="009B18D6">
        <w:rPr>
          <w:sz w:val="22"/>
          <w:szCs w:val="22"/>
        </w:rPr>
        <w:t xml:space="preserve"> annotation</w:t>
      </w:r>
      <w:r w:rsidR="00631F22" w:rsidRPr="009B18D6">
        <w:rPr>
          <w:sz w:val="22"/>
          <w:szCs w:val="22"/>
        </w:rPr>
        <w:t>.</w:t>
      </w:r>
      <w:r w:rsidR="00F71065">
        <w:rPr>
          <w:sz w:val="22"/>
          <w:szCs w:val="22"/>
        </w:rPr>
        <w:t xml:space="preserve"> </w:t>
      </w:r>
      <w:commentRangeStart w:id="39"/>
      <w:r w:rsidR="00F71065">
        <w:rPr>
          <w:sz w:val="22"/>
          <w:szCs w:val="22"/>
        </w:rPr>
        <w:t xml:space="preserve">Consistent with this, we recently </w:t>
      </w:r>
      <w:r w:rsidR="00BD7014">
        <w:rPr>
          <w:sz w:val="22"/>
          <w:szCs w:val="22"/>
        </w:rPr>
        <w:t xml:space="preserve">applied nanopore DRS to </w:t>
      </w:r>
      <w:r w:rsidR="00F71065">
        <w:rPr>
          <w:sz w:val="22"/>
          <w:szCs w:val="22"/>
        </w:rPr>
        <w:t>refine the annotation of</w:t>
      </w:r>
      <w:r w:rsidR="00F71065" w:rsidRPr="009B18D6">
        <w:rPr>
          <w:sz w:val="22"/>
          <w:szCs w:val="22"/>
        </w:rPr>
        <w:t xml:space="preserve"> </w:t>
      </w:r>
      <w:r w:rsidR="00E2343A">
        <w:rPr>
          <w:sz w:val="22"/>
          <w:szCs w:val="22"/>
        </w:rPr>
        <w:t xml:space="preserve">the African </w:t>
      </w:r>
      <w:r w:rsidR="00E2343A" w:rsidRPr="009B18D6">
        <w:rPr>
          <w:sz w:val="22"/>
          <w:szCs w:val="22"/>
        </w:rPr>
        <w:t xml:space="preserve">orphan crop </w:t>
      </w:r>
      <w:r w:rsidR="00F71065" w:rsidRPr="009B18D6">
        <w:rPr>
          <w:sz w:val="22"/>
          <w:szCs w:val="22"/>
        </w:rPr>
        <w:t>water yam (</w:t>
      </w:r>
      <w:proofErr w:type="spellStart"/>
      <w:r w:rsidR="00F71065" w:rsidRPr="4979BB12">
        <w:rPr>
          <w:i/>
          <w:iCs/>
          <w:sz w:val="22"/>
          <w:szCs w:val="22"/>
        </w:rPr>
        <w:t>Dioscorea</w:t>
      </w:r>
      <w:proofErr w:type="spellEnd"/>
      <w:r w:rsidR="00F71065" w:rsidRPr="4979BB12">
        <w:rPr>
          <w:i/>
          <w:iCs/>
          <w:sz w:val="22"/>
          <w:szCs w:val="22"/>
        </w:rPr>
        <w:t xml:space="preserve"> </w:t>
      </w:r>
      <w:proofErr w:type="spellStart"/>
      <w:r w:rsidR="00F71065" w:rsidRPr="4979BB12">
        <w:rPr>
          <w:i/>
          <w:iCs/>
          <w:sz w:val="22"/>
          <w:szCs w:val="22"/>
        </w:rPr>
        <w:t>alata</w:t>
      </w:r>
      <w:proofErr w:type="spellEnd"/>
      <w:r w:rsidR="00F71065" w:rsidRPr="009B18D6">
        <w:rPr>
          <w:sz w:val="22"/>
          <w:szCs w:val="22"/>
        </w:rPr>
        <w:t>)</w:t>
      </w:r>
      <w:commentRangeEnd w:id="39"/>
      <w:r>
        <w:rPr>
          <w:rStyle w:val="CommentReference"/>
        </w:rPr>
        <w:commentReference w:id="39"/>
      </w:r>
      <w:r w:rsidR="00462E89">
        <w:rPr>
          <w:sz w:val="22"/>
          <w:szCs w:val="22"/>
        </w:rPr>
        <w:t>. Indeed,</w:t>
      </w:r>
      <w:r w:rsidR="00E87C91">
        <w:rPr>
          <w:sz w:val="22"/>
          <w:szCs w:val="22"/>
        </w:rPr>
        <w:t xml:space="preserve"> we are moving</w:t>
      </w:r>
      <w:r w:rsidR="00462E89">
        <w:rPr>
          <w:sz w:val="22"/>
          <w:szCs w:val="22"/>
        </w:rPr>
        <w:t xml:space="preserve"> into an era where thousands of genome sequences are available and programmes like the Earth </w:t>
      </w:r>
      <w:proofErr w:type="spellStart"/>
      <w:r w:rsidR="00462E89">
        <w:rPr>
          <w:sz w:val="22"/>
          <w:szCs w:val="22"/>
        </w:rPr>
        <w:t>Bio</w:t>
      </w:r>
      <w:r w:rsidR="00AD2FBD">
        <w:rPr>
          <w:sz w:val="22"/>
          <w:szCs w:val="22"/>
        </w:rPr>
        <w:t>G</w:t>
      </w:r>
      <w:r w:rsidR="00462E89">
        <w:rPr>
          <w:sz w:val="22"/>
          <w:szCs w:val="22"/>
        </w:rPr>
        <w:t>enome</w:t>
      </w:r>
      <w:proofErr w:type="spellEnd"/>
      <w:r w:rsidR="00462E89">
        <w:rPr>
          <w:sz w:val="22"/>
          <w:szCs w:val="22"/>
        </w:rPr>
        <w:t xml:space="preserve"> Project aim to sequence all eukaryotic life on Earth</w:t>
      </w:r>
      <w:r w:rsidR="00AD2FBD" w:rsidRPr="180F9091">
        <w:fldChar w:fldCharType="begin">
          <w:fldData xml:space="preserve">PEVuZE5vdGU+PENpdGU+PEF1dGhvcj5MZXdpbjwvQXV0aG9yPjxZZWFyPjIwMTg8L1llYXI+PFJl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</w:fldData>
        </w:fldChar>
      </w:r>
      <w:r w:rsidR="00B631BB">
        <w:instrText xml:space="preserve"> ADDIN EN.CITE </w:instrText>
      </w:r>
      <w:r w:rsidR="00B631BB">
        <w:fldChar w:fldCharType="begin">
          <w:fldData xml:space="preserve">PEVuZE5vdGU+PENpdGU+PEF1dGhvcj5MZXdpbjwvQXV0aG9yPjxZZWFyPjIwMTg8L1llYXI+PFJl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</w:fldData>
        </w:fldChar>
      </w:r>
      <w:r w:rsidR="00B631BB">
        <w:instrText xml:space="preserve"> ADDIN EN.CITE.DATA </w:instrText>
      </w:r>
      <w:r w:rsidR="00B631BB">
        <w:fldChar w:fldCharType="end"/>
      </w:r>
      <w:r w:rsidR="00AD2FBD" w:rsidRPr="180F9091">
        <w:rPr>
          <w:sz w:val="22"/>
          <w:szCs w:val="22"/>
        </w:rPr>
      </w:r>
      <w:r w:rsidR="00AD2FBD" w:rsidRPr="180F9091">
        <w:rPr>
          <w:sz w:val="22"/>
          <w:szCs w:val="22"/>
        </w:rPr>
        <w:fldChar w:fldCharType="separate"/>
      </w:r>
      <w:r w:rsidR="00B631BB" w:rsidRPr="00B631BB">
        <w:rPr>
          <w:noProof/>
          <w:vertAlign w:val="superscript"/>
        </w:rPr>
        <w:t>44</w:t>
      </w:r>
      <w:r w:rsidR="00AD2FBD" w:rsidRPr="180F9091">
        <w:fldChar w:fldCharType="end"/>
      </w:r>
      <w:r w:rsidR="00462E89">
        <w:rPr>
          <w:sz w:val="22"/>
          <w:szCs w:val="22"/>
        </w:rPr>
        <w:t>. Genome sequences present only part of the puzzle, annotating what they encode will be essential for us to fully utilise this information.</w:t>
      </w:r>
    </w:p>
    <w:p w14:paraId="23E41478" w14:textId="77777777" w:rsidR="00335EDD" w:rsidRDefault="00335EDD" w:rsidP="4979BB12">
      <w:pPr>
        <w:spacing w:line="480" w:lineRule="auto"/>
        <w:rPr>
          <w:sz w:val="22"/>
          <w:szCs w:val="22"/>
        </w:rPr>
      </w:pPr>
    </w:p>
    <w:p w14:paraId="5AFFDAF4" w14:textId="77777777" w:rsidR="00844350" w:rsidRDefault="00844350" w:rsidP="4979BB12">
      <w:pPr>
        <w:spacing w:line="480" w:lineRule="auto"/>
        <w:rPr>
          <w:b/>
          <w:bCs/>
          <w:sz w:val="22"/>
          <w:szCs w:val="22"/>
        </w:rPr>
      </w:pPr>
      <w:r w:rsidRPr="00844350">
        <w:rPr>
          <w:b/>
          <w:bCs/>
          <w:sz w:val="22"/>
          <w:szCs w:val="22"/>
        </w:rPr>
        <w:t>Materials and Methods</w:t>
      </w:r>
    </w:p>
    <w:p w14:paraId="44B91EC9" w14:textId="77777777" w:rsidR="00437641" w:rsidRPr="00844350" w:rsidRDefault="00437641" w:rsidP="4979BB12">
      <w:pPr>
        <w:spacing w:line="480" w:lineRule="auto"/>
        <w:rPr>
          <w:b/>
          <w:bCs/>
          <w:sz w:val="22"/>
          <w:szCs w:val="22"/>
        </w:rPr>
      </w:pPr>
    </w:p>
    <w:p w14:paraId="181B68DC" w14:textId="2A759D4F" w:rsidR="00844350" w:rsidRPr="007C5C0E" w:rsidRDefault="00844350" w:rsidP="4979BB12">
      <w:pPr>
        <w:spacing w:line="480" w:lineRule="auto"/>
        <w:rPr>
          <w:b/>
          <w:bCs/>
          <w:sz w:val="22"/>
          <w:szCs w:val="22"/>
        </w:rPr>
      </w:pPr>
      <w:r w:rsidRPr="007C5C0E">
        <w:rPr>
          <w:b/>
          <w:bCs/>
          <w:sz w:val="22"/>
          <w:szCs w:val="22"/>
        </w:rPr>
        <w:t>Plants</w:t>
      </w:r>
    </w:p>
    <w:p w14:paraId="5220E422" w14:textId="77777777" w:rsidR="00844350" w:rsidRPr="00844350" w:rsidRDefault="00844350" w:rsidP="4979BB12">
      <w:pPr>
        <w:spacing w:line="480" w:lineRule="auto"/>
        <w:rPr>
          <w:i/>
          <w:iCs/>
          <w:sz w:val="22"/>
          <w:szCs w:val="22"/>
        </w:rPr>
      </w:pPr>
      <w:r w:rsidRPr="00844350">
        <w:rPr>
          <w:i/>
          <w:iCs/>
          <w:sz w:val="22"/>
          <w:szCs w:val="22"/>
        </w:rPr>
        <w:t>Plant material and growth conditions</w:t>
      </w:r>
    </w:p>
    <w:p w14:paraId="52DCDC72" w14:textId="3553AA7D" w:rsidR="00844350" w:rsidRDefault="00844350" w:rsidP="4979BB12">
      <w:pPr>
        <w:spacing w:line="480" w:lineRule="auto"/>
        <w:rPr>
          <w:sz w:val="22"/>
          <w:szCs w:val="22"/>
        </w:rPr>
      </w:pPr>
      <w:r w:rsidRPr="00844350">
        <w:rPr>
          <w:sz w:val="22"/>
          <w:szCs w:val="22"/>
        </w:rPr>
        <w:t xml:space="preserve">The wild-type </w:t>
      </w:r>
      <w:r w:rsidRPr="4979BB12">
        <w:rPr>
          <w:i/>
          <w:iCs/>
          <w:sz w:val="22"/>
          <w:szCs w:val="22"/>
        </w:rPr>
        <w:t>Arabidopsis thaliana</w:t>
      </w:r>
      <w:r w:rsidRPr="00844350">
        <w:rPr>
          <w:sz w:val="22"/>
          <w:szCs w:val="22"/>
        </w:rPr>
        <w:t xml:space="preserve"> accession Col-0 was obtained from Nottingham Arabidopsis Stock Centre. The </w:t>
      </w:r>
      <w:r w:rsidRPr="4979BB12">
        <w:rPr>
          <w:i/>
          <w:iCs/>
          <w:sz w:val="22"/>
          <w:szCs w:val="22"/>
        </w:rPr>
        <w:t xml:space="preserve">vir-1 </w:t>
      </w:r>
      <w:r w:rsidRPr="00844350">
        <w:rPr>
          <w:sz w:val="22"/>
          <w:szCs w:val="22"/>
        </w:rPr>
        <w:t>and VIR complemented (</w:t>
      </w:r>
      <w:r w:rsidRPr="4979BB12">
        <w:rPr>
          <w:i/>
          <w:iCs/>
          <w:sz w:val="22"/>
          <w:szCs w:val="22"/>
        </w:rPr>
        <w:t>VIR::GFP-VIR</w:t>
      </w:r>
      <w:r w:rsidRPr="00844350">
        <w:rPr>
          <w:sz w:val="22"/>
          <w:szCs w:val="22"/>
        </w:rPr>
        <w:t>) lines were provided by K</w:t>
      </w:r>
      <w:r w:rsidR="007C5C0E">
        <w:rPr>
          <w:sz w:val="22"/>
          <w:szCs w:val="22"/>
        </w:rPr>
        <w:t>.</w:t>
      </w:r>
      <w:r w:rsidRPr="00844350">
        <w:rPr>
          <w:sz w:val="22"/>
          <w:szCs w:val="22"/>
        </w:rPr>
        <w:t xml:space="preserve"> </w:t>
      </w:r>
      <w:proofErr w:type="spellStart"/>
      <w:r w:rsidRPr="00844350">
        <w:rPr>
          <w:sz w:val="22"/>
          <w:szCs w:val="22"/>
        </w:rPr>
        <w:t>Ruzicka</w:t>
      </w:r>
      <w:proofErr w:type="spellEnd"/>
      <w:r w:rsidRPr="00844350">
        <w:rPr>
          <w:sz w:val="22"/>
          <w:szCs w:val="22"/>
        </w:rPr>
        <w:t>, Brno</w:t>
      </w:r>
      <w:r w:rsidR="00627105" w:rsidRPr="4979BB12">
        <w:fldChar w:fldCharType="begin"/>
      </w:r>
      <w:r w:rsidR="00B631BB">
        <w:instrText xml:space="preserve"> ADDIN EN.CITE &lt;EndNote&gt;&lt;Cite&gt;&lt;Author&gt;Růžička&lt;/Author&gt;&lt;Year&gt;2017&lt;/Year&gt;&lt;RecNum&gt;69&lt;/RecNum&gt;&lt;DisplayText&gt;&lt;style face="superscript"&gt;45&lt;/style&gt;&lt;/DisplayText&gt;&lt;record&gt;&lt;rec-number&gt;69&lt;/rec-number&gt;&lt;foreign-keys&gt;&lt;key app="EN" db-id="5vxwr2wzn5d9ahesz5dxtd0i2vexsz2550x5" timestamp="1559473262" guid="2f35b2b1-aa75-4e3b-9bf5-3c50f215cc9d"&gt;69&lt;/key&gt;&lt;/foreign-keys&gt;&lt;ref-type name="Journal Article"&gt;17&lt;/ref-type&gt;&lt;contributors&gt;&lt;authors&gt;&lt;author&gt;Růžička, Kamil&lt;/author&gt;&lt;author&gt;Zhang, Mi&lt;/author&gt;&lt;author&gt;Campilho, Ana&lt;/author&gt;&lt;author&gt;Bodi, Zsuzsanna&lt;/author&gt;&lt;author&gt;Kashif, Muhammad&lt;/author&gt;&lt;author&gt;Saleh, Mária&lt;/author&gt;&lt;author&gt;Eeckhout, Dominique&lt;/author&gt;&lt;author&gt;El-Showk, Sedeer&lt;/author&gt;&lt;author&gt;Li, Hongying&lt;/author&gt;&lt;author&gt;Zhong, Silin&lt;/author&gt;&lt;author&gt;De Jaeger, Geert&lt;/author&gt;&lt;author&gt;Mongan, Nigel P.&lt;/author&gt;&lt;author&gt;Hejátko, Jan&lt;/author&gt;&lt;author&gt;Helariutta, Ykä&lt;/author&gt;&lt;author&gt;Fray, Rupert G.&lt;/author&gt;&lt;/authors&gt;&lt;/contributors&gt;&lt;titles&gt;&lt;title&gt;Identification of factors required for m6A mRNA methylation in Arabidopsis reveals a role for the conserved E3 ubiquitin ligase HAKAI&lt;/title&gt;&lt;secondary-title&gt;New Phytologist&lt;/secondary-title&gt;&lt;/titles&gt;&lt;periodical&gt;&lt;full-title&gt;New Phytologist&lt;/full-title&gt;&lt;/periodical&gt;&lt;pages&gt;157-172&lt;/pages&gt;&lt;volume&gt;215&lt;/volume&gt;&lt;number&gt;1&lt;/number&gt;&lt;dates&gt;&lt;year&gt;2017&lt;/year&gt;&lt;/dates&gt;&lt;isbn&gt;0028-646X&lt;/isbn&gt;&lt;urls&gt;&lt;related-urls&gt;&lt;url&gt;https://nph.onlinelibrary.wiley.com/doi/abs/10.1111/nph.14586&lt;/url&gt;&lt;/related-urls&gt;&lt;/urls&gt;&lt;electronic-resource-num&gt;10.1111/nph.14586&lt;/electronic-resource-num&gt;&lt;/record&gt;&lt;/Cite&gt;&lt;/EndNote&gt;</w:instrText>
      </w:r>
      <w:r w:rsidR="00627105" w:rsidRPr="4979BB12">
        <w:rPr>
          <w:sz w:val="22"/>
          <w:szCs w:val="22"/>
        </w:rPr>
        <w:fldChar w:fldCharType="separate"/>
      </w:r>
      <w:r w:rsidR="00B631BB" w:rsidRPr="00B631BB">
        <w:rPr>
          <w:noProof/>
          <w:vertAlign w:val="superscript"/>
        </w:rPr>
        <w:t>45</w:t>
      </w:r>
      <w:r w:rsidR="00627105" w:rsidRPr="4979BB12">
        <w:fldChar w:fldCharType="end"/>
      </w:r>
      <w:r w:rsidRPr="00844350">
        <w:rPr>
          <w:sz w:val="22"/>
          <w:szCs w:val="22"/>
        </w:rPr>
        <w:t xml:space="preserve">. The </w:t>
      </w:r>
      <w:r w:rsidRPr="4979BB12">
        <w:rPr>
          <w:i/>
          <w:iCs/>
          <w:sz w:val="22"/>
          <w:szCs w:val="22"/>
        </w:rPr>
        <w:t xml:space="preserve">hen2-2 </w:t>
      </w:r>
      <w:r w:rsidRPr="00844350">
        <w:rPr>
          <w:sz w:val="22"/>
          <w:szCs w:val="22"/>
        </w:rPr>
        <w:t xml:space="preserve">(Gabi_774HO7) mutant was provided by </w:t>
      </w:r>
      <w:r w:rsidR="007C5C0E">
        <w:rPr>
          <w:sz w:val="22"/>
          <w:szCs w:val="22"/>
        </w:rPr>
        <w:t>D.</w:t>
      </w:r>
      <w:r w:rsidRPr="00844350">
        <w:rPr>
          <w:sz w:val="22"/>
          <w:szCs w:val="22"/>
        </w:rPr>
        <w:t xml:space="preserve"> Gagliardi, Strasbourg. The seeds were sown on MS10 media plates, stratified at 4°C for two days, germinated in a controlled environment at 22°C under 16h light/8h dark conditions, and harvested 14 days after transfer to 22°C.</w:t>
      </w:r>
    </w:p>
    <w:p w14:paraId="6E2225E0" w14:textId="77777777" w:rsidR="00844350" w:rsidRPr="00844350" w:rsidRDefault="00844350" w:rsidP="4979BB12">
      <w:pPr>
        <w:spacing w:line="480" w:lineRule="auto"/>
        <w:rPr>
          <w:sz w:val="22"/>
          <w:szCs w:val="22"/>
        </w:rPr>
      </w:pPr>
    </w:p>
    <w:p w14:paraId="7E01D10F" w14:textId="77777777" w:rsidR="00844350" w:rsidRPr="00844350" w:rsidRDefault="00844350" w:rsidP="4979BB12">
      <w:pPr>
        <w:spacing w:line="480" w:lineRule="auto"/>
        <w:rPr>
          <w:i/>
          <w:iCs/>
          <w:sz w:val="22"/>
          <w:szCs w:val="22"/>
          <w:lang w:val="en-US"/>
        </w:rPr>
      </w:pPr>
      <w:r w:rsidRPr="00844350">
        <w:rPr>
          <w:i/>
          <w:iCs/>
          <w:sz w:val="22"/>
          <w:szCs w:val="22"/>
          <w:lang w:val="en-US"/>
        </w:rPr>
        <w:t>Clock phenotype analysis</w:t>
      </w:r>
    </w:p>
    <w:p w14:paraId="3B718ED7" w14:textId="65075751" w:rsidR="00844350" w:rsidRDefault="00844350" w:rsidP="4525D5BB">
      <w:pPr>
        <w:spacing w:line="480" w:lineRule="auto"/>
        <w:rPr>
          <w:sz w:val="22"/>
          <w:szCs w:val="22"/>
          <w:lang w:val="en-US"/>
        </w:rPr>
      </w:pPr>
      <w:r w:rsidRPr="00844350">
        <w:rPr>
          <w:sz w:val="22"/>
          <w:szCs w:val="22"/>
          <w:lang w:val="en-US"/>
        </w:rPr>
        <w:t>Clock phenotype experiments were performed as previously described by measuring delay fluorescence as a circadian output</w:t>
      </w:r>
      <w:r w:rsidR="00627105" w:rsidRPr="4979BB12">
        <w:fldChar w:fldCharType="begin"/>
      </w:r>
      <w:r w:rsidR="00B631BB">
        <w:instrText xml:space="preserve"> ADDIN EN.CITE &lt;EndNote&gt;&lt;Cite&gt;&lt;Author&gt;Gould&lt;/Author&gt;&lt;Year&gt;2009&lt;/Year&gt;&lt;RecNum&gt;157&lt;/RecNum&gt;&lt;DisplayText&gt;&lt;style face="superscript"&gt;46&lt;/style&gt;&lt;/DisplayText&gt;&lt;record&gt;&lt;rec-number&gt;157&lt;/rec-number&gt;&lt;foreign-keys&gt;&lt;key app="EN" db-id="5vxwr2wzn5d9ahesz5dxtd0i2vexsz2550x5" timestamp="1559473337" guid="adff8ca5-be9f-4c5a-b2c4-bb673aac8377"&gt;157&lt;/key&gt;&lt;/foreign-keys&gt;&lt;ref-type name="Journal Article"&gt;17&lt;/ref-type&gt;&lt;contributors&gt;&lt;authors&gt;&lt;author&gt;Gould, Peter D.&lt;/author&gt;&lt;author&gt;Diaz, Patrick&lt;/author&gt;&lt;author&gt;Hogben, Claire&lt;/author&gt;&lt;author&gt;Kusakina, Jelena&lt;/author&gt;&lt;author&gt;Salem, Radia&lt;/author&gt;&lt;author&gt;Hartwell, James&lt;/author&gt;&lt;author&gt;Hall, Anthony&lt;/author&gt;&lt;/authors&gt;&lt;/contributors&gt;&lt;titles&gt;&lt;title&gt;Delayed fluorescence as a universal tool for the measurement of circadian rhythms in higher plants&lt;/title&gt;&lt;secondary-title&gt;The Plant Journal&lt;/secondary-title&gt;&lt;/titles&gt;&lt;periodical&gt;&lt;full-title&gt;The Plant Journal&lt;/full-title&gt;&lt;/periodical&gt;&lt;pages&gt;893-901&lt;/pages&gt;&lt;volume&gt;58&lt;/volume&gt;&lt;number&gt;5&lt;/number&gt;&lt;keywords&gt;&lt;keyword&gt;circadian&lt;/keyword&gt;&lt;keyword&gt;delayed fluorescence&lt;/keyword&gt;&lt;keyword&gt;Arabidopsis&lt;/keyword&gt;&lt;keyword&gt;chloroplast&lt;/keyword&gt;&lt;keyword&gt;photosystem II&lt;/keyword&gt;&lt;keyword&gt;luciferase&lt;/keyword&gt;&lt;/keywords&gt;&lt;dates&gt;&lt;year&gt;2009&lt;/year&gt;&lt;pub-dates&gt;&lt;date&gt;2009/06/01&lt;/date&gt;&lt;/pub-dates&gt;&lt;/dates&gt;&lt;publisher&gt;John Wiley &amp;amp; Sons, Ltd (10.1111)&lt;/publisher&gt;&lt;isbn&gt;0960-7412&lt;/isbn&gt;&lt;urls&gt;&lt;related-urls&gt;&lt;url&gt;https://doi.org/10.1111/j.1365-313X.2009.03819.x&lt;/url&gt;&lt;/related-urls&gt;&lt;/urls&gt;&lt;electronic-resource-num&gt;10.1111/j.1365-313X.2009.03819.x&lt;/electronic-resource-num&gt;&lt;access-date&gt;2019/04/10&lt;/access-date&gt;&lt;/record&gt;&lt;/Cite&gt;&lt;/EndNote&gt;</w:instrText>
      </w:r>
      <w:r w:rsidR="00627105" w:rsidRPr="4979BB12">
        <w:rPr>
          <w:sz w:val="22"/>
          <w:szCs w:val="22"/>
          <w:lang w:val="en-US"/>
        </w:rPr>
        <w:fldChar w:fldCharType="separate"/>
      </w:r>
      <w:r w:rsidR="00B631BB" w:rsidRPr="00B631BB">
        <w:rPr>
          <w:noProof/>
          <w:vertAlign w:val="superscript"/>
        </w:rPr>
        <w:t>46</w:t>
      </w:r>
      <w:r w:rsidR="00627105" w:rsidRPr="4979BB12">
        <w:fldChar w:fldCharType="end"/>
      </w:r>
      <w:r w:rsidR="007B53C3">
        <w:rPr>
          <w:sz w:val="22"/>
          <w:szCs w:val="22"/>
          <w:lang w:val="en-US"/>
        </w:rPr>
        <w:t xml:space="preserve">. </w:t>
      </w:r>
      <w:r w:rsidRPr="00844350">
        <w:rPr>
          <w:sz w:val="22"/>
          <w:szCs w:val="22"/>
          <w:lang w:val="en-US"/>
        </w:rPr>
        <w:t>Briefly, plants were grown in 12‐h light/12‐h dark cycles at 22</w:t>
      </w:r>
      <w:r w:rsidRPr="00844350">
        <w:rPr>
          <w:sz w:val="22"/>
          <w:szCs w:val="22"/>
          <w:vertAlign w:val="superscript"/>
          <w:lang w:val="en-US"/>
        </w:rPr>
        <w:t>o</w:t>
      </w:r>
      <w:r w:rsidRPr="00844350">
        <w:rPr>
          <w:sz w:val="22"/>
          <w:szCs w:val="22"/>
          <w:lang w:val="en-US"/>
        </w:rPr>
        <w:t xml:space="preserve">C and 80 </w:t>
      </w:r>
      <w:proofErr w:type="spellStart"/>
      <w:r w:rsidRPr="00844350">
        <w:rPr>
          <w:sz w:val="22"/>
          <w:szCs w:val="22"/>
          <w:lang w:val="en-US"/>
        </w:rPr>
        <w:t>μmol</w:t>
      </w:r>
      <w:proofErr w:type="spellEnd"/>
      <w:r w:rsidRPr="00844350">
        <w:rPr>
          <w:sz w:val="22"/>
          <w:szCs w:val="22"/>
          <w:lang w:val="en-US"/>
        </w:rPr>
        <w:t xml:space="preserve"> m</w:t>
      </w:r>
      <w:r w:rsidRPr="00844350">
        <w:rPr>
          <w:sz w:val="22"/>
          <w:szCs w:val="22"/>
          <w:vertAlign w:val="superscript"/>
          <w:lang w:val="en-US"/>
        </w:rPr>
        <w:t>−2</w:t>
      </w:r>
      <w:r w:rsidRPr="00844350">
        <w:rPr>
          <w:sz w:val="22"/>
          <w:szCs w:val="22"/>
          <w:lang w:val="en-US"/>
        </w:rPr>
        <w:t xml:space="preserve"> sec</w:t>
      </w:r>
      <w:r w:rsidRPr="00844350">
        <w:rPr>
          <w:sz w:val="22"/>
          <w:szCs w:val="22"/>
          <w:vertAlign w:val="superscript"/>
          <w:lang w:val="en-US"/>
        </w:rPr>
        <w:t xml:space="preserve">−1 </w:t>
      </w:r>
      <w:r w:rsidRPr="00844350">
        <w:rPr>
          <w:sz w:val="22"/>
          <w:szCs w:val="22"/>
          <w:lang w:val="en-US"/>
        </w:rPr>
        <w:t>light for 9 days. Next, delayed fluorescence measurements were recorded every hour for 6 days at constant temperature (22</w:t>
      </w:r>
      <w:r w:rsidRPr="00844350">
        <w:rPr>
          <w:sz w:val="22"/>
          <w:szCs w:val="22"/>
          <w:vertAlign w:val="superscript"/>
          <w:lang w:val="en-US"/>
        </w:rPr>
        <w:t>o</w:t>
      </w:r>
      <w:r w:rsidRPr="00844350">
        <w:rPr>
          <w:sz w:val="22"/>
          <w:szCs w:val="22"/>
          <w:lang w:val="en-US"/>
        </w:rPr>
        <w:t>C) and under constant light (</w:t>
      </w:r>
      <w:r w:rsidRPr="00844350">
        <w:rPr>
          <w:sz w:val="22"/>
          <w:szCs w:val="22"/>
        </w:rPr>
        <w:t xml:space="preserve">20 </w:t>
      </w:r>
      <w:r w:rsidR="007C5C0E">
        <w:rPr>
          <w:rFonts w:ascii="Calibri" w:hAnsi="Calibri" w:cs="Calibri"/>
          <w:sz w:val="22"/>
          <w:szCs w:val="22"/>
        </w:rPr>
        <w:t xml:space="preserve">µmol </w:t>
      </w:r>
      <w:r w:rsidR="4525D5BB" w:rsidRPr="4525D5BB">
        <w:rPr>
          <w:sz w:val="22"/>
          <w:szCs w:val="22"/>
          <w:lang w:val="en-US"/>
        </w:rPr>
        <w:t>m</w:t>
      </w:r>
      <w:r w:rsidR="4525D5BB" w:rsidRPr="4525D5BB">
        <w:rPr>
          <w:sz w:val="22"/>
          <w:szCs w:val="22"/>
          <w:vertAlign w:val="superscript"/>
          <w:lang w:val="en-US"/>
        </w:rPr>
        <w:t>−2</w:t>
      </w:r>
      <w:r w:rsidR="4525D5BB" w:rsidRPr="4525D5BB">
        <w:rPr>
          <w:sz w:val="22"/>
          <w:szCs w:val="22"/>
          <w:lang w:val="en-US"/>
        </w:rPr>
        <w:t xml:space="preserve"> sec</w:t>
      </w:r>
      <w:r w:rsidR="4525D5BB" w:rsidRPr="4525D5BB">
        <w:rPr>
          <w:sz w:val="22"/>
          <w:szCs w:val="22"/>
          <w:vertAlign w:val="superscript"/>
          <w:lang w:val="en-US"/>
        </w:rPr>
        <w:t>−</w:t>
      </w:r>
      <w:proofErr w:type="gramStart"/>
      <w:r w:rsidR="4525D5BB" w:rsidRPr="4525D5BB">
        <w:rPr>
          <w:sz w:val="22"/>
          <w:szCs w:val="22"/>
          <w:vertAlign w:val="superscript"/>
          <w:lang w:val="en-US"/>
        </w:rPr>
        <w:t xml:space="preserve">1 </w:t>
      </w:r>
      <w:r w:rsidRPr="00844350">
        <w:rPr>
          <w:sz w:val="22"/>
          <w:szCs w:val="22"/>
        </w:rPr>
        <w:t xml:space="preserve"> red</w:t>
      </w:r>
      <w:proofErr w:type="gramEnd"/>
      <w:r w:rsidRPr="00844350">
        <w:rPr>
          <w:sz w:val="22"/>
          <w:szCs w:val="22"/>
        </w:rPr>
        <w:t xml:space="preserve"> light and 20</w:t>
      </w:r>
      <w:r w:rsidR="00A84AB6">
        <w:rPr>
          <w:sz w:val="22"/>
          <w:szCs w:val="22"/>
        </w:rPr>
        <w:t xml:space="preserve"> </w:t>
      </w:r>
      <w:r w:rsidR="4525D5BB" w:rsidRPr="4525D5BB">
        <w:rPr>
          <w:rFonts w:ascii="Calibri" w:hAnsi="Calibri" w:cs="Calibri"/>
          <w:sz w:val="22"/>
          <w:szCs w:val="22"/>
        </w:rPr>
        <w:t xml:space="preserve">µmol </w:t>
      </w:r>
      <w:r w:rsidR="4525D5BB" w:rsidRPr="4525D5BB">
        <w:rPr>
          <w:sz w:val="22"/>
          <w:szCs w:val="22"/>
          <w:lang w:val="en-US"/>
        </w:rPr>
        <w:t>m</w:t>
      </w:r>
      <w:r w:rsidR="4525D5BB" w:rsidRPr="4525D5BB">
        <w:rPr>
          <w:sz w:val="22"/>
          <w:szCs w:val="22"/>
          <w:vertAlign w:val="superscript"/>
          <w:lang w:val="en-US"/>
        </w:rPr>
        <w:t>−2</w:t>
      </w:r>
      <w:r w:rsidR="4525D5BB" w:rsidRPr="4525D5BB">
        <w:rPr>
          <w:sz w:val="22"/>
          <w:szCs w:val="22"/>
          <w:lang w:val="en-US"/>
        </w:rPr>
        <w:t xml:space="preserve"> sec</w:t>
      </w:r>
      <w:r w:rsidR="4525D5BB" w:rsidRPr="4525D5BB">
        <w:rPr>
          <w:sz w:val="22"/>
          <w:szCs w:val="22"/>
          <w:vertAlign w:val="superscript"/>
          <w:lang w:val="en-US"/>
        </w:rPr>
        <w:t>−1</w:t>
      </w:r>
      <w:r w:rsidRPr="00844350">
        <w:rPr>
          <w:sz w:val="22"/>
          <w:szCs w:val="22"/>
        </w:rPr>
        <w:t xml:space="preserve"> blue light mix)</w:t>
      </w:r>
      <w:r w:rsidRPr="00844350">
        <w:rPr>
          <w:sz w:val="22"/>
          <w:szCs w:val="22"/>
          <w:lang w:val="en-US"/>
        </w:rPr>
        <w:t xml:space="preserve">. FFT non-linear Least Squares fitting to estimate period length was conducted using </w:t>
      </w:r>
      <w:proofErr w:type="spellStart"/>
      <w:r w:rsidRPr="00844350">
        <w:rPr>
          <w:sz w:val="22"/>
          <w:szCs w:val="22"/>
          <w:lang w:val="en-US"/>
        </w:rPr>
        <w:t>Biodare</w:t>
      </w:r>
      <w:proofErr w:type="spellEnd"/>
      <w:r w:rsidR="00627105" w:rsidRPr="4979BB12">
        <w:fldChar w:fldCharType="begin"/>
      </w:r>
      <w:r w:rsidR="00B631BB">
        <w:instrText xml:space="preserve"> ADDIN EN.CITE &lt;EndNote&gt;&lt;Cite&gt;&lt;Author&gt;Moore&lt;/Author&gt;&lt;Year&gt;2014&lt;/Year&gt;&lt;RecNum&gt;73&lt;/RecNum&gt;&lt;DisplayText&gt;&lt;style face="superscript"&gt;47&lt;/style&gt;&lt;/DisplayText&gt;&lt;record&gt;&lt;rec-number&gt;73&lt;/rec-number&gt;&lt;foreign-keys&gt;&lt;key app="EN" db-id="5vxwr2wzn5d9ahesz5dxtd0i2vexsz2550x5" timestamp="1559473262" guid="a2b8d4f5-4ff3-4547-8454-37bab7b2c4be"&gt;73&lt;/key&gt;&lt;/foreign-keys&gt;&lt;ref-type name="Book Section"&gt;5&lt;/ref-type&gt;&lt;contributors&gt;&lt;authors&gt;&lt;author&gt;Moore, Anne&lt;/author&gt;&lt;author&gt;Zielinski, Tomasz&lt;/author&gt;&lt;author&gt;Millar, Andrew J.&lt;/author&gt;&lt;/authors&gt;&lt;secondary-authors&gt;&lt;author&gt;Staiger, Dorothee&lt;/author&gt;&lt;/secondary-authors&gt;&lt;/contributors&gt;&lt;titles&gt;&lt;title&gt;Online Period Estimation and Determination of Rhythmicity in Circadian Data, Using the BioDare Data Infrastructure&lt;/title&gt;&lt;secondary-title&gt;Plant Circadian Networks: Methods and Protocols&lt;/secondary-title&gt;&lt;/titles&gt;&lt;pages&gt;13-44&lt;/pages&gt;&lt;dates&gt;&lt;year&gt;2014&lt;/year&gt;&lt;pub-dates&gt;&lt;date&gt;2014//&lt;/date&gt;&lt;/pub-dates&gt;&lt;/dates&gt;&lt;pub-location&gt;New York, NY&lt;/pub-location&gt;&lt;publisher&gt;Springer New York&lt;/publisher&gt;&lt;isbn&gt;978-1-4939-0700-7&lt;/isbn&gt;&lt;urls&gt;&lt;related-urls&gt;&lt;url&gt;https://doi.org/10.1007/978-1-4939-0700-7_2&lt;/url&gt;&lt;/related-urls&gt;&lt;/urls&gt;&lt;electronic-resource-num&gt;10.1007/978-1-4939-0700-7_2&lt;/electronic-resource-num&gt;&lt;/record&gt;&lt;/Cite&gt;&lt;/EndNote&gt;</w:instrText>
      </w:r>
      <w:r w:rsidR="00627105" w:rsidRPr="4979BB12">
        <w:rPr>
          <w:sz w:val="22"/>
          <w:szCs w:val="22"/>
          <w:lang w:val="en-US"/>
        </w:rPr>
        <w:fldChar w:fldCharType="separate"/>
      </w:r>
      <w:r w:rsidR="00B631BB" w:rsidRPr="00B631BB">
        <w:rPr>
          <w:noProof/>
          <w:vertAlign w:val="superscript"/>
        </w:rPr>
        <w:t>47</w:t>
      </w:r>
      <w:r w:rsidR="00627105" w:rsidRPr="4979BB12">
        <w:fldChar w:fldCharType="end"/>
      </w:r>
      <w:r w:rsidR="007B53C3">
        <w:rPr>
          <w:sz w:val="22"/>
          <w:szCs w:val="22"/>
          <w:lang w:val="en-US"/>
        </w:rPr>
        <w:t xml:space="preserve">. </w:t>
      </w:r>
    </w:p>
    <w:p w14:paraId="664DF6CB" w14:textId="77777777" w:rsidR="00844350" w:rsidRDefault="00844350" w:rsidP="4979BB12">
      <w:pPr>
        <w:spacing w:line="480" w:lineRule="auto"/>
        <w:rPr>
          <w:sz w:val="22"/>
          <w:szCs w:val="22"/>
        </w:rPr>
      </w:pPr>
    </w:p>
    <w:p w14:paraId="693F6EED" w14:textId="0345B8B1" w:rsidR="00844350" w:rsidRPr="00844350" w:rsidRDefault="00844350" w:rsidP="4979BB12">
      <w:pPr>
        <w:spacing w:line="480" w:lineRule="auto"/>
        <w:rPr>
          <w:sz w:val="22"/>
          <w:szCs w:val="22"/>
        </w:rPr>
      </w:pPr>
      <w:r w:rsidRPr="007C5C0E">
        <w:rPr>
          <w:b/>
          <w:bCs/>
          <w:sz w:val="22"/>
          <w:szCs w:val="22"/>
        </w:rPr>
        <w:t>RNA</w:t>
      </w:r>
    </w:p>
    <w:p w14:paraId="418F7009" w14:textId="77777777" w:rsidR="00844350" w:rsidRPr="00844350" w:rsidRDefault="00844350" w:rsidP="4979BB12">
      <w:pPr>
        <w:spacing w:line="480" w:lineRule="auto"/>
        <w:rPr>
          <w:i/>
          <w:iCs/>
          <w:sz w:val="22"/>
          <w:szCs w:val="22"/>
        </w:rPr>
      </w:pPr>
      <w:r w:rsidRPr="00844350">
        <w:rPr>
          <w:i/>
          <w:iCs/>
          <w:sz w:val="22"/>
          <w:szCs w:val="22"/>
        </w:rPr>
        <w:t>RNA isolation</w:t>
      </w:r>
    </w:p>
    <w:p w14:paraId="36C9DF5D" w14:textId="40784196" w:rsidR="00844350" w:rsidRDefault="007C5C0E" w:rsidP="4979BB12">
      <w:pPr>
        <w:spacing w:line="480" w:lineRule="auto"/>
        <w:rPr>
          <w:sz w:val="22"/>
          <w:szCs w:val="22"/>
          <w:lang w:val="en-US"/>
        </w:rPr>
      </w:pPr>
      <w:r>
        <w:rPr>
          <w:sz w:val="22"/>
          <w:szCs w:val="22"/>
        </w:rPr>
        <w:t>T</w:t>
      </w:r>
      <w:r w:rsidR="00844350" w:rsidRPr="00844350">
        <w:rPr>
          <w:sz w:val="22"/>
          <w:szCs w:val="22"/>
        </w:rPr>
        <w:t xml:space="preserve">otal RNA was isolated using RNeasy® Plant Mini kit (QIAGEN) and treated with TURBO™ DNase (Thermo Fisher Scientific). </w:t>
      </w:r>
      <w:r w:rsidR="00844350" w:rsidRPr="00844350">
        <w:rPr>
          <w:sz w:val="22"/>
          <w:szCs w:val="22"/>
          <w:lang w:val="en-US"/>
        </w:rPr>
        <w:t xml:space="preserve">The total RNA concentration was measured using a Qubit 1.0 Fluorometer and Qubit RNA BR Assay Kit (Thermo Fisher Scientific), </w:t>
      </w:r>
      <w:r>
        <w:rPr>
          <w:sz w:val="22"/>
          <w:szCs w:val="22"/>
          <w:lang w:val="en-US"/>
        </w:rPr>
        <w:t>and</w:t>
      </w:r>
      <w:r w:rsidR="00844350" w:rsidRPr="00844350">
        <w:rPr>
          <w:sz w:val="22"/>
          <w:szCs w:val="22"/>
          <w:lang w:val="en-US"/>
        </w:rPr>
        <w:t xml:space="preserve"> the quality and integrity was assessed using the </w:t>
      </w:r>
      <w:proofErr w:type="spellStart"/>
      <w:r w:rsidR="00844350" w:rsidRPr="00844350">
        <w:rPr>
          <w:sz w:val="22"/>
          <w:szCs w:val="22"/>
          <w:lang w:val="en-US"/>
        </w:rPr>
        <w:t>NanoDrop</w:t>
      </w:r>
      <w:proofErr w:type="spellEnd"/>
      <w:r w:rsidR="00844350" w:rsidRPr="00844350">
        <w:rPr>
          <w:sz w:val="22"/>
          <w:szCs w:val="22"/>
          <w:lang w:val="en-US"/>
        </w:rPr>
        <w:t xml:space="preserve">™ 2000 spectrophotometer (Thermo Fisher Scientific) and Agilent 2200 </w:t>
      </w:r>
      <w:proofErr w:type="spellStart"/>
      <w:r w:rsidR="00844350" w:rsidRPr="00844350">
        <w:rPr>
          <w:sz w:val="22"/>
          <w:szCs w:val="22"/>
          <w:lang w:val="en-US"/>
        </w:rPr>
        <w:t>TapeStation</w:t>
      </w:r>
      <w:proofErr w:type="spellEnd"/>
      <w:r w:rsidR="00844350" w:rsidRPr="00844350">
        <w:rPr>
          <w:sz w:val="22"/>
          <w:szCs w:val="22"/>
          <w:lang w:val="en-US"/>
        </w:rPr>
        <w:t xml:space="preserve"> System (Agilent). </w:t>
      </w:r>
    </w:p>
    <w:p w14:paraId="2D1023F7" w14:textId="77777777" w:rsidR="00844350" w:rsidRPr="00844350" w:rsidRDefault="00844350" w:rsidP="4979BB12">
      <w:pPr>
        <w:spacing w:line="480" w:lineRule="auto"/>
        <w:rPr>
          <w:sz w:val="22"/>
          <w:szCs w:val="22"/>
          <w:lang w:val="en-US"/>
        </w:rPr>
      </w:pPr>
    </w:p>
    <w:p w14:paraId="798AC14F" w14:textId="77777777" w:rsidR="00844350" w:rsidRPr="00844350" w:rsidRDefault="00844350" w:rsidP="4979BB12">
      <w:pPr>
        <w:spacing w:line="480" w:lineRule="auto"/>
        <w:rPr>
          <w:i/>
          <w:iCs/>
          <w:sz w:val="22"/>
          <w:szCs w:val="22"/>
          <w:lang w:val="en-US"/>
        </w:rPr>
      </w:pPr>
      <w:proofErr w:type="spellStart"/>
      <w:r w:rsidRPr="00844350">
        <w:rPr>
          <w:i/>
          <w:iCs/>
          <w:sz w:val="22"/>
          <w:szCs w:val="22"/>
          <w:lang w:val="en-US"/>
        </w:rPr>
        <w:t>mGFP</w:t>
      </w:r>
      <w:proofErr w:type="spellEnd"/>
      <w:r w:rsidRPr="00844350">
        <w:rPr>
          <w:i/>
          <w:iCs/>
          <w:sz w:val="22"/>
          <w:szCs w:val="22"/>
          <w:lang w:val="en-US"/>
        </w:rPr>
        <w:t xml:space="preserve"> in vitro transcription</w:t>
      </w:r>
    </w:p>
    <w:p w14:paraId="5B26DB53" w14:textId="1B7F4A63" w:rsidR="00844350" w:rsidRDefault="00844350" w:rsidP="4979BB12">
      <w:pPr>
        <w:spacing w:line="480" w:lineRule="auto"/>
        <w:rPr>
          <w:sz w:val="22"/>
          <w:szCs w:val="22"/>
          <w:lang w:val="en-US"/>
        </w:rPr>
      </w:pPr>
      <w:proofErr w:type="spellStart"/>
      <w:r w:rsidRPr="00844350">
        <w:rPr>
          <w:sz w:val="22"/>
          <w:szCs w:val="22"/>
          <w:lang w:val="en-US"/>
        </w:rPr>
        <w:t>mGFP</w:t>
      </w:r>
      <w:proofErr w:type="spellEnd"/>
      <w:r w:rsidRPr="00844350">
        <w:rPr>
          <w:sz w:val="22"/>
          <w:szCs w:val="22"/>
          <w:lang w:val="en-US"/>
        </w:rPr>
        <w:t xml:space="preserve"> coding sequence was amplified using </w:t>
      </w:r>
      <w:proofErr w:type="spellStart"/>
      <w:r w:rsidRPr="00844350">
        <w:rPr>
          <w:sz w:val="22"/>
          <w:szCs w:val="22"/>
          <w:lang w:val="en-US"/>
        </w:rPr>
        <w:t>CloneAmp</w:t>
      </w:r>
      <w:proofErr w:type="spellEnd"/>
      <w:r w:rsidRPr="00844350">
        <w:rPr>
          <w:sz w:val="22"/>
          <w:szCs w:val="22"/>
          <w:lang w:val="en-US"/>
        </w:rPr>
        <w:t xml:space="preserve"> HiFi PCR Premix (</w:t>
      </w:r>
      <w:proofErr w:type="spellStart"/>
      <w:r w:rsidRPr="00844350">
        <w:rPr>
          <w:sz w:val="22"/>
          <w:szCs w:val="22"/>
          <w:lang w:val="en-US"/>
        </w:rPr>
        <w:t>Clontech</w:t>
      </w:r>
      <w:proofErr w:type="spellEnd"/>
      <w:r w:rsidRPr="00844350">
        <w:rPr>
          <w:sz w:val="22"/>
          <w:szCs w:val="22"/>
          <w:lang w:val="en-US"/>
        </w:rPr>
        <w:t xml:space="preserve">) and a forward primer containing T7 promoter sequence (Merck) (Table S5). PCR product was purified using </w:t>
      </w:r>
      <w:proofErr w:type="spellStart"/>
      <w:r w:rsidRPr="00844350">
        <w:rPr>
          <w:sz w:val="22"/>
          <w:szCs w:val="22"/>
          <w:lang w:val="en-US"/>
        </w:rPr>
        <w:t>GeneJET</w:t>
      </w:r>
      <w:proofErr w:type="spellEnd"/>
      <w:r w:rsidRPr="00844350">
        <w:rPr>
          <w:sz w:val="22"/>
          <w:szCs w:val="22"/>
          <w:lang w:val="en-US"/>
        </w:rPr>
        <w:t xml:space="preserve"> Gel Extraction (Thermo Fisher Scientific) and DNA Cleanup Micro Kit (Thermo Fisher Scientific) as per manufacturer’s instructions. </w:t>
      </w:r>
      <w:proofErr w:type="spellStart"/>
      <w:r w:rsidRPr="00844350">
        <w:rPr>
          <w:sz w:val="22"/>
          <w:szCs w:val="22"/>
          <w:lang w:val="en-US"/>
        </w:rPr>
        <w:t>mGFP</w:t>
      </w:r>
      <w:proofErr w:type="spellEnd"/>
      <w:r w:rsidRPr="00844350">
        <w:rPr>
          <w:sz w:val="22"/>
          <w:szCs w:val="22"/>
          <w:lang w:val="en-US"/>
        </w:rPr>
        <w:t xml:space="preserve"> was </w:t>
      </w:r>
      <w:r w:rsidRPr="00844350">
        <w:rPr>
          <w:i/>
          <w:iCs/>
          <w:sz w:val="22"/>
          <w:szCs w:val="22"/>
          <w:lang w:val="en-US"/>
        </w:rPr>
        <w:t>in vitro</w:t>
      </w:r>
      <w:r w:rsidRPr="00844350">
        <w:rPr>
          <w:sz w:val="22"/>
          <w:szCs w:val="22"/>
          <w:lang w:val="en-US"/>
        </w:rPr>
        <w:t xml:space="preserve"> transcribed using </w:t>
      </w:r>
      <w:proofErr w:type="spellStart"/>
      <w:r w:rsidRPr="00844350">
        <w:rPr>
          <w:sz w:val="22"/>
          <w:szCs w:val="22"/>
          <w:lang w:val="en-US"/>
        </w:rPr>
        <w:t>mMESSAGE</w:t>
      </w:r>
      <w:proofErr w:type="spellEnd"/>
      <w:r w:rsidRPr="00844350">
        <w:rPr>
          <w:sz w:val="22"/>
          <w:szCs w:val="22"/>
          <w:lang w:val="en-US"/>
        </w:rPr>
        <w:t xml:space="preserve"> </w:t>
      </w:r>
      <w:proofErr w:type="spellStart"/>
      <w:r w:rsidRPr="00844350">
        <w:rPr>
          <w:sz w:val="22"/>
          <w:szCs w:val="22"/>
          <w:lang w:val="en-US"/>
        </w:rPr>
        <w:t>mMACHINE</w:t>
      </w:r>
      <w:proofErr w:type="spellEnd"/>
      <w:r w:rsidRPr="00844350">
        <w:rPr>
          <w:sz w:val="22"/>
          <w:szCs w:val="22"/>
          <w:lang w:val="en-US"/>
        </w:rPr>
        <w:t xml:space="preserve">™ T7 ULTRA Transcription Kit (Thermo Fisher Scientific) with and without the addition of a cap analog (Anti-Reverse Cap Analog </w:t>
      </w:r>
      <w:r w:rsidR="007C5C0E">
        <w:rPr>
          <w:sz w:val="22"/>
          <w:szCs w:val="22"/>
          <w:lang w:val="en-US"/>
        </w:rPr>
        <w:t>[</w:t>
      </w:r>
      <w:r w:rsidRPr="00844350">
        <w:rPr>
          <w:sz w:val="22"/>
          <w:szCs w:val="22"/>
          <w:lang w:val="en-US"/>
        </w:rPr>
        <w:t>ARC</w:t>
      </w:r>
      <w:r w:rsidR="003654A1">
        <w:rPr>
          <w:sz w:val="22"/>
          <w:szCs w:val="22"/>
          <w:lang w:val="en-US"/>
        </w:rPr>
        <w:t>A</w:t>
      </w:r>
      <w:r w:rsidR="007C5C0E">
        <w:rPr>
          <w:sz w:val="22"/>
          <w:szCs w:val="22"/>
          <w:lang w:val="en-US"/>
        </w:rPr>
        <w:t>]</w:t>
      </w:r>
      <w:r w:rsidRPr="00844350">
        <w:rPr>
          <w:sz w:val="22"/>
          <w:szCs w:val="22"/>
          <w:lang w:val="en-US"/>
        </w:rPr>
        <w:t xml:space="preserve">) according to manufacturer’s instructions. </w:t>
      </w:r>
      <w:proofErr w:type="spellStart"/>
      <w:r w:rsidRPr="00844350">
        <w:rPr>
          <w:sz w:val="22"/>
          <w:szCs w:val="22"/>
          <w:lang w:val="en-US"/>
        </w:rPr>
        <w:t>mGFP</w:t>
      </w:r>
      <w:proofErr w:type="spellEnd"/>
      <w:r w:rsidRPr="00844350">
        <w:rPr>
          <w:sz w:val="22"/>
          <w:szCs w:val="22"/>
          <w:lang w:val="en-US"/>
        </w:rPr>
        <w:t xml:space="preserve"> transcripts were treated with TURBO</w:t>
      </w:r>
      <w:r w:rsidRPr="00844350">
        <w:rPr>
          <w:sz w:val="22"/>
          <w:szCs w:val="22"/>
          <w:vertAlign w:val="superscript"/>
          <w:lang w:val="en-US"/>
        </w:rPr>
        <w:t>TM</w:t>
      </w:r>
      <w:r w:rsidRPr="00844350">
        <w:rPr>
          <w:sz w:val="22"/>
          <w:szCs w:val="22"/>
          <w:lang w:val="en-US"/>
        </w:rPr>
        <w:t xml:space="preserve"> DNase, </w:t>
      </w:r>
      <w:proofErr w:type="spellStart"/>
      <w:r w:rsidRPr="00844350">
        <w:rPr>
          <w:sz w:val="22"/>
          <w:szCs w:val="22"/>
          <w:lang w:val="en-US"/>
        </w:rPr>
        <w:t>polyA</w:t>
      </w:r>
      <w:proofErr w:type="spellEnd"/>
      <w:r w:rsidRPr="00844350">
        <w:rPr>
          <w:sz w:val="22"/>
          <w:szCs w:val="22"/>
          <w:lang w:val="en-US"/>
        </w:rPr>
        <w:t xml:space="preserve">-tailed using </w:t>
      </w:r>
      <w:r w:rsidRPr="00844350">
        <w:rPr>
          <w:i/>
          <w:iCs/>
          <w:sz w:val="22"/>
          <w:szCs w:val="22"/>
          <w:lang w:val="en-US"/>
        </w:rPr>
        <w:t xml:space="preserve">Escherichia coli </w:t>
      </w:r>
      <w:r w:rsidRPr="00844350">
        <w:rPr>
          <w:sz w:val="22"/>
          <w:szCs w:val="22"/>
          <w:lang w:val="en-US"/>
        </w:rPr>
        <w:t xml:space="preserve">Poly(A) Polymerase (E-PAP) and ATP (Thermo Fisher Scientific) and recovered using </w:t>
      </w:r>
      <w:proofErr w:type="spellStart"/>
      <w:r w:rsidRPr="00844350">
        <w:rPr>
          <w:sz w:val="22"/>
          <w:szCs w:val="22"/>
          <w:lang w:val="en-US"/>
        </w:rPr>
        <w:t>MEGAclear</w:t>
      </w:r>
      <w:proofErr w:type="spellEnd"/>
      <w:r w:rsidRPr="00844350">
        <w:rPr>
          <w:sz w:val="22"/>
          <w:szCs w:val="22"/>
          <w:lang w:val="en-US"/>
        </w:rPr>
        <w:t xml:space="preserve">™ Kit (Thermo Fisher Scientific) as per manufacturer’s instructions. </w:t>
      </w:r>
      <w:proofErr w:type="spellStart"/>
      <w:r w:rsidRPr="00844350">
        <w:rPr>
          <w:sz w:val="22"/>
          <w:szCs w:val="22"/>
          <w:lang w:val="en-US"/>
        </w:rPr>
        <w:t>mGFP</w:t>
      </w:r>
      <w:proofErr w:type="spellEnd"/>
      <w:r w:rsidRPr="00844350">
        <w:rPr>
          <w:sz w:val="22"/>
          <w:szCs w:val="22"/>
          <w:lang w:val="en-US"/>
        </w:rPr>
        <w:t xml:space="preserve"> mRNAs quantity was assessed using a Qubit 1.0 Fluorometer (as described above), </w:t>
      </w:r>
      <w:r w:rsidR="00316D83">
        <w:rPr>
          <w:sz w:val="22"/>
          <w:szCs w:val="22"/>
          <w:lang w:val="en-US"/>
        </w:rPr>
        <w:t>and</w:t>
      </w:r>
      <w:r w:rsidRPr="00844350">
        <w:rPr>
          <w:sz w:val="22"/>
          <w:szCs w:val="22"/>
          <w:lang w:val="en-US"/>
        </w:rPr>
        <w:t xml:space="preserve"> the quality and integrity was checked using the </w:t>
      </w:r>
      <w:proofErr w:type="spellStart"/>
      <w:r w:rsidRPr="00844350">
        <w:rPr>
          <w:sz w:val="22"/>
          <w:szCs w:val="22"/>
          <w:lang w:val="en-US"/>
        </w:rPr>
        <w:t>NanoDrop</w:t>
      </w:r>
      <w:proofErr w:type="spellEnd"/>
      <w:r w:rsidRPr="00844350">
        <w:rPr>
          <w:sz w:val="22"/>
          <w:szCs w:val="22"/>
          <w:lang w:val="en-US"/>
        </w:rPr>
        <w:t xml:space="preserve">™ 2000 spectrophotometer and agarose-gel electrophoresis. ARCA-capped and non-capped </w:t>
      </w:r>
      <w:r w:rsidRPr="00844350">
        <w:rPr>
          <w:i/>
          <w:iCs/>
          <w:sz w:val="22"/>
          <w:szCs w:val="22"/>
          <w:lang w:val="en-US"/>
        </w:rPr>
        <w:t>in vitro</w:t>
      </w:r>
      <w:r w:rsidRPr="00844350">
        <w:rPr>
          <w:sz w:val="22"/>
          <w:szCs w:val="22"/>
          <w:lang w:val="en-US"/>
        </w:rPr>
        <w:t xml:space="preserve"> </w:t>
      </w:r>
      <w:proofErr w:type="spellStart"/>
      <w:r w:rsidRPr="00844350">
        <w:rPr>
          <w:sz w:val="22"/>
          <w:szCs w:val="22"/>
          <w:lang w:val="en-US"/>
        </w:rPr>
        <w:t>mGFP</w:t>
      </w:r>
      <w:proofErr w:type="spellEnd"/>
      <w:r w:rsidRPr="00844350">
        <w:rPr>
          <w:sz w:val="22"/>
          <w:szCs w:val="22"/>
          <w:lang w:val="en-US"/>
        </w:rPr>
        <w:t xml:space="preserve"> mRNAs were used in the library preparation for DRS using nanopores.</w:t>
      </w:r>
    </w:p>
    <w:p w14:paraId="7A005715" w14:textId="77777777" w:rsidR="00844350" w:rsidRPr="00844350" w:rsidRDefault="00844350" w:rsidP="4979BB12">
      <w:pPr>
        <w:spacing w:line="480" w:lineRule="auto"/>
        <w:rPr>
          <w:sz w:val="22"/>
          <w:szCs w:val="22"/>
          <w:lang w:val="en-US"/>
        </w:rPr>
      </w:pPr>
    </w:p>
    <w:p w14:paraId="7CB8E115" w14:textId="77777777" w:rsidR="00844350" w:rsidRPr="00844350" w:rsidRDefault="00844350" w:rsidP="4979BB12">
      <w:pPr>
        <w:spacing w:line="480" w:lineRule="auto"/>
        <w:rPr>
          <w:i/>
          <w:iCs/>
          <w:sz w:val="22"/>
          <w:szCs w:val="22"/>
          <w:lang w:val="en-US"/>
        </w:rPr>
      </w:pPr>
      <w:r w:rsidRPr="00844350">
        <w:rPr>
          <w:i/>
          <w:iCs/>
          <w:sz w:val="22"/>
          <w:szCs w:val="22"/>
          <w:lang w:val="en-US"/>
        </w:rPr>
        <w:t>RT-PCR and RT-qPCR</w:t>
      </w:r>
    </w:p>
    <w:p w14:paraId="5B9FCBFA" w14:textId="00B5A0BC" w:rsidR="00844350" w:rsidRDefault="00844350" w:rsidP="4979BB12">
      <w:pPr>
        <w:spacing w:line="480" w:lineRule="auto"/>
        <w:rPr>
          <w:sz w:val="22"/>
          <w:szCs w:val="22"/>
          <w:lang w:val="en-US"/>
        </w:rPr>
      </w:pPr>
      <w:r w:rsidRPr="00844350">
        <w:rPr>
          <w:sz w:val="22"/>
          <w:szCs w:val="22"/>
          <w:lang w:val="en-US"/>
        </w:rPr>
        <w:t xml:space="preserve">Total RNA was reverse transcribed using </w:t>
      </w:r>
      <w:proofErr w:type="spellStart"/>
      <w:r w:rsidRPr="00844350">
        <w:rPr>
          <w:sz w:val="22"/>
          <w:szCs w:val="22"/>
          <w:lang w:val="en-US"/>
        </w:rPr>
        <w:t>SuperScript</w:t>
      </w:r>
      <w:proofErr w:type="spellEnd"/>
      <w:r w:rsidRPr="00844350">
        <w:rPr>
          <w:sz w:val="22"/>
          <w:szCs w:val="22"/>
          <w:lang w:val="en-US"/>
        </w:rPr>
        <w:t xml:space="preserve">™ III polymerase or </w:t>
      </w:r>
      <w:proofErr w:type="spellStart"/>
      <w:r w:rsidRPr="00844350">
        <w:rPr>
          <w:sz w:val="22"/>
          <w:szCs w:val="22"/>
          <w:lang w:val="en-US"/>
        </w:rPr>
        <w:t>SuperScript</w:t>
      </w:r>
      <w:proofErr w:type="spellEnd"/>
      <w:r w:rsidRPr="00844350">
        <w:rPr>
          <w:sz w:val="22"/>
          <w:szCs w:val="22"/>
          <w:lang w:val="en-US"/>
        </w:rPr>
        <w:t>™ IV VILO™ Master Mix (Thermo Fisher Scientific) according to the manufacturer’s protocol. For RT-PCR, the reactions were performed using the Advantage 2 Polymerase Mix (</w:t>
      </w:r>
      <w:proofErr w:type="spellStart"/>
      <w:r w:rsidRPr="00844350">
        <w:rPr>
          <w:sz w:val="22"/>
          <w:szCs w:val="22"/>
          <w:lang w:val="en-US"/>
        </w:rPr>
        <w:t>Clontech</w:t>
      </w:r>
      <w:proofErr w:type="spellEnd"/>
      <w:r w:rsidRPr="00844350">
        <w:rPr>
          <w:sz w:val="22"/>
          <w:szCs w:val="22"/>
          <w:lang w:val="en-US"/>
        </w:rPr>
        <w:t xml:space="preserve">) using primers (Merck) listed in Table S5. Next, the PCR products were purified from the gel using </w:t>
      </w:r>
      <w:proofErr w:type="spellStart"/>
      <w:r w:rsidRPr="00844350">
        <w:rPr>
          <w:sz w:val="22"/>
          <w:szCs w:val="22"/>
          <w:lang w:val="en-US"/>
        </w:rPr>
        <w:t>GeneJET</w:t>
      </w:r>
      <w:proofErr w:type="spellEnd"/>
      <w:r w:rsidRPr="00844350">
        <w:rPr>
          <w:sz w:val="22"/>
          <w:szCs w:val="22"/>
          <w:lang w:val="en-US"/>
        </w:rPr>
        <w:t xml:space="preserve"> Gel Extraction and DNA Cleanup Micro Kit (Thermo Fisher Scientific), cloned into the </w:t>
      </w:r>
      <w:proofErr w:type="spellStart"/>
      <w:r w:rsidRPr="00844350">
        <w:rPr>
          <w:sz w:val="22"/>
          <w:szCs w:val="22"/>
          <w:lang w:val="en-US"/>
        </w:rPr>
        <w:t>pGEM</w:t>
      </w:r>
      <w:proofErr w:type="spellEnd"/>
      <w:r w:rsidRPr="00844350">
        <w:rPr>
          <w:sz w:val="22"/>
          <w:szCs w:val="22"/>
          <w:lang w:val="en-US"/>
        </w:rPr>
        <w:t xml:space="preserve"> T-Easy vector (Promega) (according to the manufacturer’s instruction) and sequenced. For RT-qPCR, the reactions were carried out using SYBR Green I (Qiagen) mix with primers (Merck) listed in Table S5 following manufacturer’s instructions.</w:t>
      </w:r>
    </w:p>
    <w:p w14:paraId="1AC222A4" w14:textId="77777777" w:rsidR="00844350" w:rsidRPr="00844350" w:rsidRDefault="00844350" w:rsidP="4979BB12">
      <w:pPr>
        <w:spacing w:line="480" w:lineRule="auto"/>
        <w:rPr>
          <w:sz w:val="22"/>
          <w:szCs w:val="22"/>
          <w:lang w:val="en-US"/>
        </w:rPr>
      </w:pPr>
    </w:p>
    <w:p w14:paraId="1C611EA6" w14:textId="77777777" w:rsidR="00844350" w:rsidRPr="00844350" w:rsidRDefault="00844350" w:rsidP="4979BB12">
      <w:pPr>
        <w:spacing w:line="480" w:lineRule="auto"/>
        <w:rPr>
          <w:sz w:val="22"/>
          <w:szCs w:val="22"/>
          <w:lang w:val="en-US"/>
        </w:rPr>
      </w:pPr>
      <w:r w:rsidRPr="007C5C0E">
        <w:rPr>
          <w:b/>
          <w:bCs/>
          <w:sz w:val="22"/>
          <w:szCs w:val="22"/>
          <w:lang w:val="en-US"/>
        </w:rPr>
        <w:t>Illumina RNA sequencing</w:t>
      </w:r>
    </w:p>
    <w:p w14:paraId="54E17E33" w14:textId="77777777" w:rsidR="00844350" w:rsidRPr="00844350" w:rsidRDefault="00844350" w:rsidP="4979BB12">
      <w:pPr>
        <w:spacing w:line="480" w:lineRule="auto"/>
        <w:rPr>
          <w:b/>
          <w:bCs/>
          <w:i/>
          <w:iCs/>
          <w:sz w:val="22"/>
          <w:szCs w:val="22"/>
          <w:lang w:val="en-US"/>
        </w:rPr>
      </w:pPr>
      <w:r w:rsidRPr="00844350">
        <w:rPr>
          <w:i/>
          <w:iCs/>
          <w:sz w:val="22"/>
          <w:szCs w:val="22"/>
          <w:lang w:val="en-US"/>
        </w:rPr>
        <w:t>Preparation of libraries for Illumina RNA sequencing</w:t>
      </w:r>
    </w:p>
    <w:p w14:paraId="69B357B2" w14:textId="70C1274B" w:rsidR="00844350" w:rsidRDefault="00844350" w:rsidP="4979BB12">
      <w:pPr>
        <w:spacing w:line="480" w:lineRule="auto"/>
        <w:rPr>
          <w:sz w:val="22"/>
          <w:szCs w:val="22"/>
        </w:rPr>
      </w:pPr>
      <w:r w:rsidRPr="00844350">
        <w:rPr>
          <w:sz w:val="22"/>
          <w:szCs w:val="22"/>
        </w:rPr>
        <w:t xml:space="preserve">Illumina RNA sequencing libraries from purified mRNA were prepared and sequenced by the Centre for Genomic Research at University of Liverpool using </w:t>
      </w:r>
      <w:proofErr w:type="spellStart"/>
      <w:r w:rsidRPr="00844350">
        <w:rPr>
          <w:sz w:val="22"/>
          <w:szCs w:val="22"/>
        </w:rPr>
        <w:t>NEBNext</w:t>
      </w:r>
      <w:proofErr w:type="spellEnd"/>
      <w:r w:rsidRPr="00844350">
        <w:rPr>
          <w:sz w:val="22"/>
          <w:szCs w:val="22"/>
        </w:rPr>
        <w:t xml:space="preserve">® Ultra™ Directional RNA Library Prep Kit for Illumina® (New England Biolabs® Inc.). Paired-end sequencing with read length of 150bp was carried out on Illumina </w:t>
      </w:r>
      <w:proofErr w:type="spellStart"/>
      <w:r w:rsidRPr="00844350">
        <w:rPr>
          <w:sz w:val="22"/>
          <w:szCs w:val="22"/>
        </w:rPr>
        <w:t>HiSeq</w:t>
      </w:r>
      <w:proofErr w:type="spellEnd"/>
      <w:r w:rsidRPr="00844350">
        <w:rPr>
          <w:sz w:val="22"/>
          <w:szCs w:val="22"/>
        </w:rPr>
        <w:t xml:space="preserve"> 4000. Illumina RNA libraries from ribosome-depleted RNA were prepared using the Illumina </w:t>
      </w:r>
      <w:proofErr w:type="spellStart"/>
      <w:r w:rsidRPr="00844350">
        <w:rPr>
          <w:sz w:val="22"/>
          <w:szCs w:val="22"/>
        </w:rPr>
        <w:t>TruSeq</w:t>
      </w:r>
      <w:proofErr w:type="spellEnd"/>
      <w:r w:rsidRPr="00844350">
        <w:rPr>
          <w:sz w:val="22"/>
          <w:szCs w:val="22"/>
        </w:rPr>
        <w:t xml:space="preserve"> Stranded Total RNA with </w:t>
      </w:r>
      <w:proofErr w:type="spellStart"/>
      <w:r w:rsidRPr="00844350">
        <w:rPr>
          <w:sz w:val="22"/>
          <w:szCs w:val="22"/>
        </w:rPr>
        <w:t>Ribo</w:t>
      </w:r>
      <w:proofErr w:type="spellEnd"/>
      <w:r w:rsidRPr="00844350">
        <w:rPr>
          <w:sz w:val="22"/>
          <w:szCs w:val="22"/>
        </w:rPr>
        <w:t>-Zero Plant kit (Illumina®). Paired-end sequencing with read length of 100bp was carried out on Illumina HiSeq2000 at the Genomic Sequencing Unit of the University of Dundee. ERCC RNA Spike-In mixes (</w:t>
      </w:r>
      <w:r w:rsidRPr="00844350">
        <w:rPr>
          <w:sz w:val="22"/>
          <w:szCs w:val="22"/>
          <w:lang w:val="en-US"/>
        </w:rPr>
        <w:t>Thermo Fisher Scientific)</w:t>
      </w:r>
      <w:r w:rsidR="00627105" w:rsidRPr="4979BB12">
        <w:fldChar w:fldCharType="begin">
          <w:fldData xml:space="preserve">PEVuZE5vdGU+PENpdGU+PEF1dGhvcj5MZWU8L0F1dGhvcj48WWVhcj4yMDE2PC9ZZWFyPjxSZWNO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</w:fldData>
        </w:fldChar>
      </w:r>
      <w:r w:rsidR="00B631BB">
        <w:rPr>
          <w:sz w:val="22"/>
          <w:szCs w:val="22"/>
          <w:lang w:val="en-US"/>
        </w:rPr>
        <w:instrText xml:space="preserve"> ADDIN EN.CITE </w:instrText>
      </w:r>
      <w:r w:rsidR="00B631BB">
        <w:rPr>
          <w:sz w:val="22"/>
          <w:szCs w:val="22"/>
          <w:lang w:val="en-US"/>
        </w:rPr>
        <w:fldChar w:fldCharType="begin">
          <w:fldData xml:space="preserve">PEVuZE5vdGU+PENpdGU+PEF1dGhvcj5MZWU8L0F1dGhvcj48WWVhcj4yMDE2PC9ZZWFyPjxSZWNO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</w:fldData>
        </w:fldChar>
      </w:r>
      <w:r w:rsidR="00B631BB">
        <w:rPr>
          <w:sz w:val="22"/>
          <w:szCs w:val="22"/>
          <w:lang w:val="en-US"/>
        </w:rPr>
        <w:instrText xml:space="preserve"> ADDIN EN.CITE.DATA </w:instrText>
      </w:r>
      <w:r w:rsidR="00B631BB">
        <w:rPr>
          <w:sz w:val="22"/>
          <w:szCs w:val="22"/>
          <w:lang w:val="en-US"/>
        </w:rPr>
      </w:r>
      <w:r w:rsidR="00B631BB">
        <w:rPr>
          <w:sz w:val="22"/>
          <w:szCs w:val="22"/>
          <w:lang w:val="en-US"/>
        </w:rPr>
        <w:fldChar w:fldCharType="end"/>
      </w:r>
      <w:r w:rsidR="00627105" w:rsidRPr="4979BB12">
        <w:rPr>
          <w:sz w:val="22"/>
          <w:szCs w:val="22"/>
          <w:lang w:val="en-US"/>
        </w:rPr>
      </w:r>
      <w:r w:rsidR="00627105" w:rsidRPr="4979BB12">
        <w:rPr>
          <w:sz w:val="22"/>
          <w:szCs w:val="22"/>
          <w:lang w:val="en-US"/>
        </w:rPr>
        <w:fldChar w:fldCharType="separate"/>
      </w:r>
      <w:r w:rsidR="00B631BB" w:rsidRPr="00B631BB">
        <w:rPr>
          <w:noProof/>
          <w:sz w:val="22"/>
          <w:szCs w:val="22"/>
          <w:vertAlign w:val="superscript"/>
          <w:lang w:val="en-US"/>
        </w:rPr>
        <w:t>11,48</w:t>
      </w:r>
      <w:r w:rsidR="00627105" w:rsidRPr="4979BB12">
        <w:fldChar w:fldCharType="end"/>
      </w:r>
      <w:r w:rsidRPr="00844350">
        <w:rPr>
          <w:sz w:val="22"/>
          <w:szCs w:val="22"/>
        </w:rPr>
        <w:t xml:space="preserve"> were included in each of the libraries using concentrations advised by the manufacturer. </w:t>
      </w:r>
    </w:p>
    <w:p w14:paraId="2B6093CC" w14:textId="77777777" w:rsidR="00844350" w:rsidRPr="00844350" w:rsidRDefault="00844350" w:rsidP="4979BB12">
      <w:pPr>
        <w:spacing w:line="480" w:lineRule="auto"/>
        <w:rPr>
          <w:sz w:val="22"/>
          <w:szCs w:val="22"/>
        </w:rPr>
      </w:pPr>
    </w:p>
    <w:p w14:paraId="20383A75" w14:textId="77777777" w:rsidR="00844350" w:rsidRPr="00844350" w:rsidRDefault="00844350" w:rsidP="4979BB12">
      <w:pPr>
        <w:spacing w:line="480" w:lineRule="auto"/>
        <w:rPr>
          <w:i/>
          <w:iCs/>
          <w:sz w:val="22"/>
          <w:szCs w:val="22"/>
        </w:rPr>
      </w:pPr>
      <w:r w:rsidRPr="00844350">
        <w:rPr>
          <w:i/>
          <w:iCs/>
          <w:sz w:val="22"/>
          <w:szCs w:val="22"/>
        </w:rPr>
        <w:t>Mapping of Illumina RNA sequencing data</w:t>
      </w:r>
    </w:p>
    <w:p w14:paraId="28275879" w14:textId="06F20182" w:rsidR="00844350" w:rsidRDefault="00844350" w:rsidP="4979BB12">
      <w:pPr>
        <w:spacing w:line="480" w:lineRule="auto"/>
        <w:rPr>
          <w:sz w:val="22"/>
          <w:szCs w:val="22"/>
        </w:rPr>
      </w:pPr>
      <w:r w:rsidRPr="00844350">
        <w:rPr>
          <w:sz w:val="22"/>
          <w:szCs w:val="22"/>
        </w:rPr>
        <w:t>Reads were mapped to the TAIR10 reference genome with Araport11 reference annotation using STAR version 2.6.1</w:t>
      </w:r>
      <w:r w:rsidR="00627105" w:rsidRPr="4979BB12">
        <w:fldChar w:fldCharType="begin"/>
      </w:r>
      <w:r w:rsidR="00B631BB">
        <w:instrText xml:space="preserve"> ADDIN EN.CITE &lt;EndNote&gt;&lt;Cite&gt;&lt;Author&gt;Dobin&lt;/Author&gt;&lt;Year&gt;2013&lt;/Year&gt;&lt;RecNum&gt;96&lt;/RecNum&gt;&lt;DisplayText&gt;&lt;style face="superscript"&gt;49&lt;/style&gt;&lt;/DisplayText&gt;&lt;record&gt;&lt;rec-number&gt;96&lt;/rec-number&gt;&lt;foreign-keys&gt;&lt;key app="EN" db-id="5vxwr2wzn5d9ahesz5dxtd0i2vexsz2550x5" timestamp="1559473315" guid="290ba96a-5144-464b-a39d-cffee74242a0"&gt;96&lt;/key&gt;&lt;/foreign-keys&gt;&lt;ref-type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lt;/secondary-title&gt;&lt;/titles&gt;&lt;periodical&gt;&lt;full-title&gt;Bioinformatics&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49</w:t>
      </w:r>
      <w:r w:rsidR="00627105" w:rsidRPr="4979BB12">
        <w:fldChar w:fldCharType="end"/>
      </w:r>
      <w:r w:rsidRPr="00844350">
        <w:rPr>
          <w:sz w:val="22"/>
          <w:szCs w:val="22"/>
        </w:rPr>
        <w:t xml:space="preserve">, a maximum multimapping rate of 5, a minimum splice junction overhang of 8 </w:t>
      </w:r>
      <w:proofErr w:type="spellStart"/>
      <w:r w:rsidRPr="00844350">
        <w:rPr>
          <w:sz w:val="22"/>
          <w:szCs w:val="22"/>
        </w:rPr>
        <w:t>nt</w:t>
      </w:r>
      <w:proofErr w:type="spellEnd"/>
      <w:r w:rsidRPr="00844350">
        <w:rPr>
          <w:sz w:val="22"/>
          <w:szCs w:val="22"/>
        </w:rPr>
        <w:t xml:space="preserve"> (3 </w:t>
      </w:r>
      <w:proofErr w:type="spellStart"/>
      <w:r w:rsidRPr="00844350">
        <w:rPr>
          <w:sz w:val="22"/>
          <w:szCs w:val="22"/>
        </w:rPr>
        <w:t>nt</w:t>
      </w:r>
      <w:proofErr w:type="spellEnd"/>
      <w:r w:rsidRPr="00844350">
        <w:rPr>
          <w:sz w:val="22"/>
          <w:szCs w:val="22"/>
        </w:rPr>
        <w:t xml:space="preserve"> for junctions in the Araport11 reference), a maximum of 5 mismatches per read, and intron length boundaries of 60 - 10,000 nt.</w:t>
      </w:r>
    </w:p>
    <w:p w14:paraId="5FB317B4" w14:textId="77777777" w:rsidR="00844350" w:rsidRPr="00844350" w:rsidRDefault="00844350" w:rsidP="4979BB12">
      <w:pPr>
        <w:spacing w:line="480" w:lineRule="auto"/>
        <w:rPr>
          <w:sz w:val="22"/>
          <w:szCs w:val="22"/>
        </w:rPr>
      </w:pPr>
    </w:p>
    <w:p w14:paraId="0879D5C1" w14:textId="77777777" w:rsidR="00844350" w:rsidRPr="00844350" w:rsidRDefault="00844350" w:rsidP="4979BB12">
      <w:pPr>
        <w:spacing w:line="480" w:lineRule="auto"/>
        <w:rPr>
          <w:i/>
          <w:iCs/>
          <w:sz w:val="22"/>
          <w:szCs w:val="22"/>
        </w:rPr>
      </w:pPr>
      <w:r w:rsidRPr="00844350">
        <w:rPr>
          <w:i/>
          <w:iCs/>
          <w:sz w:val="22"/>
          <w:szCs w:val="22"/>
        </w:rPr>
        <w:t>Differential gene expression analysis using Illumina RNA sequencing data</w:t>
      </w:r>
    </w:p>
    <w:p w14:paraId="4509FEA4" w14:textId="58DD098B" w:rsidR="00844350" w:rsidRDefault="00844350" w:rsidP="4979BB12">
      <w:pPr>
        <w:spacing w:line="480" w:lineRule="auto"/>
        <w:rPr>
          <w:sz w:val="22"/>
          <w:szCs w:val="22"/>
        </w:rPr>
      </w:pPr>
      <w:r w:rsidRPr="00844350">
        <w:rPr>
          <w:sz w:val="22"/>
          <w:szCs w:val="22"/>
        </w:rPr>
        <w:t>Transcript level counts for Illumina RNA sequencing reads were estimated by pseudoalignment with salmon version 0.11.2</w:t>
      </w:r>
      <w:r w:rsidR="00627105" w:rsidRPr="4979BB12">
        <w:fldChar w:fldCharType="begin"/>
      </w:r>
      <w:r w:rsidR="00B631BB">
        <w:instrText xml:space="preserve"> ADDIN EN.CITE &lt;EndNote&gt;&lt;Cite&gt;&lt;Author&gt;Patro&lt;/Author&gt;&lt;Year&gt;2017&lt;/Year&gt;&lt;RecNum&gt;60&lt;/RecNum&gt;&lt;DisplayText&gt;&lt;style face="superscript"&gt;50&lt;/style&gt;&lt;/DisplayText&gt;&lt;record&gt;&lt;rec-number&gt;60&lt;/rec-number&gt;&lt;foreign-keys&gt;&lt;key app="EN" db-id="5vxwr2wzn5d9ahesz5dxtd0i2vexsz2550x5" timestamp="1559473262" guid="7d64b8b6-b9b1-41ea-b072-e767c6a4ccd9"&gt;60&lt;/key&gt;&lt;/foreign-keys&gt;&lt;ref-type name="Journal Article"&gt;17&lt;/ref-type&gt;&lt;contributors&gt;&lt;authors&gt;&lt;author&gt;Patro, Rob&lt;/author&gt;&lt;author&gt;Duggal, Geet&lt;/author&gt;&lt;author&gt;Love, Michael I.&lt;/author&gt;&lt;author&gt;Irizarry, Rafael A.&lt;/author&gt;&lt;author&gt;Kingsford, Carl&lt;/author&gt;&lt;/authors&gt;&lt;/contributors&gt;&lt;titles&gt;&lt;title&gt;Salmon provides fast and bias-aware quantification of transcript expression&lt;/title&gt;&lt;secondary-title&gt;Nature Methods&lt;/secondary-title&gt;&lt;/titles&gt;&lt;periodical&gt;&lt;full-title&gt;Nature Methods&lt;/full-title&gt;&lt;/periodical&gt;&lt;pages&gt;417&lt;/pages&gt;&lt;volume&gt;14&lt;/volume&gt;&lt;dates&gt;&lt;year&gt;2017&lt;/year&gt;&lt;pub-dates&gt;&lt;date&gt;03/06/online&lt;/date&gt;&lt;/pub-dates&gt;&lt;/dates&gt;&lt;publisher&gt;Nature Publishing Group, a division of Macmillan Publishers Limited. All Rights Reserved.&lt;/publisher&gt;&lt;urls&gt;&lt;related-urls&gt;&lt;url&gt;https://doi.org/10.1038/nmeth.4197&lt;/url&gt;&lt;/related-urls&gt;&lt;/urls&gt;&lt;electronic-resource-num&gt;10.1038/nmeth.4197&lt;/electronic-resource-num&gt;&lt;/record&gt;&lt;/Cite&gt;&lt;/EndNote&gt;</w:instrText>
      </w:r>
      <w:r w:rsidR="00627105" w:rsidRPr="4979BB12">
        <w:rPr>
          <w:sz w:val="22"/>
          <w:szCs w:val="22"/>
        </w:rPr>
        <w:fldChar w:fldCharType="separate"/>
      </w:r>
      <w:r w:rsidR="00B631BB" w:rsidRPr="00B631BB">
        <w:rPr>
          <w:noProof/>
          <w:vertAlign w:val="superscript"/>
        </w:rPr>
        <w:t>50</w:t>
      </w:r>
      <w:r w:rsidR="00627105" w:rsidRPr="4979BB12">
        <w:fldChar w:fldCharType="end"/>
      </w:r>
      <w:r w:rsidRPr="00844350">
        <w:rPr>
          <w:sz w:val="22"/>
          <w:szCs w:val="22"/>
        </w:rPr>
        <w:t>. Counts were aggregated to gene level using tximport</w:t>
      </w:r>
      <w:r w:rsidR="00627105" w:rsidRPr="4979BB12">
        <w:fldChar w:fldCharType="begin"/>
      </w:r>
      <w:r w:rsidR="00B631BB">
        <w:instrText xml:space="preserve"> ADDIN EN.CITE &lt;EndNote&gt;&lt;Cite&gt;&lt;Author&gt;Soneson&lt;/Author&gt;&lt;Year&gt;2016&lt;/Year&gt;&lt;RecNum&gt;67&lt;/RecNum&gt;&lt;DisplayText&gt;&lt;style face="superscript"&gt;51&lt;/style&gt;&lt;/DisplayText&gt;&lt;record&gt;&lt;rec-number&gt;67&lt;/rec-number&gt;&lt;foreign-keys&gt;&lt;key app="EN" db-id="5vxwr2wzn5d9ahesz5dxtd0i2vexsz2550x5" timestamp="1559473262" guid="b0edd92f-8cef-4ba5-84c0-1c11b8da4585"&gt;67&lt;/key&gt;&lt;/foreign-keys&gt;&lt;ref-type name="Journal Article"&gt;17&lt;/ref-type&gt;&lt;contributors&gt;&lt;authors&gt;&lt;author&gt;Soneson, C&lt;/author&gt;&lt;author&gt;Love, MI&lt;/author&gt;&lt;author&gt;Robinson, MD&lt;/author&gt;&lt;/authors&gt;&lt;/contributors&gt;&lt;titles&gt;&lt;title&gt;Differential analyses for RNA-seq: transcript-level estimates improve gene-level inferences [version 2; peer review: 2 approved]&lt;/title&gt;&lt;secondary-title&gt;F1000Research&lt;/secondary-title&gt;&lt;/titles&gt;&lt;periodical&gt;&lt;full-title&gt;F1000Research&lt;/full-title&gt;&lt;/periodical&gt;&lt;volume&gt;4&lt;/volume&gt;&lt;number&gt;1521&lt;/number&gt;&lt;dates&gt;&lt;year&gt;2016&lt;/year&gt;&lt;/dates&gt;&lt;urls&gt;&lt;related-urls&gt;&lt;url&gt;http://openr.es/6rm&lt;/url&gt;&lt;/related-urls&gt;&lt;/urls&gt;&lt;electronic-resource-num&gt;10.12688/f1000research.7563.2&lt;/electronic-resource-num&gt;&lt;/record&gt;&lt;/Cite&gt;&lt;/EndNote&gt;</w:instrText>
      </w:r>
      <w:r w:rsidR="00627105" w:rsidRPr="4979BB12">
        <w:rPr>
          <w:sz w:val="22"/>
          <w:szCs w:val="22"/>
        </w:rPr>
        <w:fldChar w:fldCharType="separate"/>
      </w:r>
      <w:r w:rsidR="00B631BB" w:rsidRPr="00B631BB">
        <w:rPr>
          <w:noProof/>
          <w:vertAlign w:val="superscript"/>
        </w:rPr>
        <w:t>51</w:t>
      </w:r>
      <w:r w:rsidR="00627105" w:rsidRPr="4979BB12">
        <w:fldChar w:fldCharType="end"/>
      </w:r>
      <w:r w:rsidRPr="00844350">
        <w:rPr>
          <w:sz w:val="22"/>
          <w:szCs w:val="22"/>
        </w:rPr>
        <w:t xml:space="preserve"> and differential expression gene expression analyses for </w:t>
      </w:r>
      <w:r w:rsidRPr="4979BB12">
        <w:rPr>
          <w:i/>
          <w:iCs/>
          <w:sz w:val="22"/>
          <w:szCs w:val="22"/>
        </w:rPr>
        <w:t xml:space="preserve">vir-1 </w:t>
      </w:r>
      <w:r w:rsidRPr="00844350">
        <w:rPr>
          <w:sz w:val="22"/>
          <w:szCs w:val="22"/>
        </w:rPr>
        <w:t>mutant</w:t>
      </w:r>
      <w:r w:rsidRPr="4979BB12">
        <w:rPr>
          <w:i/>
          <w:iCs/>
          <w:sz w:val="22"/>
          <w:szCs w:val="22"/>
        </w:rPr>
        <w:t xml:space="preserve"> </w:t>
      </w:r>
      <w:r w:rsidRPr="00844350">
        <w:rPr>
          <w:sz w:val="22"/>
          <w:szCs w:val="22"/>
        </w:rPr>
        <w:t xml:space="preserve">vs wild-type and </w:t>
      </w:r>
      <w:r w:rsidRPr="4979BB12">
        <w:rPr>
          <w:i/>
          <w:iCs/>
          <w:sz w:val="22"/>
          <w:szCs w:val="22"/>
        </w:rPr>
        <w:t xml:space="preserve">vir-1 </w:t>
      </w:r>
      <w:r w:rsidRPr="00844350">
        <w:rPr>
          <w:sz w:val="22"/>
          <w:szCs w:val="22"/>
        </w:rPr>
        <w:t xml:space="preserve">mutant vs VIR complemented line were conducted in R version 3.5 using </w:t>
      </w:r>
      <w:proofErr w:type="spellStart"/>
      <w:r w:rsidRPr="00844350">
        <w:rPr>
          <w:sz w:val="22"/>
          <w:szCs w:val="22"/>
        </w:rPr>
        <w:t>edgeR</w:t>
      </w:r>
      <w:proofErr w:type="spellEnd"/>
      <w:r w:rsidRPr="00844350">
        <w:rPr>
          <w:sz w:val="22"/>
          <w:szCs w:val="22"/>
        </w:rPr>
        <w:t xml:space="preserve"> version 3.24.3</w:t>
      </w:r>
      <w:r w:rsidR="00627105" w:rsidRPr="4979BB12">
        <w:fldChar w:fldCharType="begin"/>
      </w:r>
      <w:r w:rsidR="00B631BB">
        <w:instrText xml:space="preserve"> ADDIN EN.CITE &lt;EndNote&gt;&lt;Cite&gt;&lt;Author&gt;Robinson&lt;/Author&gt;&lt;Year&gt;2010&lt;/Year&gt;&lt;RecNum&gt;62&lt;/RecNum&gt;&lt;DisplayText&gt;&lt;style face="superscript"&gt;52&lt;/style&gt;&lt;/DisplayText&gt;&lt;record&gt;&lt;rec-number&gt;62&lt;/rec-number&gt;&lt;foreign-keys&gt;&lt;key app="EN" db-id="5vxwr2wzn5d9ahesz5dxtd0i2vexsz2550x5" timestamp="1559473262" guid="c1837065-d9cc-4a47-9a2a-6a8221504624"&gt;62&lt;/key&gt;&lt;/foreign-keys&gt;&lt;ref-type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lt;/secondary-title&gt;&lt;/titles&gt;&lt;periodical&gt;&lt;full-title&gt;Bioinformatics&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52</w:t>
      </w:r>
      <w:r w:rsidR="00627105" w:rsidRPr="4979BB12">
        <w:fldChar w:fldCharType="end"/>
      </w:r>
      <w:r w:rsidRPr="00844350">
        <w:rPr>
          <w:sz w:val="22"/>
          <w:szCs w:val="22"/>
        </w:rPr>
        <w:t>.</w:t>
      </w:r>
    </w:p>
    <w:p w14:paraId="3DCD2668" w14:textId="77777777" w:rsidR="00844350" w:rsidRPr="00844350" w:rsidRDefault="00844350" w:rsidP="4979BB12">
      <w:pPr>
        <w:spacing w:line="480" w:lineRule="auto"/>
        <w:rPr>
          <w:b/>
          <w:bCs/>
          <w:sz w:val="22"/>
          <w:szCs w:val="22"/>
        </w:rPr>
      </w:pPr>
    </w:p>
    <w:p w14:paraId="2B7AB5E4" w14:textId="77777777" w:rsidR="00844350" w:rsidRPr="00844350" w:rsidRDefault="00844350" w:rsidP="4979BB12">
      <w:pPr>
        <w:spacing w:line="480" w:lineRule="auto"/>
        <w:rPr>
          <w:i/>
          <w:iCs/>
          <w:sz w:val="22"/>
          <w:szCs w:val="22"/>
        </w:rPr>
      </w:pPr>
      <w:r w:rsidRPr="00844350">
        <w:rPr>
          <w:i/>
          <w:iCs/>
          <w:sz w:val="22"/>
          <w:szCs w:val="22"/>
        </w:rPr>
        <w:t xml:space="preserve">Differentially expressed region analysis using Illumina RNA sequencing data </w:t>
      </w:r>
    </w:p>
    <w:p w14:paraId="1DA0BD47" w14:textId="1F3EB6D8" w:rsidR="00844350" w:rsidRDefault="00844350" w:rsidP="4979BB12">
      <w:pPr>
        <w:spacing w:line="480" w:lineRule="auto"/>
        <w:rPr>
          <w:sz w:val="22"/>
          <w:szCs w:val="22"/>
        </w:rPr>
      </w:pPr>
      <w:r w:rsidRPr="00844350">
        <w:rPr>
          <w:sz w:val="22"/>
          <w:szCs w:val="22"/>
        </w:rPr>
        <w:t xml:space="preserve">Mapped read pairs originating from forward and reverse strands were separated and coverage tracks were generated using </w:t>
      </w:r>
      <w:proofErr w:type="spellStart"/>
      <w:r w:rsidRPr="00844350">
        <w:rPr>
          <w:sz w:val="22"/>
          <w:szCs w:val="22"/>
        </w:rPr>
        <w:t>samtools</w:t>
      </w:r>
      <w:proofErr w:type="spellEnd"/>
      <w:r w:rsidRPr="00844350">
        <w:rPr>
          <w:sz w:val="22"/>
          <w:szCs w:val="22"/>
        </w:rPr>
        <w:t xml:space="preserve"> version 1.9</w:t>
      </w:r>
      <w:r w:rsidR="00627105" w:rsidRPr="4979BB12">
        <w:fldChar w:fldCharType="begin"/>
      </w:r>
      <w:r w:rsidR="00B631BB">
        <w:instrText xml:space="preserve"> ADDIN EN.CITE &lt;EndNote&gt;&lt;Cite&gt;&lt;Author&gt;Wysoker&lt;/Author&gt;&lt;Year&gt;2009&lt;/Year&gt;&lt;RecNum&gt;186&lt;/RecNum&gt;&lt;DisplayText&gt;&lt;style face="superscript"&gt;53&lt;/style&gt;&lt;/DisplayText&gt;&lt;record&gt;&lt;rec-number&gt;186&lt;/rec-number&gt;&lt;foreign-keys&gt;&lt;key app="EN" db-id="5vxwr2wzn5d9ahesz5dxtd0i2vexsz2550x5" timestamp="1559473433" guid="c1151ce4-fa18-4d61-8b66-1a0f85281b31"&gt;186&lt;/key&gt;&lt;/foreign-keys&gt;&lt;ref-type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53</w:t>
      </w:r>
      <w:r w:rsidR="00627105" w:rsidRPr="4979BB12">
        <w:fldChar w:fldCharType="end"/>
      </w:r>
      <w:r w:rsidRPr="00844350">
        <w:rPr>
          <w:sz w:val="22"/>
          <w:szCs w:val="22"/>
        </w:rPr>
        <w:t xml:space="preserve">. Coverage tracks were then used as input for </w:t>
      </w:r>
      <w:proofErr w:type="spellStart"/>
      <w:r w:rsidRPr="00844350">
        <w:rPr>
          <w:sz w:val="22"/>
          <w:szCs w:val="22"/>
        </w:rPr>
        <w:t>DERfinder</w:t>
      </w:r>
      <w:proofErr w:type="spellEnd"/>
      <w:r w:rsidRPr="00844350">
        <w:rPr>
          <w:sz w:val="22"/>
          <w:szCs w:val="22"/>
        </w:rPr>
        <w:t xml:space="preserve"> version 1.16.</w:t>
      </w:r>
      <w:r w:rsidR="001D142F" w:rsidRPr="00C12EC8">
        <w:rPr>
          <w:sz w:val="22"/>
          <w:szCs w:val="22"/>
        </w:rPr>
        <w:t>1</w:t>
      </w:r>
      <w:r w:rsidR="00627105" w:rsidRPr="4979BB12">
        <w:fldChar w:fldCharType="begin">
          <w:fldData xml:space="preserve">PEVuZE5vdGU+PENpdGU+PEF1dGhvcj5Db2xsYWRvLVRvcnJlczwvQXV0aG9yPjxZZWFyPjIwMTc8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</w:fldData>
        </w:fldChar>
      </w:r>
      <w:r w:rsidR="00B631BB">
        <w:instrText xml:space="preserve"> ADDIN EN.CITE </w:instrText>
      </w:r>
      <w:r w:rsidR="00B631BB">
        <w:fldChar w:fldCharType="begin">
          <w:fldData xml:space="preserve">PEVuZE5vdGU+PENpdGU+PEF1dGhvcj5Db2xsYWRvLVRvcnJlczwvQXV0aG9yPjxZZWFyPjIwMTc8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54</w:t>
      </w:r>
      <w:r w:rsidR="00627105" w:rsidRPr="4979BB12">
        <w:fldChar w:fldCharType="end"/>
      </w:r>
      <w:r w:rsidR="00A84AB6">
        <w:rPr>
          <w:sz w:val="22"/>
          <w:szCs w:val="22"/>
        </w:rPr>
        <w:t xml:space="preserve">. </w:t>
      </w:r>
      <w:r w:rsidRPr="00844350">
        <w:rPr>
          <w:sz w:val="22"/>
          <w:szCs w:val="22"/>
        </w:rPr>
        <w:t xml:space="preserve">Mapped read pairs originating from forward and reverse strands were separated and coverage tracks were generated using </w:t>
      </w:r>
      <w:proofErr w:type="spellStart"/>
      <w:r w:rsidRPr="00844350">
        <w:rPr>
          <w:sz w:val="22"/>
          <w:szCs w:val="22"/>
        </w:rPr>
        <w:t>samtools</w:t>
      </w:r>
      <w:proofErr w:type="spellEnd"/>
      <w:r w:rsidRPr="00844350">
        <w:rPr>
          <w:sz w:val="22"/>
          <w:szCs w:val="22"/>
        </w:rPr>
        <w:t xml:space="preserve"> version 1.9</w:t>
      </w:r>
      <w:r w:rsidR="00627105" w:rsidRPr="4979BB12">
        <w:fldChar w:fldCharType="begin"/>
      </w:r>
      <w:r w:rsidR="00B631BB">
        <w:instrText xml:space="preserve"> ADDIN EN.CITE &lt;EndNote&gt;&lt;Cite&gt;&lt;Author&gt;Wysoker&lt;/Author&gt;&lt;Year&gt;2009&lt;/Year&gt;&lt;RecNum&gt;186&lt;/RecNum&gt;&lt;DisplayText&gt;&lt;style face="superscript"&gt;53&lt;/style&gt;&lt;/DisplayText&gt;&lt;record&gt;&lt;rec-number&gt;186&lt;/rec-number&gt;&lt;foreign-keys&gt;&lt;key app="EN" db-id="5vxwr2wzn5d9ahesz5dxtd0i2vexsz2550x5" timestamp="1559473433" guid="c1151ce4-fa18-4d61-8b66-1a0f85281b31"&gt;186&lt;/key&gt;&lt;/foreign-keys&gt;&lt;ref-type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53</w:t>
      </w:r>
      <w:r w:rsidR="00627105" w:rsidRPr="4979BB12">
        <w:fldChar w:fldCharType="end"/>
      </w:r>
      <w:r w:rsidRPr="00844350">
        <w:rPr>
          <w:sz w:val="22"/>
          <w:szCs w:val="22"/>
        </w:rPr>
        <w:t xml:space="preserve">. Coverage tracks were then used as input for </w:t>
      </w:r>
      <w:proofErr w:type="spellStart"/>
      <w:r w:rsidRPr="00844350">
        <w:rPr>
          <w:sz w:val="22"/>
          <w:szCs w:val="22"/>
        </w:rPr>
        <w:t>DERfinder</w:t>
      </w:r>
      <w:proofErr w:type="spellEnd"/>
      <w:r w:rsidRPr="00844350">
        <w:rPr>
          <w:sz w:val="22"/>
          <w:szCs w:val="22"/>
        </w:rPr>
        <w:t xml:space="preserve"> version 1.16.</w:t>
      </w:r>
      <w:r w:rsidR="001D142F" w:rsidRPr="00C12EC8">
        <w:rPr>
          <w:sz w:val="22"/>
          <w:szCs w:val="22"/>
        </w:rPr>
        <w:t>1</w:t>
      </w:r>
      <w:r w:rsidR="00627105" w:rsidRPr="4979BB12">
        <w:fldChar w:fldCharType="begin">
          <w:fldData xml:space="preserve">PEVuZE5vdGU+PENpdGU+PEF1dGhvcj5Db2xsYWRvLVRvcnJlczwvQXV0aG9yPjxZZWFyPjIwMTc8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</w:fldData>
        </w:fldChar>
      </w:r>
      <w:r w:rsidR="00B631BB">
        <w:instrText xml:space="preserve"> ADDIN EN.CITE </w:instrText>
      </w:r>
      <w:r w:rsidR="00B631BB">
        <w:fldChar w:fldCharType="begin">
          <w:fldData xml:space="preserve">PEVuZE5vdGU+PENpdGU+PEF1dGhvcj5Db2xsYWRvLVRvcnJlczwvQXV0aG9yPjxZZWFyPjIwMTc8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54</w:t>
      </w:r>
      <w:r w:rsidR="00627105" w:rsidRPr="4979BB12">
        <w:fldChar w:fldCharType="end"/>
      </w:r>
      <w:r w:rsidR="001D142F" w:rsidRPr="00493BE1">
        <w:rPr>
          <w:sz w:val="22"/>
          <w:szCs w:val="22"/>
        </w:rPr>
        <w:t>.</w:t>
      </w:r>
      <w:r w:rsidRPr="00082103" w:rsidDel="001D142F">
        <w:rPr>
          <w:sz w:val="22"/>
          <w:szCs w:val="22"/>
        </w:rPr>
        <w:t xml:space="preserve"> </w:t>
      </w:r>
      <w:r w:rsidRPr="00082103">
        <w:rPr>
          <w:sz w:val="22"/>
          <w:szCs w:val="22"/>
        </w:rPr>
        <w:t>Expressed</w:t>
      </w:r>
      <w:r w:rsidRPr="00844350">
        <w:rPr>
          <w:sz w:val="22"/>
          <w:szCs w:val="22"/>
        </w:rPr>
        <w:t xml:space="preserve"> regions were identified using a minimum coverage of 10 reads, and differential expression between </w:t>
      </w:r>
      <w:r w:rsidRPr="00844350">
        <w:rPr>
          <w:i/>
          <w:iCs/>
          <w:sz w:val="22"/>
          <w:szCs w:val="22"/>
        </w:rPr>
        <w:t xml:space="preserve">vir-1 </w:t>
      </w:r>
      <w:r w:rsidRPr="00844350">
        <w:rPr>
          <w:sz w:val="22"/>
          <w:szCs w:val="22"/>
        </w:rPr>
        <w:t xml:space="preserve">and VIR complemented was conducted using the </w:t>
      </w:r>
      <w:proofErr w:type="spellStart"/>
      <w:r w:rsidRPr="00844350">
        <w:rPr>
          <w:sz w:val="22"/>
          <w:szCs w:val="22"/>
        </w:rPr>
        <w:t>analyseChr</w:t>
      </w:r>
      <w:proofErr w:type="spellEnd"/>
      <w:r w:rsidRPr="00844350">
        <w:rPr>
          <w:sz w:val="22"/>
          <w:szCs w:val="22"/>
        </w:rPr>
        <w:t xml:space="preserve"> method using 50 permutations. </w:t>
      </w:r>
    </w:p>
    <w:p w14:paraId="2A1A6279" w14:textId="77777777" w:rsidR="00844350" w:rsidRPr="00844350" w:rsidRDefault="00844350" w:rsidP="4979BB12">
      <w:pPr>
        <w:spacing w:line="480" w:lineRule="auto"/>
        <w:rPr>
          <w:sz w:val="22"/>
          <w:szCs w:val="22"/>
        </w:rPr>
      </w:pPr>
    </w:p>
    <w:p w14:paraId="3A8A1147" w14:textId="77777777" w:rsidR="00844350" w:rsidRPr="00844350" w:rsidRDefault="00844350" w:rsidP="4979BB12">
      <w:pPr>
        <w:spacing w:line="480" w:lineRule="auto"/>
        <w:rPr>
          <w:i/>
          <w:iCs/>
          <w:sz w:val="22"/>
          <w:szCs w:val="22"/>
        </w:rPr>
      </w:pPr>
      <w:r w:rsidRPr="00844350">
        <w:rPr>
          <w:i/>
          <w:iCs/>
          <w:sz w:val="22"/>
          <w:szCs w:val="22"/>
        </w:rPr>
        <w:t>Differential exon usage analysis using Illumina RNA sequencing data</w:t>
      </w:r>
    </w:p>
    <w:p w14:paraId="5DC5AB61" w14:textId="2329901E" w:rsidR="00844350" w:rsidRDefault="00844350" w:rsidP="4979BB12">
      <w:pPr>
        <w:spacing w:line="480" w:lineRule="auto"/>
        <w:rPr>
          <w:sz w:val="22"/>
          <w:szCs w:val="22"/>
        </w:rPr>
      </w:pPr>
      <w:r w:rsidRPr="00844350">
        <w:rPr>
          <w:sz w:val="22"/>
          <w:szCs w:val="22"/>
        </w:rPr>
        <w:t xml:space="preserve">Annotated gene models from Araport11 were divided into transcript chunks (i.e. contiguous regions within which each base is present in the same set of transcript models). Read counts for each chunk were generated using </w:t>
      </w:r>
      <w:proofErr w:type="spellStart"/>
      <w:r w:rsidRPr="00844350">
        <w:rPr>
          <w:sz w:val="22"/>
          <w:szCs w:val="22"/>
        </w:rPr>
        <w:t>bedtools</w:t>
      </w:r>
      <w:proofErr w:type="spellEnd"/>
      <w:r w:rsidRPr="00844350">
        <w:rPr>
          <w:sz w:val="22"/>
          <w:szCs w:val="22"/>
        </w:rPr>
        <w:t xml:space="preserve"> version 2.27.1</w:t>
      </w:r>
      <w:r w:rsidR="00627105" w:rsidRPr="4979BB12">
        <w:fldChar w:fldCharType="begin"/>
      </w:r>
      <w:r w:rsidR="00B631BB">
        <w:instrText xml:space="preserve"> ADDIN EN.CITE &lt;EndNote&gt;&lt;Cite&gt;&lt;Author&gt;Quinlan&lt;/Author&gt;&lt;Year&gt;2010&lt;/Year&gt;&lt;RecNum&gt;63&lt;/RecNum&gt;&lt;DisplayText&gt;&lt;style face="superscript"&gt;55&lt;/style&gt;&lt;/DisplayText&gt;&lt;record&gt;&lt;rec-number&gt;63&lt;/rec-number&gt;&lt;foreign-keys&gt;&lt;key app="EN" db-id="5vxwr2wzn5d9ahesz5dxtd0i2vexsz2550x5" timestamp="1559473262" guid="9d2cdd01-7a6d-4f7c-b8f9-79b1def8f071"&gt;63&lt;/key&gt;&lt;/foreign-keys&gt;&lt;ref-type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lt;/secondary-title&gt;&lt;/titles&gt;&lt;periodical&gt;&lt;full-title&gt;Bioinformatics&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55</w:t>
      </w:r>
      <w:r w:rsidR="00627105" w:rsidRPr="4979BB12">
        <w:fldChar w:fldCharType="end"/>
      </w:r>
      <w:r w:rsidRPr="00844350">
        <w:rPr>
          <w:sz w:val="22"/>
          <w:szCs w:val="22"/>
        </w:rPr>
        <w:t xml:space="preserve"> intersect in count mode. Chunk counts were then processed using </w:t>
      </w:r>
      <w:proofErr w:type="spellStart"/>
      <w:r w:rsidRPr="00844350">
        <w:rPr>
          <w:sz w:val="22"/>
          <w:szCs w:val="22"/>
        </w:rPr>
        <w:t>DEXseq</w:t>
      </w:r>
      <w:proofErr w:type="spellEnd"/>
      <w:r w:rsidRPr="00844350">
        <w:rPr>
          <w:sz w:val="22"/>
          <w:szCs w:val="22"/>
        </w:rPr>
        <w:t xml:space="preserve"> version 1.28.3</w:t>
      </w:r>
      <w:r w:rsidR="00627105" w:rsidRPr="4979BB12">
        <w:fldChar w:fldCharType="begin"/>
      </w:r>
      <w:r w:rsidR="00B631BB">
        <w:instrText xml:space="preserve"> ADDIN EN.CITE &lt;EndNote&gt;&lt;Cite&gt;&lt;Author&gt;Anders&lt;/Author&gt;&lt;Year&gt;2012&lt;/Year&gt;&lt;RecNum&gt;193&lt;/RecNum&gt;&lt;DisplayText&gt;&lt;style face="superscript"&gt;35&lt;/style&gt;&lt;/DisplayText&gt;&lt;record&gt;&lt;rec-number&gt;193&lt;/rec-number&gt;&lt;foreign-keys&gt;&lt;key app="EN" db-id="5vxwr2wzn5d9ahesz5dxtd0i2vexsz2550x5" timestamp="1559473434" guid="41f21e14-3df2-41ed-89b2-2eaf9df0dfc5"&gt;193&lt;/key&gt;&lt;/foreign-keys&gt;&lt;ref-type name="Journal Article"&gt;17&lt;/ref-type&gt;&lt;contributors&gt;&lt;authors&gt;&lt;author&gt;Anders, Simon&lt;/author&gt;&lt;author&gt;Reyes, Alejandro&lt;/author&gt;&lt;author&gt;Huber, Wolfgang&lt;/author&gt;&lt;/authors&gt;&lt;/contributors&gt;&lt;titles&gt;&lt;title&gt;Detecting differential usage of exons from RNA-seq data&lt;/title&gt;&lt;secondary-title&gt;Genome Research&lt;/secondary-title&gt;&lt;/titles&gt;&lt;periodical&gt;&lt;full-title&gt;Genome research&lt;/full-title&gt;&lt;/periodical&gt;&lt;pages&gt;2008-2017&lt;/pages&gt;&lt;volume&gt;22&lt;/volume&gt;&lt;number&gt;10&lt;/number&gt;&lt;dates&gt;&lt;year&gt;2012&lt;/year&gt;&lt;pub-dates&gt;&lt;date&gt;October 1, 2012&lt;/date&gt;&lt;/pub-dates&gt;&lt;/dates&gt;&lt;urls&gt;&lt;related-urls&gt;&lt;url&gt;http://genome.cshlp.org/content/22/10/2008.abstract&lt;/url&gt;&lt;/related-urls&gt;&lt;/urls&gt;&lt;electronic-resource-num&gt;10.1101/gr.133744.111&lt;/electronic-resource-num&gt;&lt;/record&gt;&lt;/Cite&gt;&lt;/EndNote&gt;</w:instrText>
      </w:r>
      <w:r w:rsidR="00627105" w:rsidRPr="4979BB12">
        <w:rPr>
          <w:sz w:val="22"/>
          <w:szCs w:val="22"/>
        </w:rPr>
        <w:fldChar w:fldCharType="separate"/>
      </w:r>
      <w:r w:rsidR="00B631BB" w:rsidRPr="00B631BB">
        <w:rPr>
          <w:noProof/>
          <w:vertAlign w:val="superscript"/>
        </w:rPr>
        <w:t>35</w:t>
      </w:r>
      <w:r w:rsidR="00627105" w:rsidRPr="4979BB12">
        <w:fldChar w:fldCharType="end"/>
      </w:r>
      <w:r w:rsidRPr="00844350">
        <w:rPr>
          <w:sz w:val="22"/>
          <w:szCs w:val="22"/>
        </w:rPr>
        <w:t xml:space="preserve"> to identify differentially expressed chunks between </w:t>
      </w:r>
      <w:r w:rsidRPr="00844350">
        <w:rPr>
          <w:i/>
          <w:iCs/>
          <w:sz w:val="22"/>
          <w:szCs w:val="22"/>
        </w:rPr>
        <w:t xml:space="preserve">vir-1 </w:t>
      </w:r>
      <w:r w:rsidRPr="00844350">
        <w:rPr>
          <w:sz w:val="22"/>
          <w:szCs w:val="22"/>
        </w:rPr>
        <w:t>and VIR complemented lines. Chunks were annotated as five prime variation if they included a start site of any transcript, and three prime variation if they contained a termination site. Chunks representing overhangs from alternative donor or acceptor sites were also separately classified. Internal exons were subclassified into cassette exons if they could be wholly contained within any intron.</w:t>
      </w:r>
    </w:p>
    <w:p w14:paraId="0CEAD6E4" w14:textId="77777777" w:rsidR="007C5C0E" w:rsidRPr="00844350" w:rsidRDefault="007C5C0E" w:rsidP="4979BB12">
      <w:pPr>
        <w:spacing w:line="480" w:lineRule="auto"/>
        <w:rPr>
          <w:sz w:val="22"/>
          <w:szCs w:val="22"/>
        </w:rPr>
      </w:pPr>
    </w:p>
    <w:p w14:paraId="034C993C" w14:textId="77777777" w:rsidR="00844350" w:rsidRPr="007C5C0E" w:rsidRDefault="00844350" w:rsidP="4979BB12">
      <w:pPr>
        <w:spacing w:line="480" w:lineRule="auto"/>
        <w:rPr>
          <w:sz w:val="22"/>
          <w:szCs w:val="22"/>
        </w:rPr>
      </w:pPr>
      <w:r w:rsidRPr="007C5C0E">
        <w:rPr>
          <w:b/>
          <w:bCs/>
          <w:sz w:val="22"/>
          <w:szCs w:val="22"/>
        </w:rPr>
        <w:t>Nanopore direct RNA sequencing</w:t>
      </w:r>
    </w:p>
    <w:p w14:paraId="2C9F42FA" w14:textId="77777777" w:rsidR="00844350" w:rsidRPr="00844350" w:rsidRDefault="00844350" w:rsidP="4979BB12">
      <w:pPr>
        <w:spacing w:line="480" w:lineRule="auto"/>
        <w:rPr>
          <w:i/>
          <w:iCs/>
          <w:sz w:val="22"/>
          <w:szCs w:val="22"/>
        </w:rPr>
      </w:pPr>
      <w:r w:rsidRPr="00844350">
        <w:rPr>
          <w:i/>
          <w:iCs/>
          <w:sz w:val="22"/>
          <w:szCs w:val="22"/>
        </w:rPr>
        <w:t>Preparation of libraries for Direct RNA sequencing using nanopores</w:t>
      </w:r>
    </w:p>
    <w:p w14:paraId="74D942CB" w14:textId="6140FDCF" w:rsidR="00844350" w:rsidRDefault="00844350" w:rsidP="4979BB12">
      <w:pPr>
        <w:spacing w:line="480" w:lineRule="auto"/>
        <w:rPr>
          <w:sz w:val="22"/>
          <w:szCs w:val="22"/>
          <w:lang w:val="en-US"/>
        </w:rPr>
      </w:pPr>
      <w:r w:rsidRPr="00844350">
        <w:rPr>
          <w:sz w:val="22"/>
          <w:szCs w:val="22"/>
          <w:lang w:val="en-US"/>
        </w:rPr>
        <w:t xml:space="preserve">mRNA was isolated from approximately 75 </w:t>
      </w:r>
      <w:r w:rsidRPr="00844350">
        <w:rPr>
          <w:sz w:val="22"/>
          <w:szCs w:val="22"/>
          <w:lang w:val="en-US"/>
        </w:rPr>
        <w:sym w:font="Symbol" w:char="F06D"/>
      </w:r>
      <w:r w:rsidRPr="00844350">
        <w:rPr>
          <w:sz w:val="22"/>
          <w:szCs w:val="22"/>
          <w:lang w:val="en-US"/>
        </w:rPr>
        <w:t xml:space="preserve">g of total RNA using the </w:t>
      </w:r>
      <w:proofErr w:type="spellStart"/>
      <w:r w:rsidRPr="00844350">
        <w:rPr>
          <w:sz w:val="22"/>
          <w:szCs w:val="22"/>
          <w:lang w:val="en-US"/>
        </w:rPr>
        <w:t>Dynabeads®mRNA</w:t>
      </w:r>
      <w:proofErr w:type="spellEnd"/>
      <w:r w:rsidRPr="00844350">
        <w:rPr>
          <w:sz w:val="22"/>
          <w:szCs w:val="22"/>
          <w:lang w:val="en-US"/>
        </w:rPr>
        <w:t xml:space="preserve"> purification kit (Thermo Fisher Scientific) following the manufacturer’s instructions. The quality and quantity of mRNA was assessed using the </w:t>
      </w:r>
      <w:proofErr w:type="spellStart"/>
      <w:r w:rsidRPr="00844350">
        <w:rPr>
          <w:sz w:val="22"/>
          <w:szCs w:val="22"/>
          <w:lang w:val="en-US"/>
        </w:rPr>
        <w:t>NanoDrop</w:t>
      </w:r>
      <w:proofErr w:type="spellEnd"/>
      <w:r w:rsidRPr="00844350">
        <w:rPr>
          <w:sz w:val="22"/>
          <w:szCs w:val="22"/>
          <w:lang w:val="en-US"/>
        </w:rPr>
        <w:t xml:space="preserve">™ 2000 spectrophotometer (Thermo Fisher Scientific). Nanopore libraries were prepared from 1 </w:t>
      </w:r>
      <w:r w:rsidRPr="00844350">
        <w:rPr>
          <w:sz w:val="22"/>
          <w:szCs w:val="22"/>
          <w:lang w:val="en-US"/>
        </w:rPr>
        <w:sym w:font="Symbol" w:char="F06D"/>
      </w:r>
      <w:r w:rsidRPr="00844350">
        <w:rPr>
          <w:sz w:val="22"/>
          <w:szCs w:val="22"/>
          <w:lang w:val="en-US"/>
        </w:rPr>
        <w:t xml:space="preserve">g of poly(A)+ RNA combined with 1 </w:t>
      </w:r>
      <w:proofErr w:type="spellStart"/>
      <w:r w:rsidRPr="00844350">
        <w:rPr>
          <w:sz w:val="22"/>
          <w:szCs w:val="22"/>
          <w:lang w:val="en-US"/>
        </w:rPr>
        <w:t>μl</w:t>
      </w:r>
      <w:proofErr w:type="spellEnd"/>
      <w:r w:rsidRPr="00844350">
        <w:rPr>
          <w:sz w:val="22"/>
          <w:szCs w:val="22"/>
          <w:lang w:val="en-US"/>
        </w:rPr>
        <w:t xml:space="preserve"> of undiluted ERCC RNA Spike-In mix (Thermo Fisher Scientific) using the nanopore DRS Kit (SQK-RNA001 Ltd.) according to manufacturer’s instructions. Quickly poly(T) adapter was ligated to the mRNA using T4 DNA ligase (</w:t>
      </w:r>
      <w:r w:rsidRPr="00844350">
        <w:rPr>
          <w:sz w:val="22"/>
          <w:szCs w:val="22"/>
        </w:rPr>
        <w:t>New England Biolabs® Inc.</w:t>
      </w:r>
      <w:r w:rsidRPr="00844350">
        <w:rPr>
          <w:sz w:val="22"/>
          <w:szCs w:val="22"/>
          <w:lang w:val="en-US"/>
        </w:rPr>
        <w:t>) in the Quick Ligase reaction buffer (</w:t>
      </w:r>
      <w:r w:rsidRPr="00844350">
        <w:rPr>
          <w:sz w:val="22"/>
          <w:szCs w:val="22"/>
        </w:rPr>
        <w:t>New England Biolabs® Inc.</w:t>
      </w:r>
      <w:r w:rsidRPr="00844350">
        <w:rPr>
          <w:sz w:val="22"/>
          <w:szCs w:val="22"/>
          <w:lang w:val="en-US"/>
        </w:rPr>
        <w:t xml:space="preserve">) for 15 min at room temperature. The first strand cDNA was synthesized by </w:t>
      </w:r>
      <w:proofErr w:type="spellStart"/>
      <w:r w:rsidRPr="00844350">
        <w:rPr>
          <w:sz w:val="22"/>
          <w:szCs w:val="22"/>
          <w:lang w:val="en-US"/>
        </w:rPr>
        <w:t>SuperScript</w:t>
      </w:r>
      <w:proofErr w:type="spellEnd"/>
      <w:r w:rsidRPr="00844350">
        <w:rPr>
          <w:sz w:val="22"/>
          <w:szCs w:val="22"/>
          <w:lang w:val="en-US"/>
        </w:rPr>
        <w:t xml:space="preserve"> III Reverse Transcriptase (Thermo Fisher Scientific) using the oligo(dT) adapter. The RNA-cDNA hybrid was purified using </w:t>
      </w:r>
      <w:proofErr w:type="spellStart"/>
      <w:r w:rsidRPr="00844350">
        <w:rPr>
          <w:sz w:val="22"/>
          <w:szCs w:val="22"/>
          <w:lang w:val="en-US"/>
        </w:rPr>
        <w:t>Agencourt</w:t>
      </w:r>
      <w:proofErr w:type="spellEnd"/>
      <w:r w:rsidRPr="00844350">
        <w:rPr>
          <w:sz w:val="22"/>
          <w:szCs w:val="22"/>
          <w:lang w:val="en-US"/>
        </w:rPr>
        <w:t xml:space="preserve"> </w:t>
      </w:r>
      <w:proofErr w:type="spellStart"/>
      <w:r w:rsidRPr="00844350">
        <w:rPr>
          <w:sz w:val="22"/>
          <w:szCs w:val="22"/>
          <w:lang w:val="en-US"/>
        </w:rPr>
        <w:t>RNAClean</w:t>
      </w:r>
      <w:proofErr w:type="spellEnd"/>
      <w:r w:rsidRPr="00844350">
        <w:rPr>
          <w:sz w:val="22"/>
          <w:szCs w:val="22"/>
          <w:lang w:val="en-US"/>
        </w:rPr>
        <w:t xml:space="preserve"> XP magnetic beads (Beckman Coulter). The sequencing adapter was ligated to the mRNA using T4 DNA ligase (</w:t>
      </w:r>
      <w:r w:rsidRPr="00844350">
        <w:rPr>
          <w:sz w:val="22"/>
          <w:szCs w:val="22"/>
        </w:rPr>
        <w:t>New England Biolabs® Inc.</w:t>
      </w:r>
      <w:r w:rsidRPr="00844350">
        <w:rPr>
          <w:sz w:val="22"/>
          <w:szCs w:val="22"/>
          <w:lang w:val="en-US"/>
        </w:rPr>
        <w:t>) in the Quick Ligase reaction buffer (</w:t>
      </w:r>
      <w:r w:rsidRPr="00844350">
        <w:rPr>
          <w:sz w:val="22"/>
          <w:szCs w:val="22"/>
        </w:rPr>
        <w:t>New England Biolabs® Inc.</w:t>
      </w:r>
      <w:r w:rsidRPr="00844350">
        <w:rPr>
          <w:sz w:val="22"/>
          <w:szCs w:val="22"/>
          <w:lang w:val="en-US"/>
        </w:rPr>
        <w:t xml:space="preserve">) for 15 min at room temperature followed by a second purification using </w:t>
      </w:r>
      <w:proofErr w:type="spellStart"/>
      <w:r w:rsidRPr="00844350">
        <w:rPr>
          <w:sz w:val="22"/>
          <w:szCs w:val="22"/>
          <w:lang w:val="en-US"/>
        </w:rPr>
        <w:t>Agencourt</w:t>
      </w:r>
      <w:proofErr w:type="spellEnd"/>
      <w:r w:rsidRPr="00844350">
        <w:rPr>
          <w:sz w:val="22"/>
          <w:szCs w:val="22"/>
          <w:lang w:val="en-US"/>
        </w:rPr>
        <w:t xml:space="preserve"> beads as described above. Libraries were loaded on R9.4 </w:t>
      </w:r>
      <w:proofErr w:type="spellStart"/>
      <w:r w:rsidRPr="00844350">
        <w:rPr>
          <w:sz w:val="22"/>
          <w:szCs w:val="22"/>
          <w:lang w:val="en-US"/>
        </w:rPr>
        <w:t>SpotON</w:t>
      </w:r>
      <w:proofErr w:type="spellEnd"/>
      <w:r w:rsidRPr="00844350">
        <w:rPr>
          <w:sz w:val="22"/>
          <w:szCs w:val="22"/>
          <w:lang w:val="en-US"/>
        </w:rPr>
        <w:t xml:space="preserve"> Flow Cells (Oxford Nanopore Technologies Ltd.) and sequenced on a 48-hour runtime. </w:t>
      </w:r>
    </w:p>
    <w:p w14:paraId="4DE44BA6" w14:textId="77777777" w:rsidR="00844350" w:rsidRDefault="00844350" w:rsidP="006C202E">
      <w:pPr>
        <w:spacing w:line="480" w:lineRule="auto"/>
        <w:ind w:firstLine="720"/>
        <w:rPr>
          <w:sz w:val="22"/>
          <w:szCs w:val="22"/>
          <w:lang w:val="en-US"/>
        </w:rPr>
      </w:pPr>
      <w:r w:rsidRPr="00844350">
        <w:rPr>
          <w:sz w:val="22"/>
          <w:szCs w:val="22"/>
          <w:lang w:val="en-US"/>
        </w:rPr>
        <w:t>To incorporate</w:t>
      </w:r>
      <w:r w:rsidRPr="00844350">
        <w:rPr>
          <w:sz w:val="22"/>
          <w:szCs w:val="22"/>
        </w:rPr>
        <w:t xml:space="preserve"> cap-dependent ligation of a biotinylated 5’ adapter RNA, the following modifications were introduced into the library preparation protocol. </w:t>
      </w:r>
      <w:r w:rsidRPr="00844350">
        <w:rPr>
          <w:sz w:val="22"/>
          <w:szCs w:val="22"/>
          <w:lang w:val="en-US"/>
        </w:rPr>
        <w:t>4 µg of mRNA was de-phosphorylated by Calf Intestinal Alkaline Phosphatase (Thermo Fisher Scientific) and 5’ cap was removed by Cap-Clip™ Acid Pyrophosphatase (Cambio) according to the manufacturer’s instructions. Next, 5’ RNA oligo biotinylated at the 5’ end (Integrated DNA Technologies) was ligated to dephosphorylated, de-capped mRNA using T4 RNA ligase I (</w:t>
      </w:r>
      <w:r w:rsidRPr="00844350">
        <w:rPr>
          <w:sz w:val="22"/>
          <w:szCs w:val="22"/>
        </w:rPr>
        <w:t>New England Biolabs® Inc.</w:t>
      </w:r>
      <w:r w:rsidRPr="00844350">
        <w:rPr>
          <w:sz w:val="22"/>
          <w:szCs w:val="22"/>
          <w:lang w:val="en-US"/>
        </w:rPr>
        <w:t xml:space="preserve">) and mRNA was purified using </w:t>
      </w:r>
      <w:proofErr w:type="spellStart"/>
      <w:r w:rsidRPr="00844350">
        <w:rPr>
          <w:sz w:val="22"/>
          <w:szCs w:val="22"/>
          <w:lang w:val="en-US"/>
        </w:rPr>
        <w:t>Dynabeads</w:t>
      </w:r>
      <w:proofErr w:type="spellEnd"/>
      <w:r w:rsidRPr="00844350">
        <w:rPr>
          <w:sz w:val="22"/>
          <w:szCs w:val="22"/>
          <w:lang w:val="en-US"/>
        </w:rPr>
        <w:t xml:space="preserve">™ </w:t>
      </w:r>
      <w:proofErr w:type="spellStart"/>
      <w:r w:rsidRPr="00844350">
        <w:rPr>
          <w:sz w:val="22"/>
          <w:szCs w:val="22"/>
          <w:lang w:val="en-US"/>
        </w:rPr>
        <w:t>MyOne</w:t>
      </w:r>
      <w:proofErr w:type="spellEnd"/>
      <w:r w:rsidRPr="00844350">
        <w:rPr>
          <w:sz w:val="22"/>
          <w:szCs w:val="22"/>
          <w:lang w:val="en-US"/>
        </w:rPr>
        <w:t xml:space="preserve">™ Streptavidin C1 beads (Thermo Fisher Scientific) according to the manufacturer’s instructions. mRNA quality and quantity were assessed using the </w:t>
      </w:r>
      <w:proofErr w:type="spellStart"/>
      <w:r w:rsidRPr="00844350">
        <w:rPr>
          <w:sz w:val="22"/>
          <w:szCs w:val="22"/>
          <w:lang w:val="en-US"/>
        </w:rPr>
        <w:t>NanoDrop</w:t>
      </w:r>
      <w:r w:rsidRPr="00844350">
        <w:rPr>
          <w:sz w:val="22"/>
          <w:szCs w:val="22"/>
          <w:vertAlign w:val="superscript"/>
          <w:lang w:val="en-US"/>
        </w:rPr>
        <w:t>TM</w:t>
      </w:r>
      <w:proofErr w:type="spellEnd"/>
      <w:r w:rsidRPr="00844350">
        <w:rPr>
          <w:sz w:val="22"/>
          <w:szCs w:val="22"/>
          <w:lang w:val="en-US"/>
        </w:rPr>
        <w:t xml:space="preserve"> 2000 spectrophotometer and used for nanopore DRS library preparation as described above.</w:t>
      </w:r>
    </w:p>
    <w:p w14:paraId="5A7AB9C6" w14:textId="77777777" w:rsidR="00844350" w:rsidRPr="00844350" w:rsidRDefault="00844350" w:rsidP="4979BB12">
      <w:pPr>
        <w:spacing w:line="480" w:lineRule="auto"/>
        <w:rPr>
          <w:sz w:val="22"/>
          <w:szCs w:val="22"/>
          <w:lang w:val="en-US"/>
        </w:rPr>
      </w:pPr>
    </w:p>
    <w:p w14:paraId="4A36FA58" w14:textId="77777777" w:rsidR="00844350" w:rsidRPr="00844350" w:rsidRDefault="00844350" w:rsidP="4979BB12">
      <w:pPr>
        <w:spacing w:line="480" w:lineRule="auto"/>
        <w:rPr>
          <w:i/>
          <w:iCs/>
          <w:sz w:val="22"/>
          <w:szCs w:val="22"/>
        </w:rPr>
      </w:pPr>
      <w:r w:rsidRPr="00844350">
        <w:rPr>
          <w:i/>
          <w:iCs/>
          <w:sz w:val="22"/>
          <w:szCs w:val="22"/>
        </w:rPr>
        <w:t>Processing of nanopore DRS data</w:t>
      </w:r>
    </w:p>
    <w:p w14:paraId="3A2ED00B" w14:textId="6A5FD2EC" w:rsidR="00844350" w:rsidRPr="00844350" w:rsidRDefault="00844350" w:rsidP="4979BB12">
      <w:pPr>
        <w:spacing w:line="480" w:lineRule="auto"/>
        <w:rPr>
          <w:b/>
          <w:bCs/>
          <w:sz w:val="22"/>
          <w:szCs w:val="22"/>
        </w:rPr>
      </w:pPr>
      <w:r w:rsidRPr="00844350">
        <w:rPr>
          <w:sz w:val="22"/>
          <w:szCs w:val="22"/>
        </w:rPr>
        <w:t xml:space="preserve">Reads were </w:t>
      </w:r>
      <w:proofErr w:type="spellStart"/>
      <w:r w:rsidRPr="00844350">
        <w:rPr>
          <w:sz w:val="22"/>
          <w:szCs w:val="22"/>
        </w:rPr>
        <w:t>basecalled</w:t>
      </w:r>
      <w:proofErr w:type="spellEnd"/>
      <w:r w:rsidRPr="00844350">
        <w:rPr>
          <w:sz w:val="22"/>
          <w:szCs w:val="22"/>
        </w:rPr>
        <w:t xml:space="preserve"> with guppy version 2.3.1 (Oxford Nanopore Technologies) using default RNA parameters and converted from RNA to DNA </w:t>
      </w:r>
      <w:proofErr w:type="spellStart"/>
      <w:r w:rsidRPr="00844350">
        <w:rPr>
          <w:sz w:val="22"/>
          <w:szCs w:val="22"/>
        </w:rPr>
        <w:t>fastq</w:t>
      </w:r>
      <w:proofErr w:type="spellEnd"/>
      <w:r w:rsidRPr="00844350">
        <w:rPr>
          <w:sz w:val="22"/>
          <w:szCs w:val="22"/>
        </w:rPr>
        <w:t xml:space="preserve"> using </w:t>
      </w:r>
      <w:proofErr w:type="spellStart"/>
      <w:r w:rsidRPr="00844350">
        <w:rPr>
          <w:sz w:val="22"/>
          <w:szCs w:val="22"/>
        </w:rPr>
        <w:t>seqkit</w:t>
      </w:r>
      <w:proofErr w:type="spellEnd"/>
      <w:r w:rsidRPr="00844350">
        <w:rPr>
          <w:sz w:val="22"/>
          <w:szCs w:val="22"/>
        </w:rPr>
        <w:t xml:space="preserve"> version 0.10.0</w:t>
      </w:r>
      <w:r w:rsidR="00627105" w:rsidRPr="4979BB12">
        <w:fldChar w:fldCharType="begin"/>
      </w:r>
      <w:r w:rsidR="00B631BB">
        <w:instrText xml:space="preserve"> ADDIN EN.CITE &lt;EndNote&gt;&lt;Cite&gt;&lt;Author&gt;Shen&lt;/Author&gt;&lt;Year&gt;2016&lt;/Year&gt;&lt;RecNum&gt;188&lt;/RecNum&gt;&lt;DisplayText&gt;&lt;style face="superscript"&gt;56&lt;/style&gt;&lt;/DisplayText&gt;&lt;record&gt;&lt;rec-number&gt;188&lt;/rec-number&gt;&lt;foreign-keys&gt;&lt;key app="EN" db-id="5vxwr2wzn5d9ahesz5dxtd0i2vexsz2550x5" timestamp="1559473433" guid="f7777684-d35a-43aa-ac11-46d68ae36d82"&gt;188&lt;/key&gt;&lt;/foreign-keys&gt;&lt;ref-type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Science&lt;/publisher&gt;&lt;urls&gt;&lt;related-urls&gt;&lt;url&gt;&lt;style face="underline" font="default" size="100%"&gt;https://doi.org/10.1371/journal.pone.0163962&lt;/style&gt;&lt;/url&gt;&lt;/related-urls&gt;&lt;/urls&gt;&lt;electronic-resource-num&gt;10.1371/journal.pone.0163962&lt;/electronic-resource-num&gt;&lt;/record&gt;&lt;/Cite&gt;&lt;/EndNote&gt;</w:instrText>
      </w:r>
      <w:r w:rsidR="00627105" w:rsidRPr="4979BB12">
        <w:rPr>
          <w:sz w:val="22"/>
          <w:szCs w:val="22"/>
        </w:rPr>
        <w:fldChar w:fldCharType="separate"/>
      </w:r>
      <w:r w:rsidR="00B631BB" w:rsidRPr="00B631BB">
        <w:rPr>
          <w:noProof/>
          <w:vertAlign w:val="superscript"/>
        </w:rPr>
        <w:t>56</w:t>
      </w:r>
      <w:r w:rsidR="00627105" w:rsidRPr="4979BB12">
        <w:fldChar w:fldCharType="end"/>
      </w:r>
      <w:r w:rsidRPr="00844350">
        <w:rPr>
          <w:sz w:val="22"/>
          <w:szCs w:val="22"/>
        </w:rPr>
        <w:t xml:space="preserve">. Reads were aligned to the TAIR10 </w:t>
      </w:r>
      <w:r w:rsidRPr="4979BB12">
        <w:rPr>
          <w:i/>
          <w:iCs/>
          <w:sz w:val="22"/>
          <w:szCs w:val="22"/>
        </w:rPr>
        <w:t>Arabidopsis thaliana</w:t>
      </w:r>
      <w:r w:rsidRPr="00844350">
        <w:rPr>
          <w:sz w:val="22"/>
          <w:szCs w:val="22"/>
        </w:rPr>
        <w:t xml:space="preserve"> genome</w:t>
      </w:r>
      <w:r w:rsidR="00627105" w:rsidRPr="4979BB12">
        <w:fldChar w:fldCharType="begin"/>
      </w:r>
      <w:r w:rsidR="00B631BB">
        <w:instrText xml:space="preserve"> ADDIN EN.CITE &lt;EndNote&gt;&lt;Cite&gt;&lt;Author&gt;The Arabidopsis Genome&lt;/Author&gt;&lt;Year&gt;2000&lt;/Year&gt;&lt;RecNum&gt;37&lt;/RecNum&gt;&lt;DisplayText&gt;&lt;style face="superscript"&gt;57&lt;/style&gt;&lt;/DisplayText&gt;&lt;record&gt;&lt;rec-number&gt;37&lt;/rec-number&gt;&lt;foreign-keys&gt;&lt;key app="EN" db-id="z0wzr052s5v59xesrerxz0fztd0dzwsx0r5w" timestamp="1559740969"&gt;37&lt;/key&gt;&lt;/foreign-keys&gt;&lt;ref-type name="Journal Article"&gt;17&lt;/ref-type&gt;&lt;contributors&gt;&lt;authors&gt;&lt;author&gt;The Arabidopsis Genome, Initiative&lt;/author&gt;&lt;/authors&gt;&lt;/contributors&gt;&lt;titles&gt;&lt;title&gt;&lt;style face="normal" font="default" size="100%"&gt;Analysis of the genome sequence of the flowering plant &lt;/style&gt;&lt;style face="italic" font="default" size="100%"&gt;Arabidopsis thaliana&lt;/style&gt;&lt;/title&gt;&lt;secondary-title&gt;Nature&lt;/secondary-title&gt;&lt;/titles&gt;&lt;pages&gt;796-815&lt;/pages&gt;&lt;volume&gt;408&lt;/volume&gt;&lt;number&gt;6814&lt;/number&gt;&lt;dates&gt;&lt;year&gt;2000&lt;/year&gt;&lt;pub-dates&gt;&lt;date&gt;2000/12/01&lt;/date&gt;&lt;/pub-dates&gt;&lt;/dates&gt;&lt;isbn&gt;1476-4687&lt;/isbn&gt;&lt;urls&gt;&lt;related-urls&gt;&lt;url&gt;https://doi.org/10.1038/35048692&lt;/url&gt;&lt;/related-urls&gt;&lt;/urls&gt;&lt;electronic-resource-num&gt;10.1038/35048692&lt;/electronic-resource-num&gt;&lt;/record&gt;&lt;/Cite&gt;&lt;/EndNote&gt;</w:instrText>
      </w:r>
      <w:r w:rsidR="00627105" w:rsidRPr="4979BB12">
        <w:rPr>
          <w:sz w:val="22"/>
          <w:szCs w:val="22"/>
        </w:rPr>
        <w:fldChar w:fldCharType="separate"/>
      </w:r>
      <w:r w:rsidR="00B631BB" w:rsidRPr="00B631BB">
        <w:rPr>
          <w:noProof/>
          <w:vertAlign w:val="superscript"/>
        </w:rPr>
        <w:t>57</w:t>
      </w:r>
      <w:r w:rsidR="00627105" w:rsidRPr="4979BB12">
        <w:fldChar w:fldCharType="end"/>
      </w:r>
      <w:r w:rsidRPr="00844350">
        <w:rPr>
          <w:sz w:val="22"/>
          <w:szCs w:val="22"/>
        </w:rPr>
        <w:t xml:space="preserve"> and ERCC RNA spike-in sequences</w:t>
      </w:r>
      <w:r w:rsidR="00627105" w:rsidRPr="4979BB12">
        <w:fldChar w:fldCharType="begin">
          <w:fldData xml:space="preserve">PEVuZE5vdGU+PENpdGU+PEF1dGhvcj5MZWU8L0F1dGhvcj48WWVhcj4yMDE2PC9ZZWFyPjxSZWNO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</w:fldData>
        </w:fldChar>
      </w:r>
      <w:r w:rsidR="00B631BB">
        <w:instrText xml:space="preserve"> ADDIN EN.CITE </w:instrText>
      </w:r>
      <w:r w:rsidR="00B631BB">
        <w:fldChar w:fldCharType="begin">
          <w:fldData xml:space="preserve">PEVuZE5vdGU+PENpdGU+PEF1dGhvcj5MZWU8L0F1dGhvcj48WWVhcj4yMDE2PC9ZZWFyPjxSZWNO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11,48</w:t>
      </w:r>
      <w:r w:rsidR="00627105" w:rsidRPr="4979BB12">
        <w:fldChar w:fldCharType="end"/>
      </w:r>
      <w:r w:rsidRPr="00844350">
        <w:rPr>
          <w:sz w:val="22"/>
          <w:szCs w:val="22"/>
        </w:rPr>
        <w:t xml:space="preserve"> using minimap2 version 2.8</w:t>
      </w:r>
      <w:r w:rsidR="00627105" w:rsidRPr="4979BB12">
        <w:fldChar w:fldCharType="begin"/>
      </w:r>
      <w:r w:rsidR="00B631BB">
        <w:instrText xml:space="preserve"> ADDIN EN.CITE &lt;EndNote&gt;&lt;Cite&gt;&lt;Author&gt;Li&lt;/Author&gt;&lt;Year&gt;2018&lt;/Year&gt;&lt;RecNum&gt;112&lt;/RecNum&gt;&lt;DisplayText&gt;&lt;style face="superscript"&gt;58&lt;/style&gt;&lt;/DisplayText&gt;&lt;record&gt;&lt;rec-number&gt;112&lt;/rec-number&gt;&lt;foreign-keys&gt;&lt;key app="EN" db-id="5vxwr2wzn5d9ahesz5dxtd0i2vexsz2550x5" timestamp="1559473319" guid="48473241-8484-4dd0-8c33-9f2ea7dc306d"&gt;112&lt;/key&gt;&lt;/foreign-keys&gt;&lt;ref-type name="Journal Article"&gt;17&lt;/ref-type&gt;&lt;contributors&gt;&lt;authors&gt;&lt;author&gt;Li, Heng&lt;/author&gt;&lt;/authors&gt;&lt;/contributors&gt;&lt;titles&gt;&lt;title&gt;Minimap2: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dates&gt;&lt;year&gt;2018&lt;/year&gt;&lt;/dates&gt;&lt;isbn&gt;1367-4803&lt;/isbn&gt;&lt;urls&gt;&lt;related-urls&gt;&lt;url&gt;https://doi.org/10.1093/bioinformatics/bty191&lt;/url&gt;&lt;/related-urls&gt;&lt;/urls&gt;&lt;electronic-resource-num&gt;10.1093/bioinformatics/bty191&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58</w:t>
      </w:r>
      <w:r w:rsidR="00627105" w:rsidRPr="4979BB12">
        <w:fldChar w:fldCharType="end"/>
      </w:r>
      <w:r w:rsidRPr="00844350">
        <w:rPr>
          <w:sz w:val="22"/>
          <w:szCs w:val="22"/>
        </w:rPr>
        <w:t xml:space="preserve"> in spliced mapping mode using a </w:t>
      </w:r>
      <w:proofErr w:type="spellStart"/>
      <w:r w:rsidRPr="00844350">
        <w:rPr>
          <w:sz w:val="22"/>
          <w:szCs w:val="22"/>
        </w:rPr>
        <w:t>kmer</w:t>
      </w:r>
      <w:proofErr w:type="spellEnd"/>
      <w:r w:rsidRPr="00844350">
        <w:rPr>
          <w:sz w:val="22"/>
          <w:szCs w:val="22"/>
        </w:rPr>
        <w:t xml:space="preserve"> size of 14 and a max intron size of 10,000. SAM and BAM file manipulations were performed using </w:t>
      </w:r>
      <w:proofErr w:type="spellStart"/>
      <w:r w:rsidRPr="00844350">
        <w:rPr>
          <w:sz w:val="22"/>
          <w:szCs w:val="22"/>
        </w:rPr>
        <w:t>samtools</w:t>
      </w:r>
      <w:proofErr w:type="spellEnd"/>
      <w:r w:rsidRPr="00844350">
        <w:rPr>
          <w:sz w:val="22"/>
          <w:szCs w:val="22"/>
        </w:rPr>
        <w:t xml:space="preserve"> version 1.9</w:t>
      </w:r>
      <w:r w:rsidR="00627105" w:rsidRPr="4979BB12">
        <w:fldChar w:fldCharType="begin"/>
      </w:r>
      <w:r w:rsidR="00B631BB">
        <w:instrText xml:space="preserve"> ADDIN EN.CITE &lt;EndNote&gt;&lt;Cite&gt;&lt;Author&gt;Wysoker&lt;/Author&gt;&lt;Year&gt;2009&lt;/Year&gt;&lt;RecNum&gt;186&lt;/RecNum&gt;&lt;DisplayText&gt;&lt;style face="superscript"&gt;53&lt;/style&gt;&lt;/DisplayText&gt;&lt;record&gt;&lt;rec-number&gt;186&lt;/rec-number&gt;&lt;foreign-keys&gt;&lt;key app="EN" db-id="5vxwr2wzn5d9ahesz5dxtd0i2vexsz2550x5" timestamp="1559473433" guid="c1151ce4-fa18-4d61-8b66-1a0f85281b31"&gt;186&lt;/key&gt;&lt;/foreign-keys&gt;&lt;ref-type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53</w:t>
      </w:r>
      <w:r w:rsidR="00627105" w:rsidRPr="4979BB12">
        <w:fldChar w:fldCharType="end"/>
      </w:r>
      <w:r w:rsidRPr="00844350">
        <w:rPr>
          <w:sz w:val="22"/>
          <w:szCs w:val="22"/>
        </w:rPr>
        <w:t xml:space="preserve">. Reads were </w:t>
      </w:r>
      <w:proofErr w:type="spellStart"/>
      <w:r w:rsidRPr="00844350">
        <w:rPr>
          <w:sz w:val="22"/>
          <w:szCs w:val="22"/>
        </w:rPr>
        <w:t>basecalled</w:t>
      </w:r>
      <w:proofErr w:type="spellEnd"/>
      <w:r w:rsidRPr="00844350">
        <w:rPr>
          <w:sz w:val="22"/>
          <w:szCs w:val="22"/>
        </w:rPr>
        <w:t xml:space="preserve"> with guppy version 2.3.1 (Oxford Nanopore Technologies) using default RNA parameters and converted from RNA to DNA </w:t>
      </w:r>
      <w:proofErr w:type="spellStart"/>
      <w:r w:rsidRPr="00844350">
        <w:rPr>
          <w:sz w:val="22"/>
          <w:szCs w:val="22"/>
        </w:rPr>
        <w:t>fastq</w:t>
      </w:r>
      <w:proofErr w:type="spellEnd"/>
      <w:r w:rsidRPr="00844350">
        <w:rPr>
          <w:sz w:val="22"/>
          <w:szCs w:val="22"/>
        </w:rPr>
        <w:t xml:space="preserve"> using </w:t>
      </w:r>
      <w:proofErr w:type="spellStart"/>
      <w:r w:rsidRPr="00844350">
        <w:rPr>
          <w:sz w:val="22"/>
          <w:szCs w:val="22"/>
        </w:rPr>
        <w:t>seqkit</w:t>
      </w:r>
      <w:proofErr w:type="spellEnd"/>
      <w:r w:rsidRPr="00844350">
        <w:rPr>
          <w:sz w:val="22"/>
          <w:szCs w:val="22"/>
        </w:rPr>
        <w:t xml:space="preserve"> version 0.10.0</w:t>
      </w:r>
      <w:r w:rsidR="00627105" w:rsidRPr="4979BB12">
        <w:fldChar w:fldCharType="begin"/>
      </w:r>
      <w:r w:rsidR="00B631BB">
        <w:instrText xml:space="preserve"> ADDIN EN.CITE &lt;EndNote&gt;&lt;Cite&gt;&lt;Author&gt;Shen&lt;/Author&gt;&lt;Year&gt;2016&lt;/Year&gt;&lt;RecNum&gt;188&lt;/RecNum&gt;&lt;DisplayText&gt;&lt;style face="superscript"&gt;56&lt;/style&gt;&lt;/DisplayText&gt;&lt;record&gt;&lt;rec-number&gt;188&lt;/rec-number&gt;&lt;foreign-keys&gt;&lt;key app="EN" db-id="5vxwr2wzn5d9ahesz5dxtd0i2vexsz2550x5" timestamp="1559473433" guid="f7777684-d35a-43aa-ac11-46d68ae36d82"&gt;188&lt;/key&gt;&lt;/foreign-keys&gt;&lt;ref-type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Science&lt;/publisher&gt;&lt;urls&gt;&lt;related-urls&gt;&lt;url&gt;&lt;style face="underline" font="default" size="100%"&gt;https://doi.org/10.1371/journal.pone.0163962&lt;/style&gt;&lt;/url&gt;&lt;/related-urls&gt;&lt;/urls&gt;&lt;electronic-resource-num&gt;10.1371/journal.pone.0163962&lt;/electronic-resource-num&gt;&lt;/record&gt;&lt;/Cite&gt;&lt;/EndNote&gt;</w:instrText>
      </w:r>
      <w:r w:rsidR="00627105" w:rsidRPr="4979BB12">
        <w:rPr>
          <w:sz w:val="22"/>
          <w:szCs w:val="22"/>
        </w:rPr>
        <w:fldChar w:fldCharType="separate"/>
      </w:r>
      <w:r w:rsidR="00B631BB" w:rsidRPr="00B631BB">
        <w:rPr>
          <w:noProof/>
          <w:vertAlign w:val="superscript"/>
        </w:rPr>
        <w:t>56</w:t>
      </w:r>
      <w:r w:rsidR="00627105" w:rsidRPr="4979BB12">
        <w:fldChar w:fldCharType="end"/>
      </w:r>
      <w:r w:rsidRPr="00844350">
        <w:rPr>
          <w:sz w:val="22"/>
          <w:szCs w:val="22"/>
        </w:rPr>
        <w:t xml:space="preserve">. Reads were aligned to the TAIR10 </w:t>
      </w:r>
      <w:r w:rsidRPr="4979BB12">
        <w:rPr>
          <w:i/>
          <w:iCs/>
          <w:sz w:val="22"/>
          <w:szCs w:val="22"/>
        </w:rPr>
        <w:t>Arabidopsis thaliana</w:t>
      </w:r>
      <w:r w:rsidRPr="00844350">
        <w:rPr>
          <w:sz w:val="22"/>
          <w:szCs w:val="22"/>
        </w:rPr>
        <w:t xml:space="preserve"> genome</w:t>
      </w:r>
      <w:r w:rsidR="00627105" w:rsidRPr="4979BB12">
        <w:fldChar w:fldCharType="begin"/>
      </w:r>
      <w:r w:rsidR="00B631BB">
        <w:instrText xml:space="preserve"> ADDIN EN.CITE &lt;EndNote&gt;&lt;Cite&gt;&lt;Author&gt;The Arabidopsis Genome&lt;/Author&gt;&lt;Year&gt;2000&lt;/Year&gt;&lt;RecNum&gt;37&lt;/RecNum&gt;&lt;DisplayText&gt;&lt;style face="superscript"&gt;57&lt;/style&gt;&lt;/DisplayText&gt;&lt;record&gt;&lt;rec-number&gt;37&lt;/rec-number&gt;&lt;foreign-keys&gt;&lt;key app="EN" db-id="z0wzr052s5v59xesrerxz0fztd0dzwsx0r5w" timestamp="1559740969"&gt;37&lt;/key&gt;&lt;/foreign-keys&gt;&lt;ref-type name="Journal Article"&gt;17&lt;/ref-type&gt;&lt;contributors&gt;&lt;authors&gt;&lt;author&gt;The Arabidopsis Genome, Initiative&lt;/author&gt;&lt;/authors&gt;&lt;/contributors&gt;&lt;titles&gt;&lt;title&gt;&lt;style face="normal" font="default" size="100%"&gt;Analysis of the genome sequence of the flowering plant &lt;/style&gt;&lt;style face="italic" font="default" size="100%"&gt;Arabidopsis thaliana&lt;/style&gt;&lt;/title&gt;&lt;secondary-title&gt;Nature&lt;/secondary-title&gt;&lt;/titles&gt;&lt;pages&gt;796-815&lt;/pages&gt;&lt;volume&gt;408&lt;/volume&gt;&lt;number&gt;6814&lt;/number&gt;&lt;dates&gt;&lt;year&gt;2000&lt;/year&gt;&lt;pub-dates&gt;&lt;date&gt;2000/12/01&lt;/date&gt;&lt;/pub-dates&gt;&lt;/dates&gt;&lt;isbn&gt;1476-4687&lt;/isbn&gt;&lt;urls&gt;&lt;related-urls&gt;&lt;url&gt;https://doi.org/10.1038/35048692&lt;/url&gt;&lt;/related-urls&gt;&lt;/urls&gt;&lt;electronic-resource-num&gt;10.1038/35048692&lt;/electronic-resource-num&gt;&lt;/record&gt;&lt;/Cite&gt;&lt;/EndNote&gt;</w:instrText>
      </w:r>
      <w:r w:rsidR="00627105" w:rsidRPr="4979BB12">
        <w:rPr>
          <w:sz w:val="22"/>
          <w:szCs w:val="22"/>
        </w:rPr>
        <w:fldChar w:fldCharType="separate"/>
      </w:r>
      <w:r w:rsidR="00B631BB" w:rsidRPr="00B631BB">
        <w:rPr>
          <w:noProof/>
          <w:vertAlign w:val="superscript"/>
        </w:rPr>
        <w:t>57</w:t>
      </w:r>
      <w:r w:rsidR="00627105" w:rsidRPr="4979BB12">
        <w:fldChar w:fldCharType="end"/>
      </w:r>
      <w:r w:rsidRPr="00844350">
        <w:rPr>
          <w:sz w:val="22"/>
          <w:szCs w:val="22"/>
        </w:rPr>
        <w:t xml:space="preserve"> and ERCC RNA spike-in sequences</w:t>
      </w:r>
      <w:r w:rsidR="00627105" w:rsidRPr="4979BB12">
        <w:fldChar w:fldCharType="begin">
          <w:fldData xml:space="preserve">PEVuZE5vdGU+PENpdGU+PEF1dGhvcj5MZWU8L0F1dGhvcj48WWVhcj4yMDE2PC9ZZWFyPjxSZWNO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</w:fldData>
        </w:fldChar>
      </w:r>
      <w:r w:rsidR="00B631BB">
        <w:instrText xml:space="preserve"> ADDIN EN.CITE </w:instrText>
      </w:r>
      <w:r w:rsidR="00B631BB">
        <w:fldChar w:fldCharType="begin">
          <w:fldData xml:space="preserve">PEVuZE5vdGU+PENpdGU+PEF1dGhvcj5MZWU8L0F1dGhvcj48WWVhcj4yMDE2PC9ZZWFyPjxSZWNO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11,48</w:t>
      </w:r>
      <w:r w:rsidR="00627105" w:rsidRPr="4979BB12">
        <w:fldChar w:fldCharType="end"/>
      </w:r>
      <w:r w:rsidRPr="00844350">
        <w:rPr>
          <w:sz w:val="22"/>
          <w:szCs w:val="22"/>
        </w:rPr>
        <w:t xml:space="preserve"> using minimap2 version 2.8</w:t>
      </w:r>
      <w:r w:rsidR="00627105" w:rsidRPr="4979BB12">
        <w:fldChar w:fldCharType="begin"/>
      </w:r>
      <w:r w:rsidR="00B631BB">
        <w:instrText xml:space="preserve"> ADDIN EN.CITE &lt;EndNote&gt;&lt;Cite&gt;&lt;Author&gt;Li&lt;/Author&gt;&lt;Year&gt;2018&lt;/Year&gt;&lt;RecNum&gt;112&lt;/RecNum&gt;&lt;DisplayText&gt;&lt;style face="superscript"&gt;58&lt;/style&gt;&lt;/DisplayText&gt;&lt;record&gt;&lt;rec-number&gt;112&lt;/rec-number&gt;&lt;foreign-keys&gt;&lt;key app="EN" db-id="5vxwr2wzn5d9ahesz5dxtd0i2vexsz2550x5" timestamp="1559473319" guid="48473241-8484-4dd0-8c33-9f2ea7dc306d"&gt;112&lt;/key&gt;&lt;/foreign-keys&gt;&lt;ref-type name="Journal Article"&gt;17&lt;/ref-type&gt;&lt;contributors&gt;&lt;authors&gt;&lt;author&gt;Li, Heng&lt;/author&gt;&lt;/authors&gt;&lt;/contributors&gt;&lt;titles&gt;&lt;title&gt;Minimap2: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dates&gt;&lt;year&gt;2018&lt;/year&gt;&lt;/dates&gt;&lt;isbn&gt;1367-4803&lt;/isbn&gt;&lt;urls&gt;&lt;related-urls&gt;&lt;url&gt;https://doi.org/10.1093/bioinformatics/bty191&lt;/url&gt;&lt;/related-urls&gt;&lt;/urls&gt;&lt;electronic-resource-num&gt;10.1093/bioinformatics/bty191&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58</w:t>
      </w:r>
      <w:r w:rsidR="00627105" w:rsidRPr="4979BB12">
        <w:fldChar w:fldCharType="end"/>
      </w:r>
      <w:r w:rsidRPr="00844350">
        <w:rPr>
          <w:sz w:val="22"/>
          <w:szCs w:val="22"/>
        </w:rPr>
        <w:t xml:space="preserve"> in spliced mapping mode using a </w:t>
      </w:r>
      <w:proofErr w:type="spellStart"/>
      <w:r w:rsidRPr="00844350">
        <w:rPr>
          <w:sz w:val="22"/>
          <w:szCs w:val="22"/>
        </w:rPr>
        <w:t>kmer</w:t>
      </w:r>
      <w:proofErr w:type="spellEnd"/>
      <w:r w:rsidRPr="00844350">
        <w:rPr>
          <w:sz w:val="22"/>
          <w:szCs w:val="22"/>
        </w:rPr>
        <w:t xml:space="preserve"> size of 14 and a max intron size of 10,000. SAM and BAM file manipulations were performed using </w:t>
      </w:r>
      <w:proofErr w:type="spellStart"/>
      <w:r w:rsidRPr="00844350">
        <w:rPr>
          <w:sz w:val="22"/>
          <w:szCs w:val="22"/>
        </w:rPr>
        <w:t>samtools</w:t>
      </w:r>
      <w:proofErr w:type="spellEnd"/>
      <w:r w:rsidRPr="00844350">
        <w:rPr>
          <w:sz w:val="22"/>
          <w:szCs w:val="22"/>
        </w:rPr>
        <w:t xml:space="preserve"> version 1.9</w:t>
      </w:r>
      <w:r w:rsidR="00627105" w:rsidRPr="4979BB12">
        <w:fldChar w:fldCharType="begin"/>
      </w:r>
      <w:r w:rsidR="00B631BB">
        <w:instrText xml:space="preserve"> ADDIN EN.CITE &lt;EndNote&gt;&lt;Cite&gt;&lt;Author&gt;Wysoker&lt;/Author&gt;&lt;Year&gt;2009&lt;/Year&gt;&lt;RecNum&gt;186&lt;/RecNum&gt;&lt;DisplayText&gt;&lt;style face="superscript"&gt;53&lt;/style&gt;&lt;/DisplayText&gt;&lt;record&gt;&lt;rec-number&gt;186&lt;/rec-number&gt;&lt;foreign-keys&gt;&lt;key app="EN" db-id="5vxwr2wzn5d9ahesz5dxtd0i2vexsz2550x5" timestamp="1559473433" guid="c1151ce4-fa18-4d61-8b66-1a0f85281b31"&gt;186&lt;/key&gt;&lt;/foreign-keys&gt;&lt;ref-type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53</w:t>
      </w:r>
      <w:r w:rsidR="00627105" w:rsidRPr="4979BB12">
        <w:fldChar w:fldCharType="end"/>
      </w:r>
      <w:r w:rsidRPr="00844350">
        <w:rPr>
          <w:sz w:val="22"/>
          <w:szCs w:val="22"/>
        </w:rPr>
        <w:t>.</w:t>
      </w:r>
    </w:p>
    <w:p w14:paraId="30F01A2D" w14:textId="34555283" w:rsidR="00844350" w:rsidRDefault="003D0089" w:rsidP="4979BB12">
      <w:pPr>
        <w:spacing w:line="480" w:lineRule="auto"/>
        <w:ind w:firstLine="720"/>
        <w:rPr>
          <w:sz w:val="22"/>
          <w:szCs w:val="22"/>
        </w:rPr>
      </w:pPr>
      <w:proofErr w:type="spellStart"/>
      <w:r>
        <w:rPr>
          <w:sz w:val="22"/>
          <w:szCs w:val="22"/>
        </w:rPr>
        <w:t>P</w:t>
      </w:r>
      <w:r w:rsidR="00844350" w:rsidRPr="00844350">
        <w:rPr>
          <w:sz w:val="22"/>
          <w:szCs w:val="22"/>
        </w:rPr>
        <w:t>roovread</w:t>
      </w:r>
      <w:proofErr w:type="spellEnd"/>
      <w:r w:rsidR="00844350" w:rsidRPr="00844350">
        <w:rPr>
          <w:sz w:val="22"/>
          <w:szCs w:val="22"/>
        </w:rPr>
        <w:t xml:space="preserve"> version 2.14.1</w:t>
      </w:r>
      <w:r w:rsidR="00627105" w:rsidRPr="4979BB12">
        <w:fldChar w:fldCharType="begin"/>
      </w:r>
      <w:r w:rsidR="00B631BB">
        <w:instrText xml:space="preserve"> ADDIN EN.CITE &lt;EndNote&gt;&lt;Cite&gt;&lt;Author&gt;Hackl&lt;/Author&gt;&lt;Year&gt;2014&lt;/Year&gt;&lt;RecNum&gt;280&lt;/RecNum&gt;&lt;DisplayText&gt;&lt;style face="superscript"&gt;13&lt;/style&gt;&lt;/DisplayText&gt;&lt;record&gt;&lt;rec-number&gt;280&lt;/rec-number&gt;&lt;foreign-keys&gt;&lt;key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627105" w:rsidRPr="4979BB12">
        <w:rPr>
          <w:sz w:val="22"/>
          <w:szCs w:val="22"/>
        </w:rPr>
        <w:fldChar w:fldCharType="separate"/>
      </w:r>
      <w:r w:rsidR="00B631BB" w:rsidRPr="00B631BB">
        <w:rPr>
          <w:noProof/>
          <w:vertAlign w:val="superscript"/>
        </w:rPr>
        <w:t>13</w:t>
      </w:r>
      <w:r w:rsidR="00627105" w:rsidRPr="4979BB12">
        <w:fldChar w:fldCharType="end"/>
      </w:r>
      <w:r w:rsidR="00844350" w:rsidRPr="4979BB12">
        <w:rPr>
          <w:i/>
          <w:iCs/>
          <w:sz w:val="22"/>
          <w:szCs w:val="22"/>
        </w:rPr>
        <w:t xml:space="preserve"> </w:t>
      </w:r>
      <w:r w:rsidR="00844350" w:rsidRPr="00844350">
        <w:rPr>
          <w:sz w:val="22"/>
          <w:szCs w:val="22"/>
        </w:rPr>
        <w:t xml:space="preserve">was used to correct errors in the nanopore DRS read. Each nanopore DRS replicate was split into 200 chunks for parallel processing. Each chunk was corrected using 4 samples of Illumina poly(A) </w:t>
      </w:r>
      <w:proofErr w:type="spellStart"/>
      <w:r w:rsidR="00844350" w:rsidRPr="00844350">
        <w:rPr>
          <w:sz w:val="22"/>
          <w:szCs w:val="22"/>
        </w:rPr>
        <w:t>RNAseq</w:t>
      </w:r>
      <w:proofErr w:type="spellEnd"/>
      <w:r w:rsidR="00844350" w:rsidRPr="00844350">
        <w:rPr>
          <w:sz w:val="22"/>
          <w:szCs w:val="22"/>
        </w:rPr>
        <w:t xml:space="preserve"> data, selected randomly from the 36 Illumina files (6 biological replicates sequenced across 6 lanes). Illumina reads 1 and 2 were merged into fragments using </w:t>
      </w:r>
      <w:proofErr w:type="spellStart"/>
      <w:r w:rsidR="00844350" w:rsidRPr="00844350">
        <w:rPr>
          <w:sz w:val="22"/>
          <w:szCs w:val="22"/>
        </w:rPr>
        <w:t>FLASh</w:t>
      </w:r>
      <w:proofErr w:type="spellEnd"/>
      <w:r w:rsidR="00844350" w:rsidRPr="00844350">
        <w:rPr>
          <w:sz w:val="22"/>
          <w:szCs w:val="22"/>
        </w:rPr>
        <w:t xml:space="preserve"> version 1.2.11</w:t>
      </w:r>
      <w:r w:rsidR="00627105" w:rsidRPr="4979BB12">
        <w:fldChar w:fldCharType="begin"/>
      </w:r>
      <w:r w:rsidR="00B631BB">
        <w:instrText xml:space="preserve"> ADDIN EN.CITE &lt;EndNote&gt;&lt;Cite&gt;&lt;Author&gt;Magoč&lt;/Author&gt;&lt;Year&gt;2011&lt;/Year&gt;&lt;RecNum&gt;98&lt;/RecNum&gt;&lt;DisplayText&gt;&lt;style face="superscript"&gt;59&lt;/style&gt;&lt;/DisplayText&gt;&lt;record&gt;&lt;rec-number&gt;98&lt;/rec-number&gt;&lt;foreign-keys&gt;&lt;key app="EN" db-id="5vxwr2wzn5d9ahesz5dxtd0i2vexsz2550x5" timestamp="1559473315" guid="2987256e-c469-4dc7-97ce-ce3419632551"&gt;98&lt;/key&gt;&lt;/foreign-keys&gt;&lt;ref-type name="Journal Article"&gt;17&lt;/ref-type&gt;&lt;contributors&gt;&lt;authors&gt;&lt;author&gt;Magoč, Tanja&lt;/author&gt;&lt;author&gt;Salzberg, Steven L.&lt;/author&gt;&lt;/authors&gt;&lt;/contributors&gt;&lt;titles&gt;&lt;title&gt;FLASH: fast length adjustment of short reads to improve genome assemblies&lt;/title&gt;&lt;secondary-title&gt;Bioinformatics&lt;/secondary-title&gt;&lt;/titles&gt;&lt;periodical&gt;&lt;full-title&gt;Bioinformatics&lt;/full-title&gt;&lt;/periodical&gt;&lt;pages&gt;2957-2963&lt;/pages&gt;&lt;volume&gt;27&lt;/volume&gt;&lt;number&gt;21&lt;/number&gt;&lt;edition&gt;09/07&lt;/edition&gt;&lt;dates&gt;&lt;year&gt;2011&lt;/year&gt;&lt;/dates&gt;&lt;publisher&gt;Oxford University Press&lt;/publisher&gt;&lt;isbn&gt;1367-4811&amp;#xD;1367-4803&lt;/isbn&gt;&lt;accession-num&gt;21903629&lt;/accession-num&gt;&lt;urls&gt;&lt;related-urls&gt;&lt;url&gt;https://www.ncbi.nlm.nih.gov/pubmed/21903629&lt;/url&gt;&lt;url&gt;https://www.ncbi.nlm.nih.gov/pmc/PMC3198573/&lt;/url&gt;&lt;/related-urls&gt;&lt;/urls&gt;&lt;electronic-resource-num&gt;10.1093/bioinformatics/btr507&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59</w:t>
      </w:r>
      <w:r w:rsidR="00627105" w:rsidRPr="4979BB12">
        <w:fldChar w:fldCharType="end"/>
      </w:r>
      <w:r w:rsidR="00844350" w:rsidRPr="00844350">
        <w:rPr>
          <w:sz w:val="22"/>
          <w:szCs w:val="22"/>
        </w:rPr>
        <w:t xml:space="preserve">. </w:t>
      </w:r>
      <w:proofErr w:type="spellStart"/>
      <w:r w:rsidR="00844350" w:rsidRPr="00844350">
        <w:rPr>
          <w:sz w:val="22"/>
          <w:szCs w:val="22"/>
        </w:rPr>
        <w:t>Unjoined</w:t>
      </w:r>
      <w:proofErr w:type="spellEnd"/>
      <w:r w:rsidR="00844350" w:rsidRPr="00844350">
        <w:rPr>
          <w:sz w:val="22"/>
          <w:szCs w:val="22"/>
        </w:rPr>
        <w:t xml:space="preserve"> pairs were discarded. Error correction with </w:t>
      </w:r>
      <w:proofErr w:type="spellStart"/>
      <w:r w:rsidR="00844350" w:rsidRPr="00844350">
        <w:rPr>
          <w:sz w:val="22"/>
          <w:szCs w:val="22"/>
        </w:rPr>
        <w:t>proovread</w:t>
      </w:r>
      <w:proofErr w:type="spellEnd"/>
      <w:r w:rsidR="00844350" w:rsidRPr="00844350">
        <w:rPr>
          <w:sz w:val="22"/>
          <w:szCs w:val="22"/>
        </w:rPr>
        <w:t xml:space="preserve"> was conducted in sampling free mode using a minimum nanopore read length of 50 nt. Corrected reads were then mapped to the reference using minimap2 as described above.</w:t>
      </w:r>
      <w:ins w:id="40" w:author="Matthew Parker (Staff)" w:date="2019-06-18T07:21:00Z">
        <w:r w:rsidR="7FB20CA5" w:rsidRPr="00844350">
          <w:rPr>
            <w:sz w:val="22"/>
            <w:szCs w:val="22"/>
          </w:rPr>
          <w:t xml:space="preserve"> </w:t>
        </w:r>
        <w:r w:rsidR="62961FD4" w:rsidRPr="00844350">
          <w:rPr>
            <w:sz w:val="22"/>
            <w:szCs w:val="22"/>
          </w:rPr>
          <w:t xml:space="preserve">All figures showing </w:t>
        </w:r>
      </w:ins>
      <w:ins w:id="41" w:author="Matthew Parker (Staff)" w:date="2019-06-18T07:22:00Z">
        <w:r w:rsidR="6A5D8660" w:rsidRPr="6A5D8660">
          <w:rPr>
            <w:sz w:val="22"/>
            <w:szCs w:val="22"/>
            <w:rPrChange w:id="42" w:author="Matthew Parker (Staff)" w:date="2019-06-18T07:22:00Z">
              <w:rPr/>
            </w:rPrChange>
          </w:rPr>
          <w:t>gene tra</w:t>
        </w:r>
        <w:r w:rsidR="3E7DBA05" w:rsidRPr="3E7DBA05">
          <w:rPr>
            <w:sz w:val="22"/>
            <w:szCs w:val="22"/>
            <w:rPrChange w:id="43" w:author="Matthew Parker (Staff)" w:date="2019-06-18T07:22:00Z">
              <w:rPr/>
            </w:rPrChange>
          </w:rPr>
          <w:t>cks with Nanopore DRS reads use error corrected reads.</w:t>
        </w:r>
      </w:ins>
    </w:p>
    <w:p w14:paraId="6878A91A" w14:textId="77777777" w:rsidR="00844350" w:rsidRPr="00844350" w:rsidRDefault="00844350" w:rsidP="4979BB12">
      <w:pPr>
        <w:spacing w:line="480" w:lineRule="auto"/>
        <w:rPr>
          <w:sz w:val="22"/>
          <w:szCs w:val="22"/>
        </w:rPr>
      </w:pPr>
    </w:p>
    <w:p w14:paraId="06290492" w14:textId="7563F038" w:rsidR="00844350" w:rsidRPr="00844350" w:rsidRDefault="00844350" w:rsidP="4979BB12">
      <w:pPr>
        <w:spacing w:line="480" w:lineRule="auto"/>
        <w:rPr>
          <w:i/>
          <w:iCs/>
          <w:sz w:val="22"/>
          <w:szCs w:val="22"/>
        </w:rPr>
      </w:pPr>
      <w:r w:rsidRPr="00844350">
        <w:rPr>
          <w:i/>
          <w:iCs/>
          <w:sz w:val="22"/>
          <w:szCs w:val="22"/>
        </w:rPr>
        <w:t xml:space="preserve">Error profile analysis using </w:t>
      </w:r>
      <w:ins w:id="44" w:author="Anna Belyaevskaya" w:date="2019-06-18T13:29:00Z">
        <w:r w:rsidR="00B769AB">
          <w:rPr>
            <w:i/>
            <w:iCs/>
            <w:sz w:val="22"/>
            <w:szCs w:val="22"/>
          </w:rPr>
          <w:t>n</w:t>
        </w:r>
      </w:ins>
      <w:del w:id="45" w:author="Anna Belyaevskaya" w:date="2019-06-18T13:29:00Z">
        <w:r w:rsidRPr="00844350">
          <w:rPr>
            <w:i/>
            <w:iCs/>
            <w:sz w:val="22"/>
            <w:szCs w:val="22"/>
          </w:rPr>
          <w:delText>N</w:delText>
        </w:r>
      </w:del>
      <w:r w:rsidRPr="00844350">
        <w:rPr>
          <w:i/>
          <w:iCs/>
          <w:sz w:val="22"/>
          <w:szCs w:val="22"/>
        </w:rPr>
        <w:t>anopore DRS data</w:t>
      </w:r>
    </w:p>
    <w:p w14:paraId="6EA10ECE" w14:textId="61A209AE" w:rsidR="00844350" w:rsidRDefault="00844350" w:rsidP="4979BB12">
      <w:pPr>
        <w:spacing w:line="480" w:lineRule="auto"/>
        <w:rPr>
          <w:sz w:val="22"/>
          <w:szCs w:val="22"/>
        </w:rPr>
      </w:pPr>
      <w:r w:rsidRPr="00844350">
        <w:rPr>
          <w:sz w:val="22"/>
          <w:szCs w:val="22"/>
        </w:rPr>
        <w:t xml:space="preserve">Error rate analysis of aligned reads was conducted on ERCC RNA Spike-in mix controls using </w:t>
      </w:r>
      <w:proofErr w:type="spellStart"/>
      <w:r w:rsidRPr="00844350">
        <w:rPr>
          <w:sz w:val="22"/>
          <w:szCs w:val="22"/>
        </w:rPr>
        <w:t>pysam</w:t>
      </w:r>
      <w:proofErr w:type="spellEnd"/>
      <w:r w:rsidRPr="00844350">
        <w:rPr>
          <w:sz w:val="22"/>
          <w:szCs w:val="22"/>
        </w:rPr>
        <w:t xml:space="preserve"> version 0.15.2</w:t>
      </w:r>
      <w:r w:rsidR="00627105" w:rsidRPr="4979BB12">
        <w:fldChar w:fldCharType="begin"/>
      </w:r>
      <w:r w:rsidR="00B631BB">
        <w:instrText xml:space="preserve"> ADDIN EN.CITE &lt;EndNote&gt;&lt;Cite&gt;&lt;Author&gt;Heger&lt;/Author&gt;&lt;Year&gt;2014&lt;/Year&gt;&lt;RecNum&gt;114&lt;/RecNum&gt;&lt;DisplayText&gt;&lt;style face="superscript"&gt;60&lt;/style&gt;&lt;/DisplayText&gt;&lt;record&gt;&lt;rec-number&gt;114&lt;/rec-number&gt;&lt;foreign-keys&gt;&lt;key app="EN" db-id="5vxwr2wzn5d9ahesz5dxtd0i2vexsz2550x5" timestamp="1559473319" guid="493ad079-c65e-4743-803b-439995e28ff7"&gt;114&lt;/key&gt;&lt;/foreign-keys&gt;&lt;ref-type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627105" w:rsidRPr="4979BB12">
        <w:rPr>
          <w:sz w:val="22"/>
          <w:szCs w:val="22"/>
        </w:rPr>
        <w:fldChar w:fldCharType="separate"/>
      </w:r>
      <w:r w:rsidR="00B631BB" w:rsidRPr="00B631BB">
        <w:rPr>
          <w:noProof/>
          <w:vertAlign w:val="superscript"/>
        </w:rPr>
        <w:t>60</w:t>
      </w:r>
      <w:r w:rsidR="00627105" w:rsidRPr="4979BB12">
        <w:fldChar w:fldCharType="end"/>
      </w:r>
      <w:r w:rsidRPr="00844350">
        <w:rPr>
          <w:sz w:val="22"/>
          <w:szCs w:val="22"/>
        </w:rPr>
        <w:t xml:space="preserve"> for BAM file parsing. Matches, mismatches, insertions and deletions to the reference were extracted from the cs tag (a more informative version of CIGAR string, output by minimap2) and normalised by aligned length of the read. Reference bases and mismatch bases per position were also recorded and used to assess the frequency of each substitution and indel type by reference base.</w:t>
      </w:r>
    </w:p>
    <w:p w14:paraId="28A3152C" w14:textId="77777777" w:rsidR="00844350" w:rsidRPr="00844350" w:rsidRDefault="00844350" w:rsidP="4979BB12">
      <w:pPr>
        <w:spacing w:line="480" w:lineRule="auto"/>
        <w:rPr>
          <w:b/>
          <w:bCs/>
          <w:sz w:val="22"/>
          <w:szCs w:val="22"/>
        </w:rPr>
      </w:pPr>
    </w:p>
    <w:p w14:paraId="33C1F6C3" w14:textId="1F364882" w:rsidR="00844350" w:rsidRPr="00844350" w:rsidRDefault="00844350" w:rsidP="4979BB12">
      <w:pPr>
        <w:spacing w:line="480" w:lineRule="auto"/>
        <w:rPr>
          <w:i/>
          <w:iCs/>
          <w:sz w:val="22"/>
          <w:szCs w:val="22"/>
        </w:rPr>
      </w:pPr>
      <w:r w:rsidRPr="00844350">
        <w:rPr>
          <w:i/>
          <w:iCs/>
          <w:sz w:val="22"/>
          <w:szCs w:val="22"/>
        </w:rPr>
        <w:t xml:space="preserve">Over-splitting analysis of </w:t>
      </w:r>
      <w:ins w:id="46" w:author="Anna Belyaevskaya" w:date="2019-06-18T13:29:00Z">
        <w:r w:rsidR="00B769AB">
          <w:rPr>
            <w:i/>
            <w:iCs/>
            <w:sz w:val="22"/>
            <w:szCs w:val="22"/>
          </w:rPr>
          <w:t>n</w:t>
        </w:r>
      </w:ins>
      <w:del w:id="47" w:author="Anna Belyaevskaya" w:date="2019-06-18T13:29:00Z">
        <w:r w:rsidRPr="00844350">
          <w:rPr>
            <w:i/>
            <w:iCs/>
            <w:sz w:val="22"/>
            <w:szCs w:val="22"/>
          </w:rPr>
          <w:delText>N</w:delText>
        </w:r>
      </w:del>
      <w:r w:rsidRPr="00844350">
        <w:rPr>
          <w:i/>
          <w:iCs/>
          <w:sz w:val="22"/>
          <w:szCs w:val="22"/>
        </w:rPr>
        <w:t>anopore DRS data</w:t>
      </w:r>
    </w:p>
    <w:p w14:paraId="33246F7B" w14:textId="77777777" w:rsidR="00844350" w:rsidRDefault="00844350" w:rsidP="4979BB12">
      <w:pPr>
        <w:spacing w:line="480" w:lineRule="auto"/>
        <w:rPr>
          <w:sz w:val="22"/>
          <w:szCs w:val="22"/>
        </w:rPr>
      </w:pPr>
      <w:r w:rsidRPr="00844350">
        <w:rPr>
          <w:sz w:val="22"/>
          <w:szCs w:val="22"/>
        </w:rPr>
        <w:t xml:space="preserve">To identify read pairs which result from over-splitting of signal originating from a single RNA molecule, the sequencing summary files produced by guppy were parsed for sequencing time and channel ID. These were used to identify pairs of consecutively sequenced reads. Genomic locations of reads were parsed from minimap2 mappings and consecutively sequenced reads which aligned adjacently with a genomic distance of between –10 </w:t>
      </w:r>
      <w:proofErr w:type="spellStart"/>
      <w:r w:rsidRPr="00844350">
        <w:rPr>
          <w:sz w:val="22"/>
          <w:szCs w:val="22"/>
        </w:rPr>
        <w:t>nt</w:t>
      </w:r>
      <w:proofErr w:type="spellEnd"/>
      <w:r w:rsidRPr="00844350">
        <w:rPr>
          <w:sz w:val="22"/>
          <w:szCs w:val="22"/>
        </w:rPr>
        <w:t xml:space="preserve"> and 1000 </w:t>
      </w:r>
      <w:proofErr w:type="spellStart"/>
      <w:r w:rsidRPr="00844350">
        <w:rPr>
          <w:sz w:val="22"/>
          <w:szCs w:val="22"/>
        </w:rPr>
        <w:t>nt</w:t>
      </w:r>
      <w:proofErr w:type="spellEnd"/>
      <w:r w:rsidRPr="00844350">
        <w:rPr>
          <w:sz w:val="22"/>
          <w:szCs w:val="22"/>
        </w:rPr>
        <w:t xml:space="preserve"> between them were identified. Samples sequenced before or during May 2018 had very low levels of over-splitting (between 0.01 and 0.05% of reads) compared to those sequenced in September 2018 onwards (between 0.8 and 1.5% of reads).</w:t>
      </w:r>
    </w:p>
    <w:p w14:paraId="75EF01DF" w14:textId="77777777" w:rsidR="00844350" w:rsidRPr="00844350" w:rsidRDefault="00844350" w:rsidP="4979BB12">
      <w:pPr>
        <w:spacing w:line="480" w:lineRule="auto"/>
        <w:rPr>
          <w:sz w:val="22"/>
          <w:szCs w:val="22"/>
        </w:rPr>
      </w:pPr>
    </w:p>
    <w:p w14:paraId="17D596F4" w14:textId="5F284DAC" w:rsidR="00844350" w:rsidRPr="00844350" w:rsidRDefault="00844350" w:rsidP="4979BB12">
      <w:pPr>
        <w:spacing w:line="480" w:lineRule="auto"/>
        <w:rPr>
          <w:i/>
          <w:iCs/>
          <w:sz w:val="22"/>
          <w:szCs w:val="22"/>
        </w:rPr>
      </w:pPr>
      <w:r w:rsidRPr="00844350">
        <w:rPr>
          <w:i/>
          <w:iCs/>
          <w:sz w:val="22"/>
          <w:szCs w:val="22"/>
        </w:rPr>
        <w:t xml:space="preserve">Analysis of the potential for internal priming in </w:t>
      </w:r>
      <w:ins w:id="48" w:author="Anna Belyaevskaya" w:date="2019-06-18T13:30:00Z">
        <w:r w:rsidR="00B769AB">
          <w:rPr>
            <w:i/>
            <w:iCs/>
            <w:sz w:val="22"/>
            <w:szCs w:val="22"/>
          </w:rPr>
          <w:t>n</w:t>
        </w:r>
      </w:ins>
      <w:del w:id="49" w:author="Anna Belyaevskaya" w:date="2019-06-18T13:30:00Z">
        <w:r w:rsidRPr="00844350">
          <w:rPr>
            <w:i/>
            <w:iCs/>
            <w:sz w:val="22"/>
            <w:szCs w:val="22"/>
          </w:rPr>
          <w:delText>N</w:delText>
        </w:r>
      </w:del>
      <w:r w:rsidRPr="00844350">
        <w:rPr>
          <w:i/>
          <w:iCs/>
          <w:sz w:val="22"/>
          <w:szCs w:val="22"/>
        </w:rPr>
        <w:t>anopore DRS data</w:t>
      </w:r>
    </w:p>
    <w:p w14:paraId="780CDD3D" w14:textId="0EEBFADA" w:rsidR="00844350" w:rsidRDefault="00844350" w:rsidP="4979BB12">
      <w:pPr>
        <w:spacing w:line="480" w:lineRule="auto"/>
        <w:rPr>
          <w:sz w:val="22"/>
          <w:szCs w:val="22"/>
        </w:rPr>
      </w:pPr>
      <w:r w:rsidRPr="00844350">
        <w:rPr>
          <w:sz w:val="22"/>
          <w:szCs w:val="22"/>
        </w:rPr>
        <w:t xml:space="preserve">To determine if internal priming caused by the RT step can occur in </w:t>
      </w:r>
      <w:ins w:id="50" w:author="Anna Belyaevskaya" w:date="2019-06-18T13:30:00Z">
        <w:r w:rsidR="00B769AB">
          <w:rPr>
            <w:sz w:val="22"/>
            <w:szCs w:val="22"/>
          </w:rPr>
          <w:t>n</w:t>
        </w:r>
      </w:ins>
      <w:del w:id="51" w:author="Anna Belyaevskaya" w:date="2019-06-18T13:30:00Z">
        <w:r w:rsidRPr="00844350">
          <w:rPr>
            <w:sz w:val="22"/>
            <w:szCs w:val="22"/>
          </w:rPr>
          <w:delText>N</w:delText>
        </w:r>
      </w:del>
      <w:r w:rsidRPr="00844350">
        <w:rPr>
          <w:sz w:val="22"/>
          <w:szCs w:val="22"/>
        </w:rPr>
        <w:t xml:space="preserve">anopore data, the location of oligo(A) hexamers within Arabidopsis CDS regions was determined and reads which terminated within a 20 </w:t>
      </w:r>
      <w:proofErr w:type="spellStart"/>
      <w:r w:rsidRPr="00844350">
        <w:rPr>
          <w:sz w:val="22"/>
          <w:szCs w:val="22"/>
        </w:rPr>
        <w:t>nt</w:t>
      </w:r>
      <w:proofErr w:type="spellEnd"/>
      <w:r w:rsidRPr="00844350">
        <w:rPr>
          <w:sz w:val="22"/>
          <w:szCs w:val="22"/>
        </w:rPr>
        <w:t xml:space="preserve"> window of each hexamer were counted. Of 10,116 CDS oligo(A) runs, 160 (1.58%) had at least one supporting read in one Col-0 nanopore dataset. Of these, 137 were only supported by one replicate, and only 4 were supported by all four biological replicates. 66 (41%) occurred in terminal exons, suggesting they may be genuine APA sites.</w:t>
      </w:r>
    </w:p>
    <w:p w14:paraId="1928B787" w14:textId="77777777" w:rsidR="00844350" w:rsidRPr="00844350" w:rsidRDefault="00844350" w:rsidP="4979BB12">
      <w:pPr>
        <w:spacing w:line="480" w:lineRule="auto"/>
        <w:rPr>
          <w:sz w:val="22"/>
          <w:szCs w:val="22"/>
        </w:rPr>
      </w:pPr>
    </w:p>
    <w:p w14:paraId="20905BC2" w14:textId="7C0576B5" w:rsidR="00844350" w:rsidRPr="00844350" w:rsidRDefault="00844350" w:rsidP="4979BB12">
      <w:pPr>
        <w:spacing w:line="480" w:lineRule="auto"/>
        <w:rPr>
          <w:i/>
          <w:iCs/>
          <w:sz w:val="22"/>
          <w:szCs w:val="22"/>
        </w:rPr>
      </w:pPr>
      <w:r w:rsidRPr="00844350">
        <w:rPr>
          <w:i/>
          <w:iCs/>
          <w:sz w:val="22"/>
          <w:szCs w:val="22"/>
        </w:rPr>
        <w:t xml:space="preserve">Poly (A) length estimation using </w:t>
      </w:r>
      <w:ins w:id="52" w:author="Anna Belyaevskaya" w:date="2019-06-18T13:30:00Z">
        <w:r w:rsidR="00B769AB">
          <w:rPr>
            <w:i/>
            <w:iCs/>
            <w:sz w:val="22"/>
            <w:szCs w:val="22"/>
          </w:rPr>
          <w:t>n</w:t>
        </w:r>
      </w:ins>
      <w:del w:id="53" w:author="Anna Belyaevskaya" w:date="2019-06-18T13:30:00Z">
        <w:r w:rsidRPr="00844350">
          <w:rPr>
            <w:i/>
            <w:iCs/>
            <w:sz w:val="22"/>
            <w:szCs w:val="22"/>
          </w:rPr>
          <w:delText>N</w:delText>
        </w:r>
      </w:del>
      <w:r w:rsidRPr="00844350">
        <w:rPr>
          <w:i/>
          <w:iCs/>
          <w:sz w:val="22"/>
          <w:szCs w:val="22"/>
        </w:rPr>
        <w:t>anopore DRS data</w:t>
      </w:r>
    </w:p>
    <w:p w14:paraId="5D1CD8D9" w14:textId="136AB5F3" w:rsidR="00844350" w:rsidRDefault="00844350" w:rsidP="4979BB12">
      <w:pPr>
        <w:spacing w:line="480" w:lineRule="auto"/>
        <w:rPr>
          <w:sz w:val="22"/>
          <w:szCs w:val="22"/>
        </w:rPr>
      </w:pPr>
      <w:r w:rsidRPr="00844350">
        <w:rPr>
          <w:sz w:val="22"/>
          <w:szCs w:val="22"/>
        </w:rPr>
        <w:t xml:space="preserve">Poly (A) tail length estimations were produced using </w:t>
      </w:r>
      <w:proofErr w:type="spellStart"/>
      <w:r w:rsidRPr="00844350">
        <w:rPr>
          <w:sz w:val="22"/>
          <w:szCs w:val="22"/>
        </w:rPr>
        <w:t>Nanopolish</w:t>
      </w:r>
      <w:proofErr w:type="spellEnd"/>
      <w:r w:rsidRPr="00844350">
        <w:rPr>
          <w:sz w:val="22"/>
          <w:szCs w:val="22"/>
        </w:rPr>
        <w:t xml:space="preserve"> version 0.11.0</w:t>
      </w:r>
      <w:r w:rsidR="00627105" w:rsidRPr="4979BB12">
        <w:fldChar w:fldCharType="begin"/>
      </w:r>
      <w:r w:rsidR="00B631BB">
        <w:instrText xml:space="preserve"> ADDIN EN.CITE &lt;EndNote&gt;&lt;Cite&gt;&lt;Author&gt;Workman&lt;/Author&gt;&lt;Year&gt;2018&lt;/Year&gt;&lt;RecNum&gt;65&lt;/RecNum&gt;&lt;DisplayText&gt;&lt;style face="superscript"&gt;16&lt;/style&gt;&lt;/DisplayText&gt;&lt;record&gt;&lt;rec-number&gt;65&lt;/rec-number&gt;&lt;foreign-keys&gt;&lt;key app="EN" db-id="5vxwr2wzn5d9ahesz5dxtd0i2vexsz2550x5" timestamp="1559473262" guid="25cb66ea-358d-4f19-9a04-ecc6fc7edcec"&gt;65&lt;/key&gt;&lt;/foreign-keys&gt;&lt;ref-type name="Journal Article"&gt;17&lt;/ref-type&gt;&lt;contributors&gt;&lt;authors&gt;&lt;author&gt;Workman, Rachael E&lt;/author&gt;&lt;author&gt;Tang, Alison&lt;/author&gt;&lt;author&gt;Tang, Paul S.&lt;/author&gt;&lt;author&gt;Jain, Miten&lt;/author&gt;&lt;author&gt;Tyson, John R&lt;/author&gt;&lt;author&gt;Zuzarte, Philip C&lt;/author&gt;&lt;author&gt;Gilpatrick, Timothy&lt;/author&gt;&lt;author&gt;Razaghi, Roham&lt;/author&gt;&lt;author&gt;Quick, Joshua&lt;/author&gt;&lt;author&gt;Sadowski, Norah&lt;/author&gt;&lt;author&gt;Holmes, Nadine&lt;/author&gt;&lt;author&gt;Goes de Jesus, Jaqueline&lt;/author&gt;&lt;author&gt;Jones, Karen&lt;/author&gt;&lt;author&gt;Snutch, Terrance P&lt;/author&gt;&lt;author&gt;Loman, Nicholas James&lt;/author&gt;&lt;author&gt;Paten, Benedict&lt;/author&gt;&lt;author&gt;Loose, Matthew W&lt;/author&gt;&lt;author&gt;Simpson, Jared T&lt;/author&gt;&lt;author&gt;Olsen, Hugh E.&lt;/author&gt;&lt;author&gt;Brooks, Angela N&lt;/author&gt;&lt;author&gt;Akeson, Mark&lt;/author&gt;&lt;author&gt;Timp, Winston&lt;/author&gt;&lt;/authors&gt;&lt;/contributors&gt;&lt;titles&gt;&lt;title&gt;Nanopore native RNA sequencing of a human poly(A) transcriptome&lt;/title&gt;&lt;secondary-title&gt;bioRxiv&lt;/secondary-title&gt;&lt;/titles&gt;&lt;periodical&gt;&lt;full-title&gt;bioRxiv&lt;/full-title&gt;&lt;/periodical&gt;&lt;pages&gt;459529&lt;/pages&gt;&lt;dates&gt;&lt;year&gt;2018&lt;/year&gt;&lt;/dates&gt;&lt;urls&gt;&lt;related-urls&gt;&lt;url&gt;https://www.biorxiv.org/content/biorxiv/early/2018/11/09/459529.full.pdf&lt;/url&gt;&lt;/related-urls&gt;&lt;/urls&gt;&lt;electronic-resource-num&gt;10.1101/459529&lt;/electronic-resource-num&gt;&lt;/record&gt;&lt;/Cite&gt;&lt;/EndNote&gt;</w:instrText>
      </w:r>
      <w:r w:rsidR="00627105" w:rsidRPr="4979BB12">
        <w:rPr>
          <w:sz w:val="22"/>
          <w:szCs w:val="22"/>
        </w:rPr>
        <w:fldChar w:fldCharType="separate"/>
      </w:r>
      <w:r w:rsidR="00B631BB" w:rsidRPr="00B631BB">
        <w:rPr>
          <w:noProof/>
          <w:vertAlign w:val="superscript"/>
        </w:rPr>
        <w:t>16</w:t>
      </w:r>
      <w:r w:rsidR="00627105" w:rsidRPr="4979BB12">
        <w:fldChar w:fldCharType="end"/>
      </w:r>
      <w:r w:rsidRPr="00844350">
        <w:rPr>
          <w:sz w:val="22"/>
          <w:szCs w:val="22"/>
        </w:rPr>
        <w:t xml:space="preserve"> and added as tags to bam files using </w:t>
      </w:r>
      <w:proofErr w:type="spellStart"/>
      <w:r w:rsidRPr="00844350">
        <w:rPr>
          <w:sz w:val="22"/>
          <w:szCs w:val="22"/>
        </w:rPr>
        <w:t>pysam</w:t>
      </w:r>
      <w:proofErr w:type="spellEnd"/>
      <w:r w:rsidRPr="00844350">
        <w:rPr>
          <w:sz w:val="22"/>
          <w:szCs w:val="22"/>
        </w:rPr>
        <w:t xml:space="preserve"> version 0.15.2</w:t>
      </w:r>
      <w:r w:rsidR="00627105" w:rsidRPr="4979BB12">
        <w:fldChar w:fldCharType="begin"/>
      </w:r>
      <w:r w:rsidR="00B631BB">
        <w:instrText xml:space="preserve"> ADDIN EN.CITE &lt;EndNote&gt;&lt;Cite&gt;&lt;Author&gt;Heger&lt;/Author&gt;&lt;Year&gt;2014&lt;/Year&gt;&lt;RecNum&gt;114&lt;/RecNum&gt;&lt;DisplayText&gt;&lt;style face="superscript"&gt;60&lt;/style&gt;&lt;/DisplayText&gt;&lt;record&gt;&lt;rec-number&gt;114&lt;/rec-number&gt;&lt;foreign-keys&gt;&lt;key app="EN" db-id="5vxwr2wzn5d9ahesz5dxtd0i2vexsz2550x5" timestamp="1559473319" guid="493ad079-c65e-4743-803b-439995e28ff7"&gt;114&lt;/key&gt;&lt;/foreign-keys&gt;&lt;ref-type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627105" w:rsidRPr="4979BB12">
        <w:rPr>
          <w:sz w:val="22"/>
          <w:szCs w:val="22"/>
        </w:rPr>
        <w:fldChar w:fldCharType="separate"/>
      </w:r>
      <w:r w:rsidR="00B631BB" w:rsidRPr="00B631BB">
        <w:rPr>
          <w:noProof/>
          <w:vertAlign w:val="superscript"/>
        </w:rPr>
        <w:t>60</w:t>
      </w:r>
      <w:r w:rsidR="00627105" w:rsidRPr="4979BB12">
        <w:fldChar w:fldCharType="end"/>
      </w:r>
      <w:r w:rsidRPr="00844350">
        <w:rPr>
          <w:sz w:val="22"/>
          <w:szCs w:val="22"/>
        </w:rPr>
        <w:t xml:space="preserve">. Per gene length distributions were then produced using the Araport11 annotation, and genes with significant changes in length distribution in the </w:t>
      </w:r>
      <w:r w:rsidRPr="00844350">
        <w:rPr>
          <w:i/>
          <w:iCs/>
          <w:sz w:val="22"/>
          <w:szCs w:val="22"/>
        </w:rPr>
        <w:t xml:space="preserve">vir-1 </w:t>
      </w:r>
      <w:r w:rsidRPr="00844350">
        <w:rPr>
          <w:sz w:val="22"/>
          <w:szCs w:val="22"/>
        </w:rPr>
        <w:t xml:space="preserve">mutant compared to </w:t>
      </w:r>
      <w:r w:rsidR="0008518A">
        <w:rPr>
          <w:sz w:val="22"/>
          <w:szCs w:val="22"/>
        </w:rPr>
        <w:t>the complemented line</w:t>
      </w:r>
      <w:r w:rsidRPr="00844350">
        <w:rPr>
          <w:sz w:val="22"/>
          <w:szCs w:val="22"/>
        </w:rPr>
        <w:t xml:space="preserve"> were identified using a Kolmogorov-Smirnoff test</w:t>
      </w:r>
      <w:r w:rsidRPr="00844350">
        <w:rPr>
          <w:i/>
          <w:iCs/>
          <w:sz w:val="22"/>
          <w:szCs w:val="22"/>
        </w:rPr>
        <w:t>.</w:t>
      </w:r>
      <w:r w:rsidRPr="00844350">
        <w:rPr>
          <w:sz w:val="22"/>
          <w:szCs w:val="22"/>
        </w:rPr>
        <w:t xml:space="preserve"> </w:t>
      </w:r>
      <w:r w:rsidRPr="00844350">
        <w:rPr>
          <w:i/>
          <w:iCs/>
          <w:sz w:val="22"/>
          <w:szCs w:val="22"/>
        </w:rPr>
        <w:t>p</w:t>
      </w:r>
      <w:r w:rsidRPr="00844350">
        <w:rPr>
          <w:sz w:val="22"/>
          <w:szCs w:val="22"/>
        </w:rPr>
        <w:t xml:space="preserve">-values were adjusted for multiple testing using </w:t>
      </w:r>
      <w:proofErr w:type="spellStart"/>
      <w:r w:rsidRPr="00844350">
        <w:rPr>
          <w:sz w:val="22"/>
          <w:szCs w:val="22"/>
        </w:rPr>
        <w:t>Benjamini</w:t>
      </w:r>
      <w:proofErr w:type="spellEnd"/>
      <w:r w:rsidRPr="00844350">
        <w:rPr>
          <w:sz w:val="22"/>
          <w:szCs w:val="22"/>
        </w:rPr>
        <w:t>-Hochberg correction.</w:t>
      </w:r>
    </w:p>
    <w:p w14:paraId="4AC9EBB7" w14:textId="77777777" w:rsidR="00844350" w:rsidRPr="00844350" w:rsidRDefault="00844350" w:rsidP="4979BB12">
      <w:pPr>
        <w:spacing w:line="480" w:lineRule="auto"/>
        <w:rPr>
          <w:sz w:val="22"/>
          <w:szCs w:val="22"/>
        </w:rPr>
      </w:pPr>
    </w:p>
    <w:p w14:paraId="36B7DF97" w14:textId="77777777" w:rsidR="00844350" w:rsidRPr="00844350" w:rsidRDefault="00844350" w:rsidP="4979BB12">
      <w:pPr>
        <w:spacing w:line="480" w:lineRule="auto"/>
        <w:rPr>
          <w:i/>
          <w:sz w:val="22"/>
          <w:szCs w:val="22"/>
        </w:rPr>
      </w:pPr>
      <w:r w:rsidRPr="00844350">
        <w:rPr>
          <w:i/>
          <w:iCs/>
          <w:sz w:val="22"/>
          <w:szCs w:val="22"/>
        </w:rPr>
        <w:t xml:space="preserve">3’ end analyses of nanopore and </w:t>
      </w:r>
      <w:proofErr w:type="spellStart"/>
      <w:r w:rsidRPr="00844350">
        <w:rPr>
          <w:i/>
          <w:iCs/>
          <w:sz w:val="22"/>
          <w:szCs w:val="22"/>
        </w:rPr>
        <w:t>Helicos</w:t>
      </w:r>
      <w:proofErr w:type="spellEnd"/>
      <w:r w:rsidRPr="00844350">
        <w:rPr>
          <w:i/>
          <w:iCs/>
          <w:sz w:val="22"/>
          <w:szCs w:val="22"/>
        </w:rPr>
        <w:t xml:space="preserve"> DRS reads</w:t>
      </w:r>
    </w:p>
    <w:p w14:paraId="4EB84EE9" w14:textId="39EB355B" w:rsidR="00844350" w:rsidRDefault="00844350" w:rsidP="4979BB12">
      <w:pPr>
        <w:spacing w:line="480" w:lineRule="auto"/>
        <w:rPr>
          <w:sz w:val="22"/>
          <w:szCs w:val="22"/>
        </w:rPr>
      </w:pPr>
      <w:proofErr w:type="spellStart"/>
      <w:r w:rsidRPr="00844350">
        <w:rPr>
          <w:sz w:val="22"/>
          <w:szCs w:val="22"/>
        </w:rPr>
        <w:t>Helicos</w:t>
      </w:r>
      <w:proofErr w:type="spellEnd"/>
      <w:r w:rsidRPr="00844350">
        <w:rPr>
          <w:sz w:val="22"/>
          <w:szCs w:val="22"/>
        </w:rPr>
        <w:t xml:space="preserve"> DRS data were prepared as described </w:t>
      </w:r>
      <w:r w:rsidRPr="00C12EC8">
        <w:rPr>
          <w:sz w:val="22"/>
          <w:szCs w:val="22"/>
        </w:rPr>
        <w:t>in</w:t>
      </w:r>
      <w:r w:rsidR="00627105" w:rsidRPr="4979BB12">
        <w:fldChar w:fldCharType="begin"/>
      </w:r>
      <w:r w:rsidR="00B631BB">
        <w:instrText xml:space="preserve"> ADDIN EN.CITE &lt;EndNote&gt;&lt;Cite&gt;&lt;Author&gt;Duc&lt;/Author&gt;&lt;Year&gt;2013&lt;/Year&gt;&lt;RecNum&gt;176&lt;/RecNum&gt;&lt;DisplayText&gt;&lt;style face="superscript"&gt;18&lt;/style&gt;&lt;/DisplayText&gt;&lt;record&gt;&lt;rec-number&gt;176&lt;/rec-number&gt;&lt;foreign-keys&gt;&lt;key app="EN" db-id="5vxwr2wzn5d9ahesz5dxtd0i2vexsz2550x5" timestamp="1559473433" guid="e5b7873b-68b4-427f-af6c-1eabe3f530e9"&gt;176&lt;/key&gt;&lt;/foreign-keys&gt;&lt;ref-type name="Journal Article"&gt;17&lt;/ref-type&gt;&lt;contributors&gt;&lt;authors&gt;&lt;author&gt;Duc, Céline&lt;/author&gt;&lt;author&gt;Sherstnev, Alexander&lt;/author&gt;&lt;author&gt;Cole, Christian&lt;/author&gt;&lt;author&gt;Barton, Geoffrey J.&lt;/author&gt;&lt;author&gt;Simpson, Gordon G.&lt;/author&gt;&lt;/authors&gt;&lt;/contributors&gt;&lt;titles&gt;&lt;title&gt;&lt;style face="normal" font="default" size="100%"&gt;Transcription termination and chimeric RNA formation controlled by &lt;/style&gt;&lt;style face="italic" font="default" size="100%"&gt;Arabidopsis thaliana&lt;/style&gt;&lt;style face="normal" font="default" size="100%"&gt; FPA&lt;/style&gt;&lt;/title&gt;&lt;secondary-title&gt;PLOS Genetics&lt;/secondary-title&gt;&lt;/titles&gt;&lt;periodical&gt;&lt;full-title&gt;PLOS Genetics&lt;/full-title&gt;&lt;/periodical&gt;&lt;pages&gt;e1003867&lt;/pages&gt;&lt;volume&gt;9&lt;/volume&gt;&lt;number&gt;10&lt;/number&gt;&lt;dates&gt;&lt;year&gt;2013&lt;/year&gt;&lt;/dates&gt;&lt;publisher&gt;Public Library of Science&lt;/publisher&gt;&lt;urls&gt;&lt;related-urls&gt;&lt;url&gt;&lt;style face="underline" font="default" size="100%"&gt;https://doi.org/10.1371/journal.pgen.1003867&lt;/style&gt;&lt;/url&gt;&lt;/related-urls&gt;&lt;/urls&gt;&lt;electronic-resource-num&gt;10.1371/journal.pgen.1003867&lt;/electronic-resource-num&gt;&lt;/record&gt;&lt;/Cite&gt;&lt;/EndNote&gt;</w:instrText>
      </w:r>
      <w:r w:rsidR="00627105" w:rsidRPr="4979BB12">
        <w:rPr>
          <w:sz w:val="22"/>
          <w:szCs w:val="22"/>
        </w:rPr>
        <w:fldChar w:fldCharType="separate"/>
      </w:r>
      <w:r w:rsidR="00B631BB" w:rsidRPr="00B631BB">
        <w:rPr>
          <w:noProof/>
          <w:vertAlign w:val="superscript"/>
        </w:rPr>
        <w:t>18</w:t>
      </w:r>
      <w:r w:rsidR="00627105" w:rsidRPr="4979BB12">
        <w:fldChar w:fldCharType="end"/>
      </w:r>
      <w:r w:rsidRPr="00C12EC8" w:rsidDel="00772C2A">
        <w:rPr>
          <w:sz w:val="22"/>
          <w:szCs w:val="22"/>
        </w:rPr>
        <w:t xml:space="preserve"> </w:t>
      </w:r>
      <w:r w:rsidRPr="00C12EC8">
        <w:rPr>
          <w:sz w:val="22"/>
          <w:szCs w:val="22"/>
        </w:rPr>
        <w:t>and</w:t>
      </w:r>
      <w:r w:rsidR="00627105" w:rsidRPr="4979BB12">
        <w:fldChar w:fldCharType="begin"/>
      </w:r>
      <w:r w:rsidR="00B631BB">
        <w:instrText xml:space="preserve"> ADDIN EN.CITE &lt;EndNote&gt;&lt;Cite&gt;&lt;Author&gt;Schurch&lt;/Author&gt;&lt;Year&gt;2014&lt;/Year&gt;&lt;RecNum&gt;70&lt;/RecNum&gt;&lt;DisplayText&gt;&lt;style face="superscript"&gt;61&lt;/style&gt;&lt;/DisplayText&gt;&lt;record&gt;&lt;rec-number&gt;70&lt;/rec-number&gt;&lt;foreign-keys&gt;&lt;key app="EN" db-id="5vxwr2wzn5d9ahesz5dxtd0i2vexsz2550x5" timestamp="1559473262" guid="ca9d61f7-ca63-483a-91a3-cad23fdcf5fc"&gt;70&lt;/key&gt;&lt;/foreign-keys&gt;&lt;ref-type name="Journal Article"&gt;17&lt;/ref-type&gt;&lt;contributors&gt;&lt;authors&gt;&lt;author&gt;Schurch, Nicholas J.&lt;/author&gt;&lt;author&gt;Cole, Christian&lt;/author&gt;&lt;author&gt;Sherstnev, Alexander&lt;/author&gt;&lt;author&gt;Song, Junfang&lt;/author&gt;&lt;author&gt;Duc, Céline&lt;/author&gt;&lt;author&gt;Storey, Kate G.&lt;/author&gt;&lt;author&gt;McLean, W. H. Irwin&lt;/author&gt;&lt;author&gt;Brown, Sara J.&lt;/author&gt;&lt;author&gt;Simpson, Gordon G.&lt;/author&gt;&lt;author&gt;Barton, Geoffrey J.&lt;/author&gt;&lt;/authors&gt;&lt;/contributors&gt;&lt;titles&gt;&lt;title&gt;Improved Annotation of 3′ Untranslated Regions and Complex Loci by Combination of Strand-Specific Direct RNA Sequencing, RNA-Seq and ESTs&lt;/title&gt;&lt;secondary-title&gt;PLOS ONE&lt;/secondary-title&gt;&lt;/titles&gt;&lt;periodical&gt;&lt;full-title&gt;PLoS One&lt;/full-title&gt;&lt;/periodical&gt;&lt;pages&gt;e94270&lt;/pages&gt;&lt;volume&gt;9&lt;/volume&gt;&lt;number&gt;4&lt;/number&gt;&lt;dates&gt;&lt;year&gt;2014&lt;/year&gt;&lt;/dates&gt;&lt;publisher&gt;Public Library of Science&lt;/publisher&gt;&lt;urls&gt;&lt;related-urls&gt;&lt;url&gt;https://doi.org/10.1371/journal.pone.0094270&lt;/url&gt;&lt;/related-urls&gt;&lt;/urls&gt;&lt;electronic-resource-num&gt;10.1371/journal.pone.0094270&lt;/electronic-resource-num&gt;&lt;/record&gt;&lt;/Cite&gt;&lt;/EndNote&gt;</w:instrText>
      </w:r>
      <w:r w:rsidR="00627105" w:rsidRPr="4979BB12">
        <w:rPr>
          <w:sz w:val="22"/>
          <w:szCs w:val="22"/>
        </w:rPr>
        <w:fldChar w:fldCharType="separate"/>
      </w:r>
      <w:r w:rsidR="00B631BB" w:rsidRPr="00B631BB">
        <w:rPr>
          <w:noProof/>
          <w:vertAlign w:val="superscript"/>
        </w:rPr>
        <w:t>61</w:t>
      </w:r>
      <w:r w:rsidR="00627105" w:rsidRPr="4979BB12">
        <w:fldChar w:fldCharType="end"/>
      </w:r>
      <w:r w:rsidR="00B77808" w:rsidRPr="005627E7">
        <w:rPr>
          <w:sz w:val="22"/>
          <w:szCs w:val="22"/>
        </w:rPr>
        <w:t>.</w:t>
      </w:r>
      <w:r w:rsidRPr="00844350" w:rsidDel="00B77808">
        <w:rPr>
          <w:sz w:val="22"/>
          <w:szCs w:val="22"/>
        </w:rPr>
        <w:t xml:space="preserve"> </w:t>
      </w:r>
      <w:r w:rsidRPr="00844350">
        <w:rPr>
          <w:sz w:val="22"/>
          <w:szCs w:val="22"/>
        </w:rPr>
        <w:t xml:space="preserve">Positions with three or more supporting reads were considered to be peaks of </w:t>
      </w:r>
      <w:ins w:id="54" w:author="Anna Belyaevskaya" w:date="2019-06-18T13:30:00Z">
        <w:r w:rsidR="008845B4">
          <w:rPr>
            <w:sz w:val="22"/>
            <w:szCs w:val="22"/>
          </w:rPr>
          <w:t>n</w:t>
        </w:r>
      </w:ins>
      <w:del w:id="55" w:author="Anna Belyaevskaya" w:date="2019-06-18T13:30:00Z">
        <w:r w:rsidRPr="00844350">
          <w:rPr>
            <w:sz w:val="22"/>
            <w:szCs w:val="22"/>
          </w:rPr>
          <w:delText>N</w:delText>
        </w:r>
      </w:del>
      <w:r w:rsidRPr="00844350">
        <w:rPr>
          <w:sz w:val="22"/>
          <w:szCs w:val="22"/>
        </w:rPr>
        <w:t xml:space="preserve">anopore or </w:t>
      </w:r>
      <w:proofErr w:type="spellStart"/>
      <w:r w:rsidRPr="00844350">
        <w:rPr>
          <w:sz w:val="22"/>
          <w:szCs w:val="22"/>
        </w:rPr>
        <w:t>Helicos</w:t>
      </w:r>
      <w:proofErr w:type="spellEnd"/>
      <w:r w:rsidRPr="00844350">
        <w:rPr>
          <w:sz w:val="22"/>
          <w:szCs w:val="22"/>
        </w:rPr>
        <w:t xml:space="preserve"> 3’ ends. The distance between each nanopore peak and the nearest </w:t>
      </w:r>
      <w:proofErr w:type="spellStart"/>
      <w:r w:rsidRPr="00844350">
        <w:rPr>
          <w:sz w:val="22"/>
          <w:szCs w:val="22"/>
        </w:rPr>
        <w:t>Helicos</w:t>
      </w:r>
      <w:proofErr w:type="spellEnd"/>
      <w:r w:rsidRPr="00844350">
        <w:rPr>
          <w:sz w:val="22"/>
          <w:szCs w:val="22"/>
        </w:rPr>
        <w:t xml:space="preserve"> peak was then determined. 37% of nanopore peaks occurred at the same position as a </w:t>
      </w:r>
      <w:proofErr w:type="spellStart"/>
      <w:r w:rsidRPr="00844350">
        <w:rPr>
          <w:sz w:val="22"/>
          <w:szCs w:val="22"/>
        </w:rPr>
        <w:t>Helicos</w:t>
      </w:r>
      <w:proofErr w:type="spellEnd"/>
      <w:r w:rsidRPr="00844350">
        <w:rPr>
          <w:sz w:val="22"/>
          <w:szCs w:val="22"/>
        </w:rPr>
        <w:t xml:space="preserve"> peak, and the standard deviation in distance was 12.5 nt.</w:t>
      </w:r>
      <w:r w:rsidR="00316D83">
        <w:rPr>
          <w:sz w:val="22"/>
          <w:szCs w:val="22"/>
        </w:rPr>
        <w:t xml:space="preserve"> </w:t>
      </w:r>
      <w:r w:rsidRPr="00844350">
        <w:rPr>
          <w:sz w:val="22"/>
          <w:szCs w:val="22"/>
        </w:rPr>
        <w:t xml:space="preserve">To determine the percentage of nanopore DRS 3’ ends mapping within annotated genic features, transcripts were first flattened into a single record per gene. </w:t>
      </w:r>
      <w:proofErr w:type="spellStart"/>
      <w:r w:rsidRPr="00844350">
        <w:rPr>
          <w:sz w:val="22"/>
          <w:szCs w:val="22"/>
        </w:rPr>
        <w:t>Exonic</w:t>
      </w:r>
      <w:proofErr w:type="spellEnd"/>
      <w:r w:rsidRPr="00844350">
        <w:rPr>
          <w:sz w:val="22"/>
          <w:szCs w:val="22"/>
        </w:rPr>
        <w:t xml:space="preserve"> annotation was given priority over intronic or intergenic annotation and CDS annotation over UTR. Reads were assigned to genes if they overlapped them by &gt;20% of their aligned length and the annotated feature type of the 3’ end position was determined. Counts were generated both for all reads and for unique positions per gene.</w:t>
      </w:r>
    </w:p>
    <w:p w14:paraId="636DCDA4" w14:textId="77777777" w:rsidR="00844350" w:rsidRPr="00844350" w:rsidRDefault="00844350" w:rsidP="4979BB12">
      <w:pPr>
        <w:spacing w:line="480" w:lineRule="auto"/>
        <w:rPr>
          <w:sz w:val="22"/>
          <w:szCs w:val="22"/>
        </w:rPr>
      </w:pPr>
    </w:p>
    <w:p w14:paraId="0FB81518" w14:textId="77777777" w:rsidR="00844350" w:rsidRPr="00844350" w:rsidRDefault="00844350" w:rsidP="4979BB12">
      <w:pPr>
        <w:spacing w:line="480" w:lineRule="auto"/>
        <w:rPr>
          <w:i/>
          <w:sz w:val="22"/>
          <w:szCs w:val="22"/>
        </w:rPr>
      </w:pPr>
      <w:r w:rsidRPr="00844350">
        <w:rPr>
          <w:i/>
          <w:iCs/>
          <w:sz w:val="22"/>
          <w:szCs w:val="22"/>
        </w:rPr>
        <w:t>Isoform collapsing of nanopore DRS data</w:t>
      </w:r>
    </w:p>
    <w:p w14:paraId="240DE208" w14:textId="77777777" w:rsidR="00844350" w:rsidRDefault="00844350" w:rsidP="4979BB12">
      <w:pPr>
        <w:spacing w:line="480" w:lineRule="auto"/>
        <w:rPr>
          <w:sz w:val="22"/>
          <w:szCs w:val="22"/>
        </w:rPr>
      </w:pPr>
      <w:r w:rsidRPr="00844350">
        <w:rPr>
          <w:sz w:val="22"/>
          <w:szCs w:val="22"/>
        </w:rPr>
        <w:t>Error corrected full length alignments were collapsed into clusters of reads with identical sets of introns. These clusters were then subdivided by 3’ end location by using a Gaussian kernel with sigma of 100 to find local minima between read ends, which were used as cut points to separate clusters. The read with the longest aligned length in each cluster was used as the representative in the figure.</w:t>
      </w:r>
    </w:p>
    <w:p w14:paraId="618C5358" w14:textId="77777777" w:rsidR="00844350" w:rsidRPr="00844350" w:rsidRDefault="00844350" w:rsidP="4979BB12">
      <w:pPr>
        <w:spacing w:line="480" w:lineRule="auto"/>
        <w:rPr>
          <w:sz w:val="22"/>
          <w:szCs w:val="22"/>
        </w:rPr>
      </w:pPr>
    </w:p>
    <w:p w14:paraId="43A51C1B" w14:textId="77777777" w:rsidR="00844350" w:rsidRPr="00844350" w:rsidRDefault="00844350" w:rsidP="4979BB12">
      <w:pPr>
        <w:spacing w:line="480" w:lineRule="auto"/>
        <w:rPr>
          <w:i/>
          <w:sz w:val="22"/>
          <w:szCs w:val="22"/>
        </w:rPr>
      </w:pPr>
      <w:r w:rsidRPr="00844350">
        <w:rPr>
          <w:i/>
          <w:iCs/>
          <w:sz w:val="22"/>
          <w:szCs w:val="22"/>
        </w:rPr>
        <w:t xml:space="preserve">Splicing analysis of nanopore DRS and Illumina </w:t>
      </w:r>
      <w:proofErr w:type="spellStart"/>
      <w:r w:rsidRPr="00844350">
        <w:rPr>
          <w:i/>
          <w:iCs/>
          <w:sz w:val="22"/>
          <w:szCs w:val="22"/>
        </w:rPr>
        <w:t>RNAseq</w:t>
      </w:r>
      <w:proofErr w:type="spellEnd"/>
      <w:r w:rsidRPr="00844350">
        <w:rPr>
          <w:i/>
          <w:iCs/>
          <w:sz w:val="22"/>
          <w:szCs w:val="22"/>
        </w:rPr>
        <w:t xml:space="preserve"> data</w:t>
      </w:r>
    </w:p>
    <w:p w14:paraId="3034116D" w14:textId="07027043" w:rsidR="00844350" w:rsidRDefault="00844350" w:rsidP="4979BB12">
      <w:pPr>
        <w:spacing w:line="480" w:lineRule="auto"/>
        <w:rPr>
          <w:sz w:val="22"/>
          <w:szCs w:val="22"/>
        </w:rPr>
      </w:pPr>
      <w:r w:rsidRPr="00844350">
        <w:rPr>
          <w:sz w:val="22"/>
          <w:szCs w:val="22"/>
        </w:rPr>
        <w:t xml:space="preserve">Splice junction locations, their flanking sequences, and the read counts supporting them were extracted from Illumina RNA sequencing, </w:t>
      </w:r>
      <w:ins w:id="56" w:author="Anna Belyaevskaya" w:date="2019-06-18T13:31:00Z">
        <w:r w:rsidR="008845B4">
          <w:rPr>
            <w:sz w:val="22"/>
            <w:szCs w:val="22"/>
          </w:rPr>
          <w:t>n</w:t>
        </w:r>
      </w:ins>
      <w:del w:id="57" w:author="Anna Belyaevskaya" w:date="2019-06-18T13:31:00Z">
        <w:r w:rsidRPr="00844350">
          <w:rPr>
            <w:sz w:val="22"/>
            <w:szCs w:val="22"/>
          </w:rPr>
          <w:delText>N</w:delText>
        </w:r>
      </w:del>
      <w:r w:rsidRPr="00844350">
        <w:rPr>
          <w:sz w:val="22"/>
          <w:szCs w:val="22"/>
        </w:rPr>
        <w:t xml:space="preserve">anopore DRS, and </w:t>
      </w:r>
      <w:ins w:id="58" w:author="Anna Belyaevskaya" w:date="2019-06-18T13:31:00Z">
        <w:r w:rsidR="008845B4">
          <w:rPr>
            <w:sz w:val="22"/>
            <w:szCs w:val="22"/>
          </w:rPr>
          <w:t>n</w:t>
        </w:r>
      </w:ins>
      <w:del w:id="59" w:author="Anna Belyaevskaya" w:date="2019-06-18T13:31:00Z">
        <w:r w:rsidRPr="00844350">
          <w:rPr>
            <w:sz w:val="22"/>
            <w:szCs w:val="22"/>
          </w:rPr>
          <w:delText>N</w:delText>
        </w:r>
      </w:del>
      <w:r w:rsidRPr="00844350">
        <w:rPr>
          <w:sz w:val="22"/>
          <w:szCs w:val="22"/>
        </w:rPr>
        <w:t xml:space="preserve">anopore error-corrected DRS reads using </w:t>
      </w:r>
      <w:proofErr w:type="spellStart"/>
      <w:r w:rsidRPr="00844350">
        <w:rPr>
          <w:sz w:val="22"/>
          <w:szCs w:val="22"/>
        </w:rPr>
        <w:t>pysam</w:t>
      </w:r>
      <w:proofErr w:type="spellEnd"/>
      <w:r w:rsidRPr="00844350">
        <w:rPr>
          <w:sz w:val="22"/>
          <w:szCs w:val="22"/>
        </w:rPr>
        <w:t xml:space="preserve"> version 0.14</w:t>
      </w:r>
      <w:r w:rsidR="00627105" w:rsidRPr="4979BB12">
        <w:fldChar w:fldCharType="begin"/>
      </w:r>
      <w:r w:rsidR="00B631BB">
        <w:instrText xml:space="preserve"> ADDIN EN.CITE &lt;EndNote&gt;&lt;Cite&gt;&lt;Author&gt;Heger&lt;/Author&gt;&lt;Year&gt;2014&lt;/Year&gt;&lt;RecNum&gt;114&lt;/RecNum&gt;&lt;DisplayText&gt;&lt;style face="superscript"&gt;60&lt;/style&gt;&lt;/DisplayText&gt;&lt;record&gt;&lt;rec-number&gt;114&lt;/rec-number&gt;&lt;foreign-keys&gt;&lt;key app="EN" db-id="5vxwr2wzn5d9ahesz5dxtd0i2vexsz2550x5" timestamp="1559473319" guid="493ad079-c65e-4743-803b-439995e28ff7"&gt;114&lt;/key&gt;&lt;/foreign-keys&gt;&lt;ref-type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627105" w:rsidRPr="4979BB12">
        <w:rPr>
          <w:sz w:val="22"/>
          <w:szCs w:val="22"/>
        </w:rPr>
        <w:fldChar w:fldCharType="separate"/>
      </w:r>
      <w:r w:rsidR="00B631BB" w:rsidRPr="00B631BB">
        <w:rPr>
          <w:noProof/>
          <w:vertAlign w:val="superscript"/>
        </w:rPr>
        <w:t>60</w:t>
      </w:r>
      <w:r w:rsidR="00627105" w:rsidRPr="4979BB12">
        <w:fldChar w:fldCharType="end"/>
      </w:r>
      <w:r w:rsidRPr="00844350">
        <w:rPr>
          <w:sz w:val="22"/>
          <w:szCs w:val="22"/>
        </w:rPr>
        <w:t>, and from Araport11</w:t>
      </w:r>
      <w:r w:rsidR="00627105" w:rsidRPr="4979BB12">
        <w:fldChar w:fldCharType="begin"/>
      </w:r>
      <w:r w:rsidR="00B631BB">
        <w:instrText xml:space="preserve"> ADDIN EN.CITE &lt;EndNote&gt;&lt;Cite&gt;&lt;Author&gt;Cheng&lt;/Author&gt;&lt;Year&gt;2017&lt;/Year&gt;&lt;RecNum&gt;185&lt;/RecNum&gt;&lt;DisplayText&gt;&lt;style face="superscript"&gt;62&lt;/style&gt;&lt;/DisplayText&gt;&lt;record&gt;&lt;rec-number&gt;185&lt;/rec-number&gt;&lt;foreign-keys&gt;&lt;key app="EN" db-id="5vxwr2wzn5d9ahesz5dxtd0i2vexsz2550x5" timestamp="1559473433" guid="572fafb4-29c1-4311-b0af-cd1cefbb0151"&gt;185&lt;/key&gt;&lt;/foreign-keys&gt;&lt;ref-type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D.&lt;/author&gt;&lt;/authors&gt;&lt;/contributors&gt;&lt;titles&gt;&lt;title&gt;&lt;style face="normal" font="default" size="100%"&gt;Araport11: a complete reannotation of the &lt;/style&gt;&lt;style face="italic" font="default" size="100%"&gt;Arabidopsis thaliana&lt;/style&gt;&lt;style face="normal" font="default" size="100%"&gt; reference genome&lt;/style&gt;&lt;/title&gt;&lt;secondary-title&gt;The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lt;style face="underline" font="default" size="100%"&gt;https://onlinelibrary.wiley.com/doi/abs/10.1111/tpj.13415&lt;/style&gt;&lt;/url&gt;&lt;/related-urls&gt;&lt;/urls&gt;&lt;electronic-resource-num&gt;10.1111/tpj.13415&lt;/electronic-resource-num&gt;&lt;/record&gt;&lt;/Cite&gt;&lt;/EndNote&gt;</w:instrText>
      </w:r>
      <w:r w:rsidR="00627105" w:rsidRPr="4979BB12">
        <w:rPr>
          <w:sz w:val="22"/>
          <w:szCs w:val="22"/>
        </w:rPr>
        <w:fldChar w:fldCharType="separate"/>
      </w:r>
      <w:r w:rsidR="00B631BB" w:rsidRPr="00B631BB">
        <w:rPr>
          <w:noProof/>
          <w:vertAlign w:val="superscript"/>
        </w:rPr>
        <w:t>62</w:t>
      </w:r>
      <w:r w:rsidR="00627105" w:rsidRPr="4979BB12">
        <w:fldChar w:fldCharType="end"/>
      </w:r>
      <w:r w:rsidRPr="00844350">
        <w:rPr>
          <w:sz w:val="22"/>
          <w:szCs w:val="22"/>
        </w:rPr>
        <w:t xml:space="preserve"> and AtRTD2</w:t>
      </w:r>
      <w:r w:rsidR="00627105" w:rsidRPr="4979BB12">
        <w:fldChar w:fldCharType="begin"/>
      </w:r>
      <w:r w:rsidR="00B631BB">
        <w:instrText xml:space="preserve"> ADDIN EN.CITE &lt;EndNote&gt;&lt;Cite&gt;&lt;Author&gt;Zhang&lt;/Author&gt;&lt;Year&gt;2017&lt;/Year&gt;&lt;RecNum&gt;71&lt;/RecNum&gt;&lt;DisplayText&gt;&lt;style face="superscript"&gt;23&lt;/style&gt;&lt;/DisplayText&gt;&lt;record&gt;&lt;rec-number&gt;71&lt;/rec-number&gt;&lt;foreign-keys&gt;&lt;key app="EN" db-id="5vxwr2wzn5d9ahesz5dxtd0i2vexsz2550x5" timestamp="1559473262" guid="fdf1613f-9205-4ebb-9423-9b3bf13a8c8e"&gt;71&lt;/key&gt;&lt;/foreign-keys&gt;&lt;ref-type name="Journal Article"&gt;17&lt;/ref-type&gt;&lt;contributors&gt;&lt;authors&gt;&lt;author&gt;Zhang, Runxuan&lt;/author&gt;&lt;author&gt;Calixto, Cristiane P. G.&lt;/author&gt;&lt;author&gt;Marquez, Yamile&lt;/author&gt;&lt;author&gt;Venhuizen, Peter&lt;/author&gt;&lt;author&gt;Tzioutziou, Nikoleta A.&lt;/author&gt;&lt;author&gt;Guo, Wenbin&lt;/author&gt;&lt;author&gt;Spensley, Mark&lt;/author&gt;&lt;author&gt;Entizne, Juan Carlos&lt;/author&gt;&lt;author&gt;Lewandowska, Dominika&lt;/author&gt;&lt;author&gt;Ten Have, Sara&lt;/author&gt;&lt;author&gt;Frei Dit Frey, Nicolas&lt;/author&gt;&lt;author&gt;Hirt, Heribert&lt;/author&gt;&lt;author&gt;James, Allan B.&lt;/author&gt;&lt;author&gt;Nimmo, Hugh G.&lt;/author&gt;&lt;author&gt;Barta, Andrea&lt;/author&gt;&lt;author&gt;Kalyna, Maria&lt;/author&gt;&lt;author&gt;Brown, John W. S.&lt;/author&gt;&lt;/authors&gt;&lt;/contributors&gt;&lt;titles&gt;&lt;title&gt;A high quality Arabidopsis transcriptome for accurate transcript-level analysis of alternative splicing&lt;/title&gt;&lt;secondary-title&gt;Nucleic Acids Res&lt;/secondary-title&gt;&lt;/titles&gt;&lt;periodical&gt;&lt;full-title&gt;Nucleic Acids Res&lt;/full-title&gt;&lt;/periodical&gt;&lt;pages&gt;5061-5073&lt;/pages&gt;&lt;volume&gt;45&lt;/volume&gt;&lt;number&gt;9&lt;/number&gt;&lt;edition&gt;04/11&lt;/edition&gt;&lt;dates&gt;&lt;year&gt;2017&lt;/year&gt;&lt;/dates&gt;&lt;publisher&gt;Oxford University Press&lt;/publisher&gt;&lt;isbn&gt;1362-4962&amp;#xD;0305-1048&lt;/isbn&gt;&lt;accession-num&gt;28402429&lt;/accession-num&gt;&lt;urls&gt;&lt;related-urls&gt;&lt;url&gt;https://www.ncbi.nlm.nih.gov/pubmed/28402429&lt;/url&gt;&lt;url&gt;https://www.ncbi.nlm.nih.gov/pmc/PMC5435985/&lt;/url&gt;&lt;/related-urls&gt;&lt;/urls&gt;&lt;electronic-resource-num&gt;10.1093/nar/gkx267&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23</w:t>
      </w:r>
      <w:r w:rsidR="00627105" w:rsidRPr="4979BB12">
        <w:fldChar w:fldCharType="end"/>
      </w:r>
      <w:r w:rsidRPr="00844350">
        <w:rPr>
          <w:sz w:val="22"/>
          <w:szCs w:val="22"/>
        </w:rPr>
        <w:t xml:space="preserve"> reference annotations. Splice junctions at the same position, but on opposite strands, were counted independently. Junctions were classified by their most likely snRNP machinery using </w:t>
      </w:r>
      <w:proofErr w:type="spellStart"/>
      <w:r w:rsidRPr="00844350">
        <w:rPr>
          <w:sz w:val="22"/>
          <w:szCs w:val="22"/>
        </w:rPr>
        <w:t>biopython</w:t>
      </w:r>
      <w:proofErr w:type="spellEnd"/>
      <w:r w:rsidRPr="00844350">
        <w:rPr>
          <w:sz w:val="22"/>
          <w:szCs w:val="22"/>
        </w:rPr>
        <w:t xml:space="preserve"> version 1.71</w:t>
      </w:r>
      <w:r w:rsidR="00627105" w:rsidRPr="4979BB12">
        <w:fldChar w:fldCharType="begin"/>
      </w:r>
      <w:r w:rsidR="00B631BB">
        <w:instrText xml:space="preserve"> ADDIN EN.CITE &lt;EndNote&gt;&lt;Cite&gt;&lt;Author&gt;Dalke&lt;/Author&gt;&lt;Year&gt;2009&lt;/Year&gt;&lt;RecNum&gt;99&lt;/RecNum&gt;&lt;DisplayText&gt;&lt;style face="superscript"&gt;63&lt;/style&gt;&lt;/DisplayText&gt;&lt;record&gt;&lt;rec-number&gt;99&lt;/rec-number&gt;&lt;foreign-keys&gt;&lt;key app="EN" db-id="5vxwr2wzn5d9ahesz5dxtd0i2vexsz2550x5" timestamp="1559473315" guid="2e1ae8c5-3a9c-484d-99c8-cbad5b16b510"&gt;99&lt;/key&gt;&lt;/foreign-keys&gt;&lt;ref-type name="Journal Article"&gt;17&lt;/ref-type&gt;&lt;contributors&gt;&lt;authors&gt;&lt;author&gt;Dalke, Andrew&lt;/author&gt;&lt;author&gt;Wilczynski, Bartek&lt;/author&gt;&lt;author&gt;Chapman, Brad A.&lt;/author&gt;&lt;author&gt;Cox, Cymon J.&lt;/author&gt;&lt;author&gt;Kauff, Frank&lt;/author&gt;&lt;author&gt;Friedberg, Iddo&lt;/author&gt;&lt;author&gt;Chang, Jeffrey T.&lt;/author&gt;&lt;author&gt;de Hoon, Michiel J. L.&lt;/author&gt;&lt;author&gt;Cock, Peter J. A.&lt;/author&gt;&lt;author&gt;Hamelryck, Thomas&lt;/author&gt;&lt;author&gt;Antao, Tiago&lt;/author&gt;&lt;/authors&gt;&lt;/contributors&gt;&lt;titles&gt;&lt;title&gt;Biopython: freely available Python tools for computational molecular biology and bioinformatics&lt;/title&gt;&lt;secondary-title&gt;Bioinformatics&lt;/secondary-title&gt;&lt;/titles&gt;&lt;periodical&gt;&lt;full-title&gt;Bioinformatics&lt;/full-title&gt;&lt;/periodical&gt;&lt;pages&gt;1422-1423&lt;/pages&gt;&lt;volume&gt;25&lt;/volume&gt;&lt;number&gt;11&lt;/number&gt;&lt;dates&gt;&lt;year&gt;2009&lt;/year&gt;&lt;/dates&gt;&lt;isbn&gt;1367-4803&lt;/isbn&gt;&lt;urls&gt;&lt;related-urls&gt;&lt;url&gt;https://doi.org/10.1093/bioinformatics/btp163&lt;/url&gt;&lt;/related-urls&gt;&lt;/urls&gt;&lt;electronic-resource-num&gt;10.1093/bioinformatics/btp163&lt;/electronic-resource-num&gt;&lt;access-date&gt;4/10/2019&lt;/access-date&gt;&lt;/record&gt;&lt;/Cite&gt;&lt;/EndNote&gt;</w:instrText>
      </w:r>
      <w:r w:rsidR="00627105" w:rsidRPr="4979BB12">
        <w:rPr>
          <w:sz w:val="22"/>
          <w:szCs w:val="22"/>
        </w:rPr>
        <w:fldChar w:fldCharType="separate"/>
      </w:r>
      <w:r w:rsidR="00B631BB" w:rsidRPr="00B631BB">
        <w:rPr>
          <w:noProof/>
          <w:vertAlign w:val="superscript"/>
        </w:rPr>
        <w:t>63</w:t>
      </w:r>
      <w:r w:rsidR="00627105" w:rsidRPr="4979BB12">
        <w:fldChar w:fldCharType="end"/>
      </w:r>
      <w:r w:rsidRPr="00844350">
        <w:rPr>
          <w:sz w:val="22"/>
          <w:szCs w:val="22"/>
        </w:rPr>
        <w:t>, with position weight matrices calculated by</w:t>
      </w:r>
      <w:r w:rsidR="00E57C90">
        <w:rPr>
          <w:sz w:val="22"/>
          <w:szCs w:val="22"/>
        </w:rPr>
        <w:t xml:space="preserve"> </w:t>
      </w:r>
      <w:r w:rsidR="00627105" w:rsidRPr="4979BB12">
        <w:fldChar w:fldCharType="begin"/>
      </w:r>
      <w:r w:rsidR="00B631BB">
        <w:instrText xml:space="preserve"> ADDIN EN.CITE &lt;EndNote&gt;&lt;Cite&gt;&lt;Author&gt;Sheth&lt;/Author&gt;&lt;Year&gt;2006&lt;/Year&gt;&lt;RecNum&gt;72&lt;/RecNum&gt;&lt;DisplayText&gt;&lt;style face="superscript"&gt;26&lt;/style&gt;&lt;/DisplayText&gt;&lt;record&gt;&lt;rec-number&gt;72&lt;/rec-number&gt;&lt;foreign-keys&gt;&lt;key app="EN" db-id="5vxwr2wzn5d9ahesz5dxtd0i2vexsz2550x5" timestamp="1559473262" guid="6f216ee1-7bd9-4000-a228-0f7e28a08dd9"&gt;72&lt;/key&gt;&lt;/foreign-keys&gt;&lt;ref-type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Res&lt;/secondary-title&gt;&lt;/titles&gt;&lt;periodical&gt;&lt;full-title&gt;Nucleic Acids Res&lt;/full-title&gt;&lt;/periodical&gt;&lt;pages&gt;3955-3967&lt;/pages&gt;&lt;volume&gt;34&lt;/volume&gt;&lt;number&gt;14&lt;/number&gt;&lt;edition&gt;08/12&lt;/edition&gt;&lt;dates&gt;&lt;year&gt;2006&lt;/year&gt;&lt;/dates&gt;&lt;publisher&gt;Oxford University Press&lt;/publisher&gt;&lt;isbn&gt;1362-4962&amp;#xD;0305-1048&lt;/isbn&gt;&lt;accession-num&gt;16914448&lt;/accession-num&gt;&lt;urls&gt;&lt;related-urls&gt;&lt;url&gt;https://www.ncbi.nlm.nih.gov/pubmed/16914448&lt;/url&gt;&lt;url&gt;https://www.ncbi.nlm.nih.gov/pmc/PMC1557818/&lt;/url&gt;&lt;/related-urls&gt;&lt;/urls&gt;&lt;electronic-resource-num&gt;10.1093/nar/gkl556&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26</w:t>
      </w:r>
      <w:r w:rsidR="00627105" w:rsidRPr="4979BB12">
        <w:fldChar w:fldCharType="end"/>
      </w:r>
      <w:r w:rsidRPr="00844350">
        <w:rPr>
          <w:sz w:val="22"/>
          <w:szCs w:val="22"/>
        </w:rPr>
        <w:t xml:space="preserve">. Position weight matrices were scored against the sequence –3 </w:t>
      </w:r>
      <w:proofErr w:type="spellStart"/>
      <w:r w:rsidRPr="00844350">
        <w:rPr>
          <w:sz w:val="22"/>
          <w:szCs w:val="22"/>
        </w:rPr>
        <w:t>nt</w:t>
      </w:r>
      <w:proofErr w:type="spellEnd"/>
      <w:r w:rsidRPr="00844350">
        <w:rPr>
          <w:sz w:val="22"/>
          <w:szCs w:val="22"/>
        </w:rPr>
        <w:t xml:space="preserve"> to +10 </w:t>
      </w:r>
      <w:proofErr w:type="spellStart"/>
      <w:r w:rsidRPr="00844350">
        <w:rPr>
          <w:sz w:val="22"/>
          <w:szCs w:val="22"/>
        </w:rPr>
        <w:t>nt</w:t>
      </w:r>
      <w:proofErr w:type="spellEnd"/>
      <w:r w:rsidRPr="00844350">
        <w:rPr>
          <w:sz w:val="22"/>
          <w:szCs w:val="22"/>
        </w:rPr>
        <w:t xml:space="preserve"> of the donor site, and –14 </w:t>
      </w:r>
      <w:proofErr w:type="spellStart"/>
      <w:r w:rsidRPr="00844350">
        <w:rPr>
          <w:sz w:val="22"/>
          <w:szCs w:val="22"/>
        </w:rPr>
        <w:t>nt</w:t>
      </w:r>
      <w:proofErr w:type="spellEnd"/>
      <w:r w:rsidRPr="00844350">
        <w:rPr>
          <w:sz w:val="22"/>
          <w:szCs w:val="22"/>
        </w:rPr>
        <w:t xml:space="preserve"> to +3 </w:t>
      </w:r>
      <w:proofErr w:type="spellStart"/>
      <w:r w:rsidRPr="00844350">
        <w:rPr>
          <w:sz w:val="22"/>
          <w:szCs w:val="22"/>
        </w:rPr>
        <w:t>nt</w:t>
      </w:r>
      <w:proofErr w:type="spellEnd"/>
      <w:r w:rsidRPr="00844350">
        <w:rPr>
          <w:sz w:val="22"/>
          <w:szCs w:val="22"/>
        </w:rPr>
        <w:t xml:space="preserve"> of the acceptor site. </w:t>
      </w:r>
      <w:r w:rsidR="009B3C2D">
        <w:rPr>
          <w:sz w:val="22"/>
          <w:szCs w:val="22"/>
        </w:rPr>
        <w:t>PWM matrix scores greater than zero indicate a match to the motif, whilst scores around zero</w:t>
      </w:r>
      <w:r w:rsidR="00DA6689">
        <w:rPr>
          <w:sz w:val="22"/>
          <w:szCs w:val="22"/>
        </w:rPr>
        <w:t>, or negative scores,</w:t>
      </w:r>
      <w:r w:rsidR="009B3C2D">
        <w:rPr>
          <w:sz w:val="22"/>
          <w:szCs w:val="22"/>
        </w:rPr>
        <w:t xml:space="preserve"> indicate </w:t>
      </w:r>
      <w:r w:rsidR="00DA6689">
        <w:rPr>
          <w:sz w:val="22"/>
          <w:szCs w:val="22"/>
        </w:rPr>
        <w:t xml:space="preserve">background frequencies or deviation from the motif. </w:t>
      </w:r>
      <w:r w:rsidR="00D6743D">
        <w:rPr>
          <w:sz w:val="22"/>
          <w:szCs w:val="22"/>
        </w:rPr>
        <w:t>Positive scores were normalised into the range 50-100 as in</w:t>
      </w:r>
      <w:r w:rsidR="00627105" w:rsidRPr="4979BB12">
        <w:fldChar w:fldCharType="begin"/>
      </w:r>
      <w:r w:rsidR="00B631BB">
        <w:instrText xml:space="preserve"> ADDIN EN.CITE &lt;EndNote&gt;&lt;Cite&gt;&lt;Author&gt;Sheth&lt;/Author&gt;&lt;Year&gt;2006&lt;/Year&gt;&lt;RecNum&gt;72&lt;/RecNum&gt;&lt;DisplayText&gt;&lt;style face="superscript"&gt;26&lt;/style&gt;&lt;/DisplayText&gt;&lt;record&gt;&lt;rec-number&gt;72&lt;/rec-number&gt;&lt;foreign-keys&gt;&lt;key app="EN" db-id="5vxwr2wzn5d9ahesz5dxtd0i2vexsz2550x5" timestamp="1559473262" guid="6f216ee1-7bd9-4000-a228-0f7e28a08dd9"&gt;72&lt;/key&gt;&lt;/foreign-keys&gt;&lt;ref-type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Res&lt;/secondary-title&gt;&lt;/titles&gt;&lt;periodical&gt;&lt;full-title&gt;Nucleic Acids Res&lt;/full-title&gt;&lt;/periodical&gt;&lt;pages&gt;3955-3967&lt;/pages&gt;&lt;volume&gt;34&lt;/volume&gt;&lt;number&gt;14&lt;/number&gt;&lt;edition&gt;08/12&lt;/edition&gt;&lt;dates&gt;&lt;year&gt;2006&lt;/year&gt;&lt;/dates&gt;&lt;publisher&gt;Oxford University Press&lt;/publisher&gt;&lt;isbn&gt;1362-4962&amp;#xD;0305-1048&lt;/isbn&gt;&lt;accession-num&gt;16914448&lt;/accession-num&gt;&lt;urls&gt;&lt;related-urls&gt;&lt;url&gt;https://www.ncbi.nlm.nih.gov/pubmed/16914448&lt;/url&gt;&lt;url&gt;https://www.ncbi.nlm.nih.gov/pmc/PMC1557818/&lt;/url&gt;&lt;/related-urls&gt;&lt;/urls&gt;&lt;electronic-resource-num&gt;10.1093/nar/gkl556&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26</w:t>
      </w:r>
      <w:r w:rsidR="00627105" w:rsidRPr="4979BB12">
        <w:fldChar w:fldCharType="end"/>
      </w:r>
      <w:r w:rsidR="00D746AF">
        <w:rPr>
          <w:sz w:val="22"/>
          <w:szCs w:val="22"/>
        </w:rPr>
        <w:t>.</w:t>
      </w:r>
      <w:r w:rsidR="00C00413">
        <w:rPr>
          <w:sz w:val="22"/>
          <w:szCs w:val="22"/>
        </w:rPr>
        <w:t xml:space="preserve"> </w:t>
      </w:r>
      <w:r w:rsidR="00D22FEC">
        <w:rPr>
          <w:sz w:val="22"/>
          <w:szCs w:val="22"/>
        </w:rPr>
        <w:t xml:space="preserve">Junctions with U12 donor scores &gt;75 and U12 acceptor scores &gt;65 were </w:t>
      </w:r>
      <w:r w:rsidR="004918E8">
        <w:rPr>
          <w:sz w:val="22"/>
          <w:szCs w:val="22"/>
        </w:rPr>
        <w:t>classified as U12 junctions, whilst junctions with U2 donor and acceptor scores &gt;60 were classified as U2, as in</w:t>
      </w:r>
      <w:r w:rsidR="00627105" w:rsidRPr="4979BB12">
        <w:fldChar w:fldCharType="begin"/>
      </w:r>
      <w:r w:rsidR="00B631BB">
        <w:instrText xml:space="preserve"> ADDIN EN.CITE &lt;EndNote&gt;&lt;Cite&gt;&lt;Author&gt;Zhang&lt;/Author&gt;&lt;Year&gt;2017&lt;/Year&gt;&lt;RecNum&gt;71&lt;/RecNum&gt;&lt;DisplayText&gt;&lt;style face="superscript"&gt;23&lt;/style&gt;&lt;/DisplayText&gt;&lt;record&gt;&lt;rec-number&gt;71&lt;/rec-number&gt;&lt;foreign-keys&gt;&lt;key app="EN" db-id="5vxwr2wzn5d9ahesz5dxtd0i2vexsz2550x5" timestamp="1559473262" guid="fdf1613f-9205-4ebb-9423-9b3bf13a8c8e"&gt;71&lt;/key&gt;&lt;/foreign-keys&gt;&lt;ref-type name="Journal Article"&gt;17&lt;/ref-type&gt;&lt;contributors&gt;&lt;authors&gt;&lt;author&gt;Zhang, Runxuan&lt;/author&gt;&lt;author&gt;Calixto, Cristiane P. G.&lt;/author&gt;&lt;author&gt;Marquez, Yamile&lt;/author&gt;&lt;author&gt;Venhuizen, Peter&lt;/author&gt;&lt;author&gt;Tzioutziou, Nikoleta A.&lt;/author&gt;&lt;author&gt;Guo, Wenbin&lt;/author&gt;&lt;author&gt;Spensley, Mark&lt;/author&gt;&lt;author&gt;Entizne, Juan Carlos&lt;/author&gt;&lt;author&gt;Lewandowska, Dominika&lt;/author&gt;&lt;author&gt;Ten Have, Sara&lt;/author&gt;&lt;author&gt;Frei Dit Frey, Nicolas&lt;/author&gt;&lt;author&gt;Hirt, Heribert&lt;/author&gt;&lt;author&gt;James, Allan B.&lt;/author&gt;&lt;author&gt;Nimmo, Hugh G.&lt;/author&gt;&lt;author&gt;Barta, Andrea&lt;/author&gt;&lt;author&gt;Kalyna, Maria&lt;/author&gt;&lt;author&gt;Brown, John W. S.&lt;/author&gt;&lt;/authors&gt;&lt;/contributors&gt;&lt;titles&gt;&lt;title&gt;A high quality Arabidopsis transcriptome for accurate transcript-level analysis of alternative splicing&lt;/title&gt;&lt;secondary-title&gt;Nucleic Acids Res&lt;/secondary-title&gt;&lt;/titles&gt;&lt;periodical&gt;&lt;full-title&gt;Nucleic Acids Res&lt;/full-title&gt;&lt;/periodical&gt;&lt;pages&gt;5061-5073&lt;/pages&gt;&lt;volume&gt;45&lt;/volume&gt;&lt;number&gt;9&lt;/number&gt;&lt;edition&gt;04/11&lt;/edition&gt;&lt;dates&gt;&lt;year&gt;2017&lt;/year&gt;&lt;/dates&gt;&lt;publisher&gt;Oxford University Press&lt;/publisher&gt;&lt;isbn&gt;1362-4962&amp;#xD;0305-1048&lt;/isbn&gt;&lt;accession-num&gt;28402429&lt;/accession-num&gt;&lt;urls&gt;&lt;related-urls&gt;&lt;url&gt;https://www.ncbi.nlm.nih.gov/pubmed/28402429&lt;/url&gt;&lt;url&gt;https://www.ncbi.nlm.nih.gov/pmc/PMC5435985/&lt;/url&gt;&lt;/related-urls&gt;&lt;/urls&gt;&lt;electronic-resource-num&gt;10.1093/nar/gkx267&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23</w:t>
      </w:r>
      <w:r w:rsidR="00627105" w:rsidRPr="4979BB12">
        <w:fldChar w:fldCharType="end"/>
      </w:r>
      <w:r w:rsidR="002E4C07">
        <w:rPr>
          <w:sz w:val="22"/>
          <w:szCs w:val="22"/>
        </w:rPr>
        <w:t>.</w:t>
      </w:r>
      <w:r w:rsidR="00286622">
        <w:rPr>
          <w:sz w:val="22"/>
          <w:szCs w:val="22"/>
        </w:rPr>
        <w:t xml:space="preserve"> </w:t>
      </w:r>
      <w:r w:rsidR="00286622" w:rsidRPr="00844350">
        <w:rPr>
          <w:sz w:val="22"/>
          <w:szCs w:val="22"/>
        </w:rPr>
        <w:t xml:space="preserve">Junctions were further categorised as canonical or non-canonical based on the presence or absence of the GT/AG intron </w:t>
      </w:r>
      <w:r w:rsidR="00286622">
        <w:rPr>
          <w:sz w:val="22"/>
          <w:szCs w:val="22"/>
        </w:rPr>
        <w:t>border sequences</w:t>
      </w:r>
      <w:r w:rsidR="00286622" w:rsidRPr="00844350">
        <w:rPr>
          <w:sz w:val="22"/>
          <w:szCs w:val="22"/>
        </w:rPr>
        <w:t>.</w:t>
      </w:r>
      <w:r w:rsidR="005260A3">
        <w:rPr>
          <w:sz w:val="22"/>
          <w:szCs w:val="22"/>
        </w:rPr>
        <w:t xml:space="preserve"> </w:t>
      </w:r>
      <w:r w:rsidRPr="00844350">
        <w:rPr>
          <w:sz w:val="22"/>
          <w:szCs w:val="22"/>
        </w:rPr>
        <w:t xml:space="preserve">For isoform analysis, linked splices from the same read were extracted from full length </w:t>
      </w:r>
      <w:ins w:id="60" w:author="Anna Belyaevskaya" w:date="2019-06-18T13:31:00Z">
        <w:r w:rsidR="008845B4">
          <w:rPr>
            <w:sz w:val="22"/>
            <w:szCs w:val="22"/>
          </w:rPr>
          <w:t>n</w:t>
        </w:r>
      </w:ins>
      <w:del w:id="61" w:author="Anna Belyaevskaya" w:date="2019-06-18T13:31:00Z">
        <w:r w:rsidRPr="00844350">
          <w:rPr>
            <w:sz w:val="22"/>
            <w:szCs w:val="22"/>
          </w:rPr>
          <w:delText>N</w:delText>
        </w:r>
      </w:del>
      <w:r w:rsidRPr="00844350">
        <w:rPr>
          <w:sz w:val="22"/>
          <w:szCs w:val="22"/>
        </w:rPr>
        <w:t xml:space="preserve">anopore error corrected reads and counted to create unique sets of splice junctions. </w:t>
      </w:r>
      <w:proofErr w:type="spellStart"/>
      <w:r w:rsidRPr="00844350">
        <w:rPr>
          <w:sz w:val="22"/>
          <w:szCs w:val="22"/>
        </w:rPr>
        <w:t>Intronless</w:t>
      </w:r>
      <w:proofErr w:type="spellEnd"/>
      <w:r w:rsidRPr="00844350">
        <w:rPr>
          <w:sz w:val="22"/>
          <w:szCs w:val="22"/>
        </w:rPr>
        <w:t xml:space="preserve"> reads were not counted. </w:t>
      </w:r>
      <w:proofErr w:type="spellStart"/>
      <w:r w:rsidRPr="00844350">
        <w:rPr>
          <w:sz w:val="22"/>
          <w:szCs w:val="22"/>
        </w:rPr>
        <w:t>UpSet</w:t>
      </w:r>
      <w:proofErr w:type="spellEnd"/>
      <w:r w:rsidRPr="00844350">
        <w:rPr>
          <w:sz w:val="22"/>
          <w:szCs w:val="22"/>
        </w:rPr>
        <w:t xml:space="preserve"> plots were generated in Python 3.6 using the package </w:t>
      </w:r>
      <w:commentRangeStart w:id="62"/>
      <w:proofErr w:type="spellStart"/>
      <w:r w:rsidRPr="00844350">
        <w:rPr>
          <w:sz w:val="22"/>
          <w:szCs w:val="22"/>
        </w:rPr>
        <w:t>upsetplot</w:t>
      </w:r>
      <w:commentRangeEnd w:id="62"/>
      <w:proofErr w:type="spellEnd"/>
      <w:r>
        <w:rPr>
          <w:rStyle w:val="CommentReference"/>
        </w:rPr>
        <w:commentReference w:id="62"/>
      </w:r>
      <w:r w:rsidRPr="00844350">
        <w:rPr>
          <w:sz w:val="22"/>
          <w:szCs w:val="22"/>
        </w:rPr>
        <w:t>.</w:t>
      </w:r>
    </w:p>
    <w:p w14:paraId="13CA110F" w14:textId="77777777" w:rsidR="00844350" w:rsidRPr="00844350" w:rsidRDefault="00844350" w:rsidP="4979BB12">
      <w:pPr>
        <w:spacing w:line="480" w:lineRule="auto"/>
        <w:rPr>
          <w:b/>
          <w:bCs/>
          <w:sz w:val="22"/>
          <w:szCs w:val="22"/>
        </w:rPr>
      </w:pPr>
    </w:p>
    <w:p w14:paraId="588D3F5D" w14:textId="77777777" w:rsidR="00844350" w:rsidRPr="00844350" w:rsidRDefault="00844350" w:rsidP="4979BB12">
      <w:pPr>
        <w:spacing w:line="480" w:lineRule="auto"/>
        <w:rPr>
          <w:i/>
          <w:sz w:val="22"/>
          <w:szCs w:val="22"/>
        </w:rPr>
      </w:pPr>
      <w:r w:rsidRPr="00844350">
        <w:rPr>
          <w:i/>
          <w:iCs/>
          <w:sz w:val="22"/>
          <w:szCs w:val="22"/>
        </w:rPr>
        <w:t>Validation of novel splice sites</w:t>
      </w:r>
    </w:p>
    <w:p w14:paraId="3DC4B88A" w14:textId="11C11295" w:rsidR="00844350" w:rsidRDefault="00844350" w:rsidP="4979BB12">
      <w:pPr>
        <w:spacing w:line="480" w:lineRule="auto"/>
        <w:rPr>
          <w:sz w:val="22"/>
          <w:szCs w:val="22"/>
        </w:rPr>
      </w:pPr>
      <w:r w:rsidRPr="00844350">
        <w:rPr>
          <w:sz w:val="22"/>
          <w:szCs w:val="22"/>
        </w:rPr>
        <w:t xml:space="preserve">To validate novel splice junctions detected in nanopore DRS, 5 splice sites out of 20 most highly expressed splice sites were selected for further validation and 3 out of 5 selected splice sites were amplified in RT-PCR followed by </w:t>
      </w:r>
      <w:r w:rsidR="00B62D69">
        <w:rPr>
          <w:sz w:val="22"/>
          <w:szCs w:val="22"/>
        </w:rPr>
        <w:t>Sanger</w:t>
      </w:r>
      <w:r w:rsidR="00B62D69" w:rsidRPr="00844350">
        <w:rPr>
          <w:sz w:val="22"/>
          <w:szCs w:val="22"/>
        </w:rPr>
        <w:t xml:space="preserve"> </w:t>
      </w:r>
      <w:r w:rsidRPr="00844350">
        <w:rPr>
          <w:sz w:val="22"/>
          <w:szCs w:val="22"/>
        </w:rPr>
        <w:t>sequencing (described above).</w:t>
      </w:r>
    </w:p>
    <w:p w14:paraId="5720AE15" w14:textId="77777777" w:rsidR="00844350" w:rsidRPr="00844350" w:rsidRDefault="00844350" w:rsidP="4979BB12">
      <w:pPr>
        <w:spacing w:line="480" w:lineRule="auto"/>
        <w:rPr>
          <w:sz w:val="22"/>
          <w:szCs w:val="22"/>
        </w:rPr>
      </w:pPr>
    </w:p>
    <w:p w14:paraId="3EE8533C" w14:textId="77777777" w:rsidR="00844350" w:rsidRPr="00844350" w:rsidRDefault="00844350" w:rsidP="4979BB12">
      <w:pPr>
        <w:spacing w:line="480" w:lineRule="auto"/>
        <w:rPr>
          <w:i/>
          <w:iCs/>
          <w:sz w:val="22"/>
          <w:szCs w:val="22"/>
        </w:rPr>
      </w:pPr>
      <w:r w:rsidRPr="00844350">
        <w:rPr>
          <w:i/>
          <w:iCs/>
          <w:sz w:val="22"/>
          <w:szCs w:val="22"/>
        </w:rPr>
        <w:t>5’ adapter detection analyses using nanopore DRS data</w:t>
      </w:r>
    </w:p>
    <w:p w14:paraId="71CDFB1D" w14:textId="6D3A8D3A" w:rsidR="00844350" w:rsidRPr="00844350" w:rsidRDefault="00844350" w:rsidP="4979BB12">
      <w:pPr>
        <w:spacing w:line="480" w:lineRule="auto"/>
        <w:rPr>
          <w:sz w:val="22"/>
          <w:szCs w:val="22"/>
        </w:rPr>
      </w:pPr>
      <w:r w:rsidRPr="00844350">
        <w:rPr>
          <w:sz w:val="22"/>
          <w:szCs w:val="22"/>
        </w:rPr>
        <w:t>To produce positive and negative examples of 5’ adapter containing sequences, 5’ soft-clipped regions were extracted from aligned reads for the Col-0 replicate 1 datasets (with and without adapter ligation), using pysam</w:t>
      </w:r>
      <w:r w:rsidR="00627105" w:rsidRPr="4979BB12">
        <w:fldChar w:fldCharType="begin"/>
      </w:r>
      <w:r w:rsidR="00B631BB">
        <w:instrText xml:space="preserve"> ADDIN EN.CITE &lt;EndNote&gt;&lt;Cite&gt;&lt;Author&gt;Heger&lt;/Author&gt;&lt;Year&gt;2014&lt;/Year&gt;&lt;RecNum&gt;114&lt;/RecNum&gt;&lt;DisplayText&gt;&lt;style face="superscript"&gt;60&lt;/style&gt;&lt;/DisplayText&gt;&lt;record&gt;&lt;rec-number&gt;114&lt;/rec-number&gt;&lt;foreign-keys&gt;&lt;key app="EN" db-id="5vxwr2wzn5d9ahesz5dxtd0i2vexsz2550x5" timestamp="1559473319" guid="493ad079-c65e-4743-803b-439995e28ff7"&gt;114&lt;/key&gt;&lt;/foreign-keys&gt;&lt;ref-type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627105" w:rsidRPr="4979BB12">
        <w:rPr>
          <w:sz w:val="22"/>
          <w:szCs w:val="22"/>
        </w:rPr>
        <w:fldChar w:fldCharType="separate"/>
      </w:r>
      <w:r w:rsidR="00B631BB" w:rsidRPr="00B631BB">
        <w:rPr>
          <w:noProof/>
          <w:vertAlign w:val="superscript"/>
        </w:rPr>
        <w:t>60</w:t>
      </w:r>
      <w:r w:rsidR="00627105" w:rsidRPr="4979BB12">
        <w:fldChar w:fldCharType="end"/>
      </w:r>
      <w:r w:rsidRPr="00844350">
        <w:rPr>
          <w:sz w:val="22"/>
          <w:szCs w:val="22"/>
        </w:rPr>
        <w:t xml:space="preserve">. These soft-clipped sequences were then searched for the presence of the </w:t>
      </w:r>
      <w:proofErr w:type="spellStart"/>
      <w:r w:rsidRPr="00844350">
        <w:rPr>
          <w:sz w:val="22"/>
          <w:szCs w:val="22"/>
        </w:rPr>
        <w:t>GeneRacer</w:t>
      </w:r>
      <w:proofErr w:type="spellEnd"/>
      <w:r w:rsidRPr="00844350">
        <w:rPr>
          <w:sz w:val="22"/>
          <w:szCs w:val="22"/>
          <w:lang w:val="en-US"/>
        </w:rPr>
        <w:t>™</w:t>
      </w:r>
      <w:r w:rsidRPr="00844350">
        <w:rPr>
          <w:sz w:val="22"/>
          <w:szCs w:val="22"/>
        </w:rPr>
        <w:t xml:space="preserve"> adapter sequence using </w:t>
      </w:r>
      <w:proofErr w:type="spellStart"/>
      <w:r w:rsidRPr="00844350">
        <w:rPr>
          <w:sz w:val="22"/>
          <w:szCs w:val="22"/>
        </w:rPr>
        <w:t>blastn</w:t>
      </w:r>
      <w:proofErr w:type="spellEnd"/>
      <w:r w:rsidRPr="00844350">
        <w:rPr>
          <w:sz w:val="22"/>
          <w:szCs w:val="22"/>
        </w:rPr>
        <w:t xml:space="preserve"> version 2.7.1</w:t>
      </w:r>
      <w:r w:rsidR="00627105" w:rsidRPr="4979BB12">
        <w:fldChar w:fldCharType="begin"/>
      </w:r>
      <w:r w:rsidR="00B631BB">
        <w:instrText xml:space="preserve"> ADDIN EN.CITE &lt;EndNote&gt;&lt;Cite&gt;&lt;Author&gt;Camacho&lt;/Author&gt;&lt;Year&gt;2009&lt;/Year&gt;&lt;RecNum&gt;175&lt;/RecNum&gt;&lt;DisplayText&gt;&lt;style face="superscript"&gt;64&lt;/style&gt;&lt;/DisplayText&gt;&lt;record&gt;&lt;rec-number&gt;175&lt;/rec-number&gt;&lt;foreign-keys&gt;&lt;key app="EN" db-id="5vxwr2wzn5d9ahesz5dxtd0i2vexsz2550x5" timestamp="1559473433" guid="e484925d-1a82-4787-ac52-8a124f6c1539"&gt;175&lt;/key&gt;&lt;/foreign-keys&gt;&lt;ref-type name="Journal Article"&gt;17&lt;/ref-type&gt;&lt;contributors&gt;&lt;authors&gt;&lt;author&gt;Camacho, Christiam&lt;/author&gt;&lt;author&gt;Coulouris, George&lt;/author&gt;&lt;author&gt;Avagyan, Vahram&lt;/author&gt;&lt;author&gt;Ma, Ning&lt;/author&gt;&lt;author&gt;Papadopoulos, Jason&lt;/author&gt;&lt;author&gt;Bealer, Kevin&lt;/author&gt;&lt;author&gt;Madden, Thomas L.&lt;/author&gt;&lt;/authors&gt;&lt;/contributors&gt;&lt;titles&gt;&lt;title&gt;BLAST+: architecture and applications&lt;/title&gt;&lt;secondary-title&gt;BMC bioinformatics&lt;/secondary-title&gt;&lt;/titles&gt;&lt;periodical&gt;&lt;full-title&gt;BMC Bioinformatics&lt;/full-title&gt;&lt;/periodical&gt;&lt;pages&gt;421-421&lt;/pages&gt;&lt;volume&gt;10&lt;/volume&gt;&lt;dates&gt;&lt;year&gt;2009&lt;/year&gt;&lt;/dates&gt;&lt;publisher&gt;BioMed Central&lt;/publisher&gt;&lt;isbn&gt;1471-2105&lt;/isbn&gt;&lt;accession-num&gt;20003500&lt;/accession-num&gt;&lt;urls&gt;&lt;related-urls&gt;&lt;url&gt;https://www.ncbi.nlm.nih.gov/pubmed/20003500&lt;/url&gt;&lt;url&gt;https://www.ncbi.nlm.nih.gov/pmc/PMC2803857/&lt;/url&gt;&lt;/related-urls&gt;&lt;/urls&gt;&lt;electronic-resource-num&gt;10.1186/1471-2105-10-421&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64</w:t>
      </w:r>
      <w:r w:rsidR="00627105" w:rsidRPr="4979BB12">
        <w:fldChar w:fldCharType="end"/>
      </w:r>
      <w:r w:rsidRPr="00844350">
        <w:rPr>
          <w:sz w:val="22"/>
          <w:szCs w:val="22"/>
        </w:rPr>
        <w:t xml:space="preserve">. Two rules were initially applied to filter </w:t>
      </w:r>
      <w:proofErr w:type="spellStart"/>
      <w:r w:rsidRPr="00844350">
        <w:rPr>
          <w:sz w:val="22"/>
          <w:szCs w:val="22"/>
        </w:rPr>
        <w:t>blastn</w:t>
      </w:r>
      <w:proofErr w:type="spellEnd"/>
      <w:r w:rsidRPr="00844350">
        <w:rPr>
          <w:sz w:val="22"/>
          <w:szCs w:val="22"/>
        </w:rPr>
        <w:t xml:space="preserve"> results: a match of 10 </w:t>
      </w:r>
      <w:proofErr w:type="spellStart"/>
      <w:r w:rsidRPr="00844350">
        <w:rPr>
          <w:sz w:val="22"/>
          <w:szCs w:val="22"/>
        </w:rPr>
        <w:t>nt</w:t>
      </w:r>
      <w:proofErr w:type="spellEnd"/>
      <w:r w:rsidRPr="00844350">
        <w:rPr>
          <w:sz w:val="22"/>
          <w:szCs w:val="22"/>
        </w:rPr>
        <w:t xml:space="preserve"> or more to the 44 </w:t>
      </w:r>
      <w:proofErr w:type="spellStart"/>
      <w:r w:rsidRPr="00844350">
        <w:rPr>
          <w:sz w:val="22"/>
          <w:szCs w:val="22"/>
        </w:rPr>
        <w:t>nt</w:t>
      </w:r>
      <w:proofErr w:type="spellEnd"/>
      <w:r w:rsidRPr="00844350">
        <w:rPr>
          <w:sz w:val="22"/>
          <w:szCs w:val="22"/>
        </w:rPr>
        <w:t xml:space="preserve"> adapter, and an E value of less than 100. Reads from the adapter containing dataset that failed one or both criteria were used as negative training examples. A final rule requiring the match to the adapter sequence to occur directly adjacent to the aligned read was also applied. Reads from the adapter containing dataset that passed all three rules were used as the positive training set. When comparing the ratio of positive to negative examples between datasets containing the adapter and those generated from the same tissue without, we found that these three rules gave a signal to noise ratio of &gt;5000 (Table S2).</w:t>
      </w:r>
    </w:p>
    <w:p w14:paraId="06276AF8" w14:textId="74022DF4" w:rsidR="00844350" w:rsidRPr="00844350" w:rsidRDefault="00844350" w:rsidP="4979BB12">
      <w:pPr>
        <w:spacing w:line="480" w:lineRule="auto"/>
        <w:ind w:firstLine="720"/>
        <w:rPr>
          <w:sz w:val="22"/>
          <w:szCs w:val="22"/>
        </w:rPr>
      </w:pPr>
      <w:r w:rsidRPr="00844350">
        <w:rPr>
          <w:sz w:val="22"/>
          <w:szCs w:val="22"/>
        </w:rPr>
        <w:t xml:space="preserve">72,083 positive and 123,739 negative training examples from Col-0 tissue replicate 1 were collected to train the neural network. We then estimated the amount of raw signal from the 5’ end of the squiggle which was required on average to capture the 5’ adapter. To do this, we used </w:t>
      </w:r>
      <w:proofErr w:type="spellStart"/>
      <w:r w:rsidRPr="00844350">
        <w:rPr>
          <w:sz w:val="22"/>
          <w:szCs w:val="22"/>
        </w:rPr>
        <w:t>Nanopolish</w:t>
      </w:r>
      <w:proofErr w:type="spellEnd"/>
      <w:r w:rsidRPr="00844350">
        <w:rPr>
          <w:sz w:val="22"/>
          <w:szCs w:val="22"/>
        </w:rPr>
        <w:t xml:space="preserve"> </w:t>
      </w:r>
      <w:proofErr w:type="spellStart"/>
      <w:r w:rsidRPr="00844350">
        <w:rPr>
          <w:sz w:val="22"/>
          <w:szCs w:val="22"/>
        </w:rPr>
        <w:t>eventalign</w:t>
      </w:r>
      <w:proofErr w:type="spellEnd"/>
      <w:r w:rsidRPr="00844350">
        <w:rPr>
          <w:sz w:val="22"/>
          <w:szCs w:val="22"/>
        </w:rPr>
        <w:t xml:space="preserve"> version 0.11.0</w:t>
      </w:r>
      <w:r w:rsidR="00627105" w:rsidRPr="4979BB12">
        <w:fldChar w:fldCharType="begin"/>
      </w:r>
      <w:r w:rsidR="00B631BB">
        <w:instrText xml:space="preserve"> ADDIN EN.CITE &lt;EndNote&gt;&lt;Cite&gt;&lt;Author&gt;Loman&lt;/Author&gt;&lt;Year&gt;2015&lt;/Year&gt;&lt;RecNum&gt;167&lt;/RecNum&gt;&lt;DisplayText&gt;&lt;style face="superscript"&gt;65&lt;/style&gt;&lt;/DisplayText&gt;&lt;record&gt;&lt;rec-number&gt;167&lt;/rec-number&gt;&lt;foreign-keys&gt;&lt;key app="EN" db-id="5vxwr2wzn5d9ahesz5dxtd0i2vexsz2550x5" timestamp="1559473424" guid="c97db01a-6e01-4e2f-9a31-35dfd9b6a426"&gt;167&lt;/key&gt;&lt;/foreign-keys&gt;&lt;ref-type name="Journal Article"&gt;17&lt;/ref-type&gt;&lt;contributors&gt;&lt;authors&gt;&lt;author&gt;Loman, Nicholas J.&lt;/author&gt;&lt;author&gt;Quick, Joshua&lt;/author&gt;&lt;author&gt;Simpson, Jared T.&lt;/author&gt;&lt;/authors&gt;&lt;/contributors&gt;&lt;titles&gt;&lt;title&gt;&lt;style face="normal" font="default" size="100%"&gt;A complete bacterial genome assembled &lt;/style&gt;&lt;style face="italic" font="default" size="100%"&gt;de novo&lt;/style&gt;&lt;style face="normal" font="default" size="100%"&gt; using only nanopore sequencing data&lt;/style&gt;&lt;/title&gt;&lt;secondary-title&gt;Nature Methods&lt;/secondary-title&gt;&lt;/titles&gt;&lt;periodical&gt;&lt;full-title&gt;Nature Methods&lt;/full-title&gt;&lt;/periodical&gt;&lt;pages&gt;733&lt;/pages&gt;&lt;volume&gt;12&lt;/volume&gt;&lt;dates&gt;&lt;year&gt;2015&lt;/year&gt;&lt;pub-dates&gt;&lt;date&gt;06/15/online&lt;/date&gt;&lt;/pub-dates&gt;&lt;/dates&gt;&lt;publisher&gt;Nature Publishing Group, a division of Macmillan Publishers Limited. All Rights Reserved.&lt;/publisher&gt;&lt;urls&gt;&lt;related-urls&gt;&lt;url&gt;&lt;style face="underline" font="default" size="100%"&gt;https://doi.org/10.1038/nmeth.3444&lt;/style&gt;&lt;/url&gt;&lt;/related-urls&gt;&lt;/urls&gt;&lt;electronic-resource-num&gt;10.1038/nmeth.3444&lt;/electronic-resource-num&gt;&lt;/record&gt;&lt;/Cite&gt;&lt;/EndNote&gt;</w:instrText>
      </w:r>
      <w:r w:rsidR="00627105" w:rsidRPr="4979BB12">
        <w:rPr>
          <w:sz w:val="22"/>
          <w:szCs w:val="22"/>
        </w:rPr>
        <w:fldChar w:fldCharType="separate"/>
      </w:r>
      <w:r w:rsidR="00B631BB" w:rsidRPr="00B631BB">
        <w:rPr>
          <w:noProof/>
          <w:vertAlign w:val="superscript"/>
        </w:rPr>
        <w:t>65</w:t>
      </w:r>
      <w:r w:rsidR="00627105" w:rsidRPr="4979BB12">
        <w:fldChar w:fldCharType="end"/>
      </w:r>
      <w:r w:rsidRPr="00844350">
        <w:rPr>
          <w:sz w:val="22"/>
          <w:szCs w:val="22"/>
        </w:rPr>
        <w:t xml:space="preserve"> to identify the interval in the raw read which corresponded to the mRNA alignment to the reference in the adapter positive examples. Since the adapter can be identified immediately adjacent </w:t>
      </w:r>
      <w:r w:rsidR="00323BF3">
        <w:rPr>
          <w:sz w:val="22"/>
          <w:szCs w:val="22"/>
        </w:rPr>
        <w:t xml:space="preserve">to </w:t>
      </w:r>
      <w:r w:rsidRPr="00844350">
        <w:rPr>
          <w:sz w:val="22"/>
          <w:szCs w:val="22"/>
        </w:rPr>
        <w:t xml:space="preserve">the alignment in sequence space for these reads, the signal after the event alignment </w:t>
      </w:r>
      <w:r w:rsidR="00685162">
        <w:rPr>
          <w:sz w:val="22"/>
          <w:szCs w:val="22"/>
        </w:rPr>
        <w:t>should</w:t>
      </w:r>
      <w:r w:rsidR="00685162" w:rsidRPr="00844350">
        <w:rPr>
          <w:sz w:val="22"/>
          <w:szCs w:val="22"/>
        </w:rPr>
        <w:t xml:space="preserve"> </w:t>
      </w:r>
      <w:r w:rsidRPr="00844350">
        <w:rPr>
          <w:sz w:val="22"/>
          <w:szCs w:val="22"/>
        </w:rPr>
        <w:t>correspond to signal originating from the adapter. The median length of these signals was 1441 points, and 96% of the signals were less than 3000. Therefore, we used a window size of 3,000 to make predictions.</w:t>
      </w:r>
    </w:p>
    <w:p w14:paraId="313F6112" w14:textId="1747A145" w:rsidR="00844350" w:rsidRPr="00844350" w:rsidRDefault="00844350" w:rsidP="4979BB12">
      <w:pPr>
        <w:spacing w:line="480" w:lineRule="auto"/>
        <w:ind w:firstLine="720"/>
        <w:rPr>
          <w:sz w:val="22"/>
          <w:szCs w:val="22"/>
        </w:rPr>
      </w:pPr>
      <w:r w:rsidRPr="00844350">
        <w:rPr>
          <w:sz w:val="22"/>
          <w:szCs w:val="22"/>
        </w:rPr>
        <w:t xml:space="preserve">The model was trained in python 3.6 using </w:t>
      </w:r>
      <w:proofErr w:type="spellStart"/>
      <w:r w:rsidRPr="00844350">
        <w:rPr>
          <w:sz w:val="22"/>
          <w:szCs w:val="22"/>
        </w:rPr>
        <w:t>Keras</w:t>
      </w:r>
      <w:proofErr w:type="spellEnd"/>
      <w:r w:rsidRPr="00844350">
        <w:rPr>
          <w:sz w:val="22"/>
          <w:szCs w:val="22"/>
        </w:rPr>
        <w:t xml:space="preserve"> version 2.2.4 with </w:t>
      </w:r>
      <w:proofErr w:type="spellStart"/>
      <w:r w:rsidRPr="00844350">
        <w:rPr>
          <w:sz w:val="22"/>
          <w:szCs w:val="22"/>
        </w:rPr>
        <w:t>Tensorflow</w:t>
      </w:r>
      <w:proofErr w:type="spellEnd"/>
      <w:r w:rsidRPr="00844350">
        <w:rPr>
          <w:sz w:val="22"/>
          <w:szCs w:val="22"/>
        </w:rPr>
        <w:t xml:space="preserve"> version 1.10.0 backend</w:t>
      </w:r>
      <w:r w:rsidR="00627105" w:rsidRPr="4979BB12">
        <w:fldChar w:fldCharType="begin">
          <w:fldData xml:space="preserve">PEVuZE5vdGU+PENpdGU+PEF1dGhvcj5DaG9sbGV0PC9BdXRob3I+PFllYXI+MjAxODwvWWVhcj48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=
</w:fldData>
        </w:fldChar>
      </w:r>
      <w:r w:rsidR="00B631BB">
        <w:instrText xml:space="preserve"> ADDIN EN.CITE </w:instrText>
      </w:r>
      <w:r w:rsidR="00B631BB">
        <w:fldChar w:fldCharType="begin">
          <w:fldData xml:space="preserve">PEVuZE5vdGU+PENpdGU+PEF1dGhvcj5DaG9sbGV0PC9BdXRob3I+PFllYXI+MjAxODwvWWVhcj48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=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66,67</w:t>
      </w:r>
      <w:r w:rsidR="00627105" w:rsidRPr="4979BB12">
        <w:fldChar w:fldCharType="end"/>
      </w:r>
      <w:r w:rsidRPr="00844350">
        <w:rPr>
          <w:sz w:val="22"/>
          <w:szCs w:val="22"/>
        </w:rPr>
        <w:t xml:space="preserve">. A </w:t>
      </w:r>
      <w:proofErr w:type="spellStart"/>
      <w:r w:rsidRPr="00844350">
        <w:rPr>
          <w:sz w:val="22"/>
          <w:szCs w:val="22"/>
        </w:rPr>
        <w:t>ResNet</w:t>
      </w:r>
      <w:proofErr w:type="spellEnd"/>
      <w:r w:rsidRPr="00844350">
        <w:rPr>
          <w:sz w:val="22"/>
          <w:szCs w:val="22"/>
        </w:rPr>
        <w:t xml:space="preserve"> style architecture was used</w:t>
      </w:r>
      <w:r w:rsidR="00627105" w:rsidRPr="4979BB12">
        <w:fldChar w:fldCharType="begin"/>
      </w:r>
      <w:r w:rsidR="00B631BB">
        <w:instrText xml:space="preserve"> ADDIN EN.CITE &lt;EndNote&gt;&lt;Cite&gt;&lt;Author&gt;Kaiming He&lt;/Author&gt;&lt;Year&gt;2015&lt;/Year&gt;&lt;RecNum&gt;178&lt;/RecNum&gt;&lt;DisplayText&gt;&lt;style face="superscript"&gt;68&lt;/style&gt;&lt;/DisplayText&gt;&lt;record&gt;&lt;rec-number&gt;178&lt;/rec-number&gt;&lt;foreign-keys&gt;&lt;key app="EN" db-id="5vxwr2wzn5d9ahesz5dxtd0i2vexsz2550x5" timestamp="1559473433" guid="e9ef24c1-a848-4076-8ed9-db0e2d9b69d7"&gt;178&lt;/key&gt;&lt;/foreign-keys&gt;&lt;ref-type name="Journal Article"&gt;17&lt;/ref-type&gt;&lt;contributors&gt;&lt;authors&gt;&lt;author&gt;Kaiming He, Xiangyu Zhang, Shaoqing Ren, Jian Sun&lt;/author&gt;&lt;/authors&gt;&lt;/contributors&gt;&lt;titles&gt;&lt;title&gt;Deep residual learning for image recognition&lt;/title&gt;&lt;/titles&gt;&lt;dates&gt;&lt;year&gt;2015&lt;/year&gt;&lt;/dates&gt;&lt;urls&gt;&lt;related-urls&gt;&lt;url&gt;&lt;style face="underline" font="default" size="100%"&gt;https://arxiv.org/abs/1512.03385&lt;/style&gt;&lt;/url&gt;&lt;/related-urls&gt;&lt;/urls&gt;&lt;/record&gt;&lt;/Cite&gt;&lt;/EndNote&gt;</w:instrText>
      </w:r>
      <w:r w:rsidR="00627105" w:rsidRPr="4979BB12">
        <w:rPr>
          <w:sz w:val="22"/>
          <w:szCs w:val="22"/>
        </w:rPr>
        <w:fldChar w:fldCharType="separate"/>
      </w:r>
      <w:r w:rsidR="00B631BB" w:rsidRPr="00B631BB">
        <w:rPr>
          <w:noProof/>
          <w:vertAlign w:val="superscript"/>
        </w:rPr>
        <w:t>68</w:t>
      </w:r>
      <w:r w:rsidR="00627105" w:rsidRPr="4979BB12">
        <w:fldChar w:fldCharType="end"/>
      </w:r>
      <w:r w:rsidRPr="00844350">
        <w:rPr>
          <w:sz w:val="22"/>
          <w:szCs w:val="22"/>
        </w:rPr>
        <w:t xml:space="preserve">, composed of 8 residual blocks containing two convolutional layers of kernel size 5 and a shortcut convolution with kernel size 1. Down-sampling using maximum pooling layers with a stride of 2 was used between each residual block. A penultimate densely connected layer of size 16 was used, with training dropout of 0.5. Input signals were standardized by median absolute deviation scaling across the whole read before the final 3,000 points were taken, and the negative samples were augmented by addition of random internal signals from reads and pure gaussian, multi-gaussian, and </w:t>
      </w:r>
      <w:proofErr w:type="spellStart"/>
      <w:r w:rsidRPr="00844350">
        <w:rPr>
          <w:sz w:val="22"/>
          <w:szCs w:val="22"/>
        </w:rPr>
        <w:t>perlin</w:t>
      </w:r>
      <w:proofErr w:type="spellEnd"/>
      <w:r w:rsidRPr="00844350">
        <w:rPr>
          <w:sz w:val="22"/>
          <w:szCs w:val="22"/>
        </w:rPr>
        <w:t xml:space="preserve"> noise signals</w:t>
      </w:r>
      <w:r w:rsidR="00627105" w:rsidRPr="4979BB12">
        <w:fldChar w:fldCharType="begin"/>
      </w:r>
      <w:r w:rsidR="00B631BB">
        <w:instrText xml:space="preserve"> ADDIN EN.CITE &lt;EndNote&gt;&lt;Cite&gt;&lt;Author&gt;Wick&lt;/Author&gt;&lt;Year&gt;2018&lt;/Year&gt;&lt;RecNum&gt;196&lt;/RecNum&gt;&lt;DisplayText&gt;&lt;style face="superscript"&gt;69&lt;/style&gt;&lt;/DisplayText&gt;&lt;record&gt;&lt;rec-number&gt;196&lt;/rec-number&gt;&lt;foreign-keys&gt;&lt;key app="EN" db-id="5vxwr2wzn5d9ahesz5dxtd0i2vexsz2550x5" timestamp="1559742719" guid="963a64a8-314e-459a-9342-f9cb22e74bdb"&gt;196&lt;/key&gt;&lt;key app="ENWeb" db-id=""&gt;0&lt;/key&gt;&lt;/foreign-keys&gt;&lt;ref-type name="Journal Article"&gt;17&lt;/ref-type&gt;&lt;contributors&gt;&lt;authors&gt;&lt;author&gt;Wick, R. R.&lt;/author&gt;&lt;author&gt;Judd, L. M.&lt;/author&gt;&lt;author&gt;Holt, K. E.&lt;/author&gt;&lt;/authors&gt;&lt;/contributors&gt;&lt;auth-address&gt;Department of Biochemistry and Molecular Biology, Bio21 Molecular Science and Biotechnology Institute, University of Melbourne, Parkville, Victoria, Australia.&lt;/auth-address&gt;&lt;titles&gt;&lt;title&gt;Deepbinner: Demultiplexing barcoded Oxford Nanopore reads with deep convolutional neural networks&lt;/title&gt;&lt;secondary-title&gt;PLoS Comput Biol&lt;/secondary-title&gt;&lt;/titles&gt;&lt;periodical&gt;&lt;full-title&gt;PLoS Comput Biol&lt;/full-title&gt;&lt;/periodical&gt;&lt;pages&gt;e1006583&lt;/pages&gt;&lt;volume&gt;14&lt;/volume&gt;&lt;number&gt;11&lt;/number&gt;&lt;edition&gt;2018/11/21&lt;/edition&gt;&lt;keywords&gt;&lt;keyword&gt;Algorithms&lt;/keyword&gt;&lt;keyword&gt;Bacteria/genetics&lt;/keyword&gt;&lt;keyword&gt;Computational Biology/*methods&lt;/keyword&gt;&lt;keyword&gt;DNA/analysis&lt;/keyword&gt;&lt;keyword&gt;*DNA Barcoding, Taxonomic&lt;/keyword&gt;&lt;keyword&gt;Electronic Data Processing&lt;/keyword&gt;&lt;keyword&gt;Gene Library&lt;/keyword&gt;&lt;keyword&gt;Genome&lt;/keyword&gt;&lt;keyword&gt;High-Throughput Nucleotide Sequencing&lt;/keyword&gt;&lt;keyword&gt;Nanopores&lt;/keyword&gt;&lt;keyword&gt;Nanotechnology/*methods&lt;/keyword&gt;&lt;keyword&gt;*Neural Networks (Computer)&lt;/keyword&gt;&lt;keyword&gt;Reproducibility of Results&lt;/keyword&gt;&lt;keyword&gt;Software&lt;/keyword&gt;&lt;/keywords&gt;&lt;dates&gt;&lt;year&gt;2018&lt;/year&gt;&lt;pub-dates&gt;&lt;date&gt;Nov&lt;/date&gt;&lt;/pub-dates&gt;&lt;/dates&gt;&lt;isbn&gt;1553-7358 (Electronic)&amp;#xD;1553-734X (Linking)&lt;/isbn&gt;&lt;accession-num&gt;30458005&lt;/accession-num&gt;&lt;urls&gt;&lt;related-urls&gt;&lt;url&gt;https://www.ncbi.nlm.nih.gov/pubmed/30458005&lt;/url&gt;&lt;/related-urls&gt;&lt;/urls&gt;&lt;custom2&gt;PMC6245502&lt;/custom2&gt;&lt;electronic-resource-num&gt;10.1371/journal.pcbi.1006583&lt;/electronic-resource-num&gt;&lt;/record&gt;&lt;/Cite&gt;&lt;/EndNote&gt;</w:instrText>
      </w:r>
      <w:r w:rsidR="00627105" w:rsidRPr="4979BB12">
        <w:rPr>
          <w:sz w:val="22"/>
          <w:szCs w:val="22"/>
        </w:rPr>
        <w:fldChar w:fldCharType="separate"/>
      </w:r>
      <w:r w:rsidR="00B631BB" w:rsidRPr="00B631BB">
        <w:rPr>
          <w:noProof/>
          <w:vertAlign w:val="superscript"/>
        </w:rPr>
        <w:t>69</w:t>
      </w:r>
      <w:r w:rsidR="00627105" w:rsidRPr="4979BB12">
        <w:fldChar w:fldCharType="end"/>
      </w:r>
      <w:r w:rsidRPr="00844350">
        <w:rPr>
          <w:sz w:val="22"/>
          <w:szCs w:val="22"/>
        </w:rPr>
        <w:t xml:space="preserve">. The whole dataset was also augmented on the fly during training by the addition of gaussian noise with standard deviation of 0.1. Models were trained for a maximum of 100 epochs (batch size of 128, 100 batches per epoch, positive and negative examples sampled in a 1:1 ratio) using the </w:t>
      </w:r>
      <w:proofErr w:type="spellStart"/>
      <w:r w:rsidRPr="00844350">
        <w:rPr>
          <w:sz w:val="22"/>
          <w:szCs w:val="22"/>
        </w:rPr>
        <w:t>RMSprop</w:t>
      </w:r>
      <w:proofErr w:type="spellEnd"/>
      <w:r w:rsidRPr="00844350">
        <w:rPr>
          <w:sz w:val="22"/>
          <w:szCs w:val="22"/>
        </w:rPr>
        <w:t xml:space="preserve"> optimiser with an initial learning rate of 0.001, which was reduced by a factor of 10 after three epochs with no reduction in validation loss. Early stopping was used after five epochs with no reduction in validation loss. Model performance was evaluated using five-fold cross validation and by testing on independently generated datasets from Col-0 replicate 2, produced with and without the adapter ligation protocol (Supplementary Figs S3b, c)</w:t>
      </w:r>
      <w:r w:rsidR="00627105" w:rsidRPr="4979BB12">
        <w:fldChar w:fldCharType="begin">
          <w:fldData xml:space="preserve">PEVuZE5vdGU+PENpdGU+PEF1dGhvcj5DaG9sbGV0PC9BdXRob3I+PFllYXI+MjAxODwvWWVhcj48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=
</w:fldData>
        </w:fldChar>
      </w:r>
      <w:r w:rsidR="00B631BB">
        <w:rPr>
          <w:sz w:val="22"/>
          <w:szCs w:val="22"/>
        </w:rPr>
        <w:instrText xml:space="preserve"> ADDIN EN.CITE </w:instrText>
      </w:r>
      <w:r w:rsidR="00B631BB">
        <w:rPr>
          <w:sz w:val="22"/>
          <w:szCs w:val="22"/>
        </w:rPr>
        <w:fldChar w:fldCharType="begin">
          <w:fldData xml:space="preserve">PEVuZE5vdGU+PENpdGU+PEF1dGhvcj5DaG9sbGV0PC9BdXRob3I+PFllYXI+MjAxODwvWWVhcj48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=
</w:fldData>
        </w:fldChar>
      </w:r>
      <w:r w:rsidR="00B631BB">
        <w:rPr>
          <w:sz w:val="22"/>
          <w:szCs w:val="22"/>
        </w:rPr>
        <w:instrText xml:space="preserve"> ADDIN EN.CITE.DATA </w:instrText>
      </w:r>
      <w:r w:rsidR="00B631BB">
        <w:rPr>
          <w:sz w:val="22"/>
          <w:szCs w:val="22"/>
        </w:rPr>
      </w:r>
      <w:r w:rsidR="00B631BB">
        <w:rPr>
          <w:sz w:val="22"/>
          <w:szCs w:val="22"/>
        </w:rPr>
        <w:fldChar w:fldCharType="end"/>
      </w:r>
      <w:r w:rsidR="00627105" w:rsidRPr="4979BB12">
        <w:rPr>
          <w:sz w:val="22"/>
          <w:szCs w:val="22"/>
        </w:rPr>
      </w:r>
      <w:r w:rsidR="00627105" w:rsidRPr="4979BB12">
        <w:rPr>
          <w:sz w:val="22"/>
          <w:szCs w:val="22"/>
        </w:rPr>
        <w:fldChar w:fldCharType="separate"/>
      </w:r>
      <w:r w:rsidR="00B631BB" w:rsidRPr="00B631BB">
        <w:rPr>
          <w:noProof/>
          <w:sz w:val="22"/>
          <w:szCs w:val="22"/>
          <w:vertAlign w:val="superscript"/>
        </w:rPr>
        <w:t>66,67</w:t>
      </w:r>
      <w:r w:rsidR="00627105" w:rsidRPr="4979BB12">
        <w:fldChar w:fldCharType="end"/>
      </w:r>
      <w:r w:rsidR="00E56FF8">
        <w:rPr>
          <w:sz w:val="22"/>
          <w:szCs w:val="22"/>
        </w:rPr>
        <w:t>.</w:t>
      </w:r>
      <w:r w:rsidRPr="00844350">
        <w:rPr>
          <w:sz w:val="22"/>
          <w:szCs w:val="22"/>
        </w:rPr>
        <w:t xml:space="preserve"> </w:t>
      </w:r>
    </w:p>
    <w:p w14:paraId="677BB31F" w14:textId="1DB59CC0" w:rsidR="00844350" w:rsidRDefault="00844350" w:rsidP="4979BB12">
      <w:pPr>
        <w:spacing w:line="480" w:lineRule="auto"/>
        <w:ind w:firstLine="720"/>
        <w:rPr>
          <w:sz w:val="22"/>
          <w:szCs w:val="22"/>
        </w:rPr>
      </w:pPr>
      <w:r w:rsidRPr="00844350">
        <w:rPr>
          <w:sz w:val="22"/>
          <w:szCs w:val="22"/>
        </w:rPr>
        <w:t>For evaluation of the reduction in 3’ bias of adapter ligated datasets, we used the Araport11 exon annotations to produce per base coverage for each gene in the Col-0 replicate 2 dataset. Coverage was generated separately for reads predicted to contain adapters and those that did not. Leading zeros at the very 5’ and 3’ of genes were assumed to be caused by mis-annotation of UTRs and so were trimmed. The quartile coefficient of variation (interquartile range / median) was then used as a robust measure of variation in coverage across each gene. To validate the 5’ ends of adapter ligated reads</w:t>
      </w:r>
      <w:r w:rsidR="00A84AB6">
        <w:rPr>
          <w:sz w:val="22"/>
          <w:szCs w:val="22"/>
        </w:rPr>
        <w:t xml:space="preserve"> with orthogonal data</w:t>
      </w:r>
      <w:r w:rsidRPr="00844350">
        <w:rPr>
          <w:sz w:val="22"/>
          <w:szCs w:val="22"/>
        </w:rPr>
        <w:t>, full length cDNA clone sequences were downloaded from RIKEN RAFL. These were mapped with minimap2</w:t>
      </w:r>
      <w:r w:rsidR="00627105" w:rsidRPr="4979BB12">
        <w:fldChar w:fldCharType="begin"/>
      </w:r>
      <w:r w:rsidR="00B631BB">
        <w:instrText xml:space="preserve"> ADDIN EN.CITE &lt;EndNote&gt;&lt;Cite&gt;&lt;Author&gt;Li&lt;/Author&gt;&lt;Year&gt;2018&lt;/Year&gt;&lt;RecNum&gt;112&lt;/RecNum&gt;&lt;DisplayText&gt;&lt;style face="superscript"&gt;58&lt;/style&gt;&lt;/DisplayText&gt;&lt;record&gt;&lt;rec-number&gt;112&lt;/rec-number&gt;&lt;foreign-keys&gt;&lt;key app="EN" db-id="5vxwr2wzn5d9ahesz5dxtd0i2vexsz2550x5" timestamp="1559473319" guid="48473241-8484-4dd0-8c33-9f2ea7dc306d"&gt;112&lt;/key&gt;&lt;/foreign-keys&gt;&lt;ref-type name="Journal Article"&gt;17&lt;/ref-type&gt;&lt;contributors&gt;&lt;authors&gt;&lt;author&gt;Li, Heng&lt;/author&gt;&lt;/authors&gt;&lt;/contributors&gt;&lt;titles&gt;&lt;title&gt;Minimap2: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dates&gt;&lt;year&gt;2018&lt;/year&gt;&lt;/dates&gt;&lt;isbn&gt;1367-4803&lt;/isbn&gt;&lt;urls&gt;&lt;related-urls&gt;&lt;url&gt;https://doi.org/10.1093/bioinformatics/bty191&lt;/url&gt;&lt;/related-urls&gt;&lt;/urls&gt;&lt;electronic-resource-num&gt;10.1093/bioinformatics/bty191&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58</w:t>
      </w:r>
      <w:r w:rsidR="00627105" w:rsidRPr="4979BB12">
        <w:fldChar w:fldCharType="end"/>
      </w:r>
      <w:r w:rsidRPr="00844350">
        <w:rPr>
          <w:sz w:val="22"/>
          <w:szCs w:val="22"/>
        </w:rPr>
        <w:t xml:space="preserve"> in spliced mode and distance from each nanopore alignment 5’ end to the nearest RIKEN RAFL alignment</w:t>
      </w:r>
      <w:r w:rsidR="00627105" w:rsidRPr="4979BB12">
        <w:fldChar w:fldCharType="begin">
          <w:fldData xml:space="preserve">PEVuZE5vdGU+PENpdGU+PEF1dGhvcj5TZWtpPC9BdXRob3I+PFllYXI+MjAwMjwvWWVhcj48UmVj
TnVtPjIwPC9SZWNOdW0+PERpc3BsYXlUZXh0PjxzdHlsZSBmYWNlPSJzdXBlcnNjcmlwdCI+MjE8
L3N0eWxlPjwvRGlzcGxheVRleHQ+PHJlY29yZD48cmVjLW51bWJlcj4yMDwvcmVjLW51bWJlcj48
Zm9yZWlnbi1rZXlzPjxrZXkgYXBwPSJFTiIgZGItaWQ9Inowd3pyMDUyczV2NTl4ZXNyZXJ4ejBm
enRkMGR6d3N4MHI1dyIgdGltZXN0YW1wPSIxNTU5NzQwOTY5Ij4yMDwva2V5PjwvZm9yZWlnbi1r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bmNlPC9hbHQtdGl0bGU+PC90aXRsZXM+PHBhZ2VzPjE0MS0xNDU8L3BhZ2VzPjx2b2x1bWU+Mjk2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</w:fldData>
        </w:fldChar>
      </w:r>
      <w:r w:rsidR="00B631BB">
        <w:instrText xml:space="preserve"> ADDIN EN.CITE </w:instrText>
      </w:r>
      <w:r w:rsidR="00B631BB">
        <w:fldChar w:fldCharType="begin">
          <w:fldData xml:space="preserve">PEVuZE5vdGU+PENpdGU+PEF1dGhvcj5TZWtpPC9BdXRob3I+PFllYXI+MjAwMjwvWWVhcj48UmVj
TnVtPjIwPC9SZWNOdW0+PERpc3BsYXlUZXh0PjxzdHlsZSBmYWNlPSJzdXBlcnNjcmlwdCI+MjE8
L3N0eWxlPjwvRGlzcGxheVRleHQ+PHJlY29yZD48cmVjLW51bWJlcj4yMDwvcmVjLW51bWJlcj48
Zm9yZWlnbi1rZXlzPjxrZXkgYXBwPSJFTiIgZGItaWQ9Inowd3pyMDUyczV2NTl4ZXNyZXJ4ejBm
enRkMGR6d3N4MHI1dyIgdGltZXN0YW1wPSIxNTU5NzQwOTY5Ij4yMDwva2V5PjwvZm9yZWlnbi1r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bmNlPC9hbHQtdGl0bGU+PC90aXRsZXM+PHBhZ2VzPjE0MS0xNDU8L3BhZ2VzPjx2b2x1bWU+Mjk2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21</w:t>
      </w:r>
      <w:r w:rsidR="00627105" w:rsidRPr="4979BB12">
        <w:fldChar w:fldCharType="end"/>
      </w:r>
      <w:r w:rsidRPr="00844350">
        <w:rPr>
          <w:sz w:val="22"/>
          <w:szCs w:val="22"/>
        </w:rPr>
        <w:t>. 5’ end was calculated using bedtools</w:t>
      </w:r>
      <w:r w:rsidR="00627105" w:rsidRPr="4979BB12">
        <w:fldChar w:fldCharType="begin"/>
      </w:r>
      <w:r w:rsidR="00B631BB">
        <w:instrText xml:space="preserve"> ADDIN EN.CITE &lt;EndNote&gt;&lt;Cite&gt;&lt;Author&gt;Quinlan&lt;/Author&gt;&lt;Year&gt;2010&lt;/Year&gt;&lt;RecNum&gt;63&lt;/RecNum&gt;&lt;DisplayText&gt;&lt;style face="superscript"&gt;55&lt;/style&gt;&lt;/DisplayText&gt;&lt;record&gt;&lt;rec-number&gt;63&lt;/rec-number&gt;&lt;foreign-keys&gt;&lt;key app="EN" db-id="5vxwr2wzn5d9ahesz5dxtd0i2vexsz2550x5" timestamp="1559473262" guid="9d2cdd01-7a6d-4f7c-b8f9-79b1def8f071"&gt;63&lt;/key&gt;&lt;/foreign-keys&gt;&lt;ref-type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lt;/secondary-title&gt;&lt;/titles&gt;&lt;periodical&gt;&lt;full-title&gt;Bioinformatics&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55</w:t>
      </w:r>
      <w:r w:rsidR="00627105" w:rsidRPr="4979BB12">
        <w:fldChar w:fldCharType="end"/>
      </w:r>
      <w:r w:rsidRPr="00844350">
        <w:rPr>
          <w:sz w:val="22"/>
          <w:szCs w:val="22"/>
        </w:rPr>
        <w:t xml:space="preserve">. The amount of 5’ end sequence which is rescued when 5’ adapters are used was estimated by identifying the largest peak in 5’ end locations per gene in the absence of adapter, and then measured how this peak shifted using reads predicted to contain adapters. </w:t>
      </w:r>
    </w:p>
    <w:p w14:paraId="207415C6" w14:textId="77777777" w:rsidR="00844350" w:rsidRPr="00844350" w:rsidRDefault="00844350" w:rsidP="4979BB12">
      <w:pPr>
        <w:spacing w:line="480" w:lineRule="auto"/>
        <w:rPr>
          <w:sz w:val="22"/>
          <w:szCs w:val="22"/>
        </w:rPr>
      </w:pPr>
    </w:p>
    <w:p w14:paraId="0F93A653" w14:textId="77777777" w:rsidR="00844350" w:rsidRPr="00844350" w:rsidRDefault="00844350" w:rsidP="4979BB12">
      <w:pPr>
        <w:spacing w:line="480" w:lineRule="auto"/>
        <w:rPr>
          <w:i/>
          <w:iCs/>
          <w:sz w:val="22"/>
          <w:szCs w:val="22"/>
        </w:rPr>
      </w:pPr>
      <w:r w:rsidRPr="00844350">
        <w:rPr>
          <w:i/>
          <w:iCs/>
          <w:sz w:val="22"/>
          <w:szCs w:val="22"/>
        </w:rPr>
        <w:t>Differential error site analysis using nanopore DRS data</w:t>
      </w:r>
    </w:p>
    <w:p w14:paraId="2E606D82" w14:textId="1158D3C4" w:rsidR="00844350" w:rsidRPr="00844350" w:rsidRDefault="00844350" w:rsidP="4979BB12">
      <w:pPr>
        <w:spacing w:line="480" w:lineRule="auto"/>
        <w:rPr>
          <w:sz w:val="22"/>
          <w:szCs w:val="22"/>
        </w:rPr>
      </w:pPr>
      <w:r w:rsidRPr="00844350">
        <w:rPr>
          <w:sz w:val="22"/>
          <w:szCs w:val="22"/>
        </w:rPr>
        <w:t xml:space="preserve">To detect sites of </w:t>
      </w:r>
      <w:proofErr w:type="spellStart"/>
      <w:r w:rsidRPr="00844350">
        <w:rPr>
          <w:sz w:val="22"/>
          <w:szCs w:val="22"/>
        </w:rPr>
        <w:t>Virilizer</w:t>
      </w:r>
      <w:proofErr w:type="spellEnd"/>
      <w:r w:rsidR="00A84AB6">
        <w:rPr>
          <w:sz w:val="22"/>
          <w:szCs w:val="22"/>
        </w:rPr>
        <w:t>-</w:t>
      </w:r>
      <w:r w:rsidRPr="00844350">
        <w:rPr>
          <w:sz w:val="22"/>
          <w:szCs w:val="22"/>
        </w:rPr>
        <w:t>dependent m</w:t>
      </w:r>
      <w:r w:rsidRPr="00844350">
        <w:rPr>
          <w:sz w:val="22"/>
          <w:szCs w:val="22"/>
          <w:vertAlign w:val="superscript"/>
        </w:rPr>
        <w:t>6</w:t>
      </w:r>
      <w:r w:rsidRPr="00844350">
        <w:rPr>
          <w:sz w:val="22"/>
          <w:szCs w:val="22"/>
        </w:rPr>
        <w:t>A RNA modifications, we developed scripts to test changes in per base error profiles of aligned reads. Pileup columns for each position with &gt;10 reads coverage were generated using pysam</w:t>
      </w:r>
      <w:r w:rsidR="00627105" w:rsidRPr="4979BB12">
        <w:fldChar w:fldCharType="begin"/>
      </w:r>
      <w:r w:rsidR="00B631BB">
        <w:instrText xml:space="preserve"> ADDIN EN.CITE &lt;EndNote&gt;&lt;Cite&gt;&lt;Author&gt;Heger&lt;/Author&gt;&lt;Year&gt;2014&lt;/Year&gt;&lt;RecNum&gt;114&lt;/RecNum&gt;&lt;DisplayText&gt;&lt;style face="superscript"&gt;60&lt;/style&gt;&lt;/DisplayText&gt;&lt;record&gt;&lt;rec-number&gt;114&lt;/rec-number&gt;&lt;foreign-keys&gt;&lt;key app="EN" db-id="5vxwr2wzn5d9ahesz5dxtd0i2vexsz2550x5" timestamp="1559473319" guid="493ad079-c65e-4743-803b-439995e28ff7"&gt;114&lt;/key&gt;&lt;/foreign-keys&gt;&lt;ref-type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627105" w:rsidRPr="4979BB12">
        <w:rPr>
          <w:sz w:val="22"/>
          <w:szCs w:val="22"/>
        </w:rPr>
        <w:fldChar w:fldCharType="separate"/>
      </w:r>
      <w:r w:rsidR="00B631BB" w:rsidRPr="00B631BB">
        <w:rPr>
          <w:noProof/>
          <w:vertAlign w:val="superscript"/>
        </w:rPr>
        <w:t>60</w:t>
      </w:r>
      <w:r w:rsidR="00627105" w:rsidRPr="4979BB12">
        <w:fldChar w:fldCharType="end"/>
      </w:r>
      <w:r w:rsidRPr="00844350">
        <w:rPr>
          <w:sz w:val="22"/>
          <w:szCs w:val="22"/>
        </w:rPr>
        <w:t xml:space="preserve"> and reads in each column were categorised as either A, C, G, T or indel. The relative proportions of each category were counted. Counts from replicates of the same condition were aggregated and a 2x5 contingency table was produced for each base comparing </w:t>
      </w:r>
      <w:r w:rsidRPr="00844350">
        <w:rPr>
          <w:sz w:val="22"/>
          <w:szCs w:val="22"/>
        </w:rPr>
        <w:softHyphen/>
      </w:r>
      <w:r w:rsidRPr="00844350">
        <w:rPr>
          <w:i/>
          <w:iCs/>
          <w:sz w:val="22"/>
          <w:szCs w:val="22"/>
        </w:rPr>
        <w:t xml:space="preserve">vir-1 </w:t>
      </w:r>
      <w:r w:rsidRPr="00844350">
        <w:rPr>
          <w:sz w:val="22"/>
          <w:szCs w:val="22"/>
        </w:rPr>
        <w:t xml:space="preserve">and VIR complemented lines. A G-test was performed to identify bases with significantly altered error profiles. For bases with </w:t>
      </w:r>
      <w:r w:rsidRPr="00844350">
        <w:rPr>
          <w:i/>
          <w:iCs/>
          <w:sz w:val="22"/>
          <w:szCs w:val="22"/>
        </w:rPr>
        <w:t>p-</w:t>
      </w:r>
      <w:r w:rsidRPr="00844350">
        <w:rPr>
          <w:sz w:val="22"/>
          <w:szCs w:val="22"/>
        </w:rPr>
        <w:t xml:space="preserve">value less than 0.05, G-tests for homogeneity between replicates of the same condition were then performed. Bases where the sum of the G statistic for homogeneity tests was greater than the G statistic for the </w:t>
      </w:r>
      <w:r w:rsidRPr="00844350">
        <w:rPr>
          <w:i/>
          <w:iCs/>
          <w:sz w:val="22"/>
          <w:szCs w:val="22"/>
        </w:rPr>
        <w:t xml:space="preserve">vir-1 </w:t>
      </w:r>
      <w:r w:rsidRPr="00844350">
        <w:rPr>
          <w:sz w:val="22"/>
          <w:szCs w:val="22"/>
        </w:rPr>
        <w:t xml:space="preserve">and complemented line comparison were filtered. Multiple testing correction was carried out using the </w:t>
      </w:r>
      <w:proofErr w:type="spellStart"/>
      <w:r w:rsidRPr="00844350">
        <w:rPr>
          <w:sz w:val="22"/>
          <w:szCs w:val="22"/>
        </w:rPr>
        <w:t>Benjamini</w:t>
      </w:r>
      <w:proofErr w:type="spellEnd"/>
      <w:r w:rsidRPr="00844350">
        <w:rPr>
          <w:sz w:val="22"/>
          <w:szCs w:val="22"/>
        </w:rPr>
        <w:t>-Hochberg method, and an FDR threshold of 0.05 was used. The log</w:t>
      </w:r>
      <w:r w:rsidRPr="00844350">
        <w:rPr>
          <w:sz w:val="22"/>
          <w:szCs w:val="22"/>
          <w:vertAlign w:val="subscript"/>
        </w:rPr>
        <w:t>2</w:t>
      </w:r>
      <w:r w:rsidRPr="00844350">
        <w:rPr>
          <w:sz w:val="22"/>
          <w:szCs w:val="22"/>
        </w:rPr>
        <w:t xml:space="preserve"> fold change in mismatch to match ratio (compared to the reference base) between VIR complemented and </w:t>
      </w:r>
      <w:r w:rsidRPr="00844350">
        <w:rPr>
          <w:i/>
          <w:iCs/>
          <w:sz w:val="22"/>
          <w:szCs w:val="22"/>
        </w:rPr>
        <w:t>vir-1</w:t>
      </w:r>
      <w:r w:rsidRPr="00844350">
        <w:rPr>
          <w:sz w:val="22"/>
          <w:szCs w:val="22"/>
        </w:rPr>
        <w:t xml:space="preserve"> was calculated using the Haldane correction for zero counts. Bases which had a log fold change &gt; 1 were considered to have a reduced error rate in the </w:t>
      </w:r>
      <w:r w:rsidRPr="00844350">
        <w:rPr>
          <w:i/>
          <w:iCs/>
          <w:sz w:val="22"/>
          <w:szCs w:val="22"/>
        </w:rPr>
        <w:t xml:space="preserve">vir-1 </w:t>
      </w:r>
      <w:r w:rsidRPr="00844350">
        <w:rPr>
          <w:sz w:val="22"/>
          <w:szCs w:val="22"/>
        </w:rPr>
        <w:t>mutant.</w:t>
      </w:r>
    </w:p>
    <w:p w14:paraId="4455E646" w14:textId="34AC2EE4" w:rsidR="00844350" w:rsidRDefault="00844350" w:rsidP="4979BB12">
      <w:pPr>
        <w:spacing w:line="480" w:lineRule="auto"/>
        <w:ind w:firstLine="720"/>
        <w:rPr>
          <w:sz w:val="22"/>
          <w:szCs w:val="22"/>
        </w:rPr>
      </w:pPr>
      <w:r w:rsidRPr="00844350">
        <w:rPr>
          <w:sz w:val="22"/>
          <w:szCs w:val="22"/>
        </w:rPr>
        <w:t xml:space="preserve">To identify motifs enriched at sites with reduced error rate, reduced error rate sites were increased in size by 5nt in each direction and overlapping sites were merged using </w:t>
      </w:r>
      <w:proofErr w:type="spellStart"/>
      <w:r w:rsidRPr="00844350">
        <w:rPr>
          <w:sz w:val="22"/>
          <w:szCs w:val="22"/>
        </w:rPr>
        <w:t>bedtools</w:t>
      </w:r>
      <w:proofErr w:type="spellEnd"/>
      <w:r w:rsidRPr="00844350">
        <w:rPr>
          <w:sz w:val="22"/>
          <w:szCs w:val="22"/>
        </w:rPr>
        <w:t xml:space="preserve"> version 2.27.1</w:t>
      </w:r>
      <w:r w:rsidR="00627105" w:rsidRPr="4979BB12">
        <w:fldChar w:fldCharType="begin"/>
      </w:r>
      <w:r w:rsidR="00B631BB">
        <w:instrText xml:space="preserve"> ADDIN EN.CITE &lt;EndNote&gt;&lt;Cite&gt;&lt;Author&gt;Quinlan&lt;/Author&gt;&lt;Year&gt;2010&lt;/Year&gt;&lt;RecNum&gt;63&lt;/RecNum&gt;&lt;DisplayText&gt;&lt;style face="superscript"&gt;55&lt;/style&gt;&lt;/DisplayText&gt;&lt;record&gt;&lt;rec-number&gt;63&lt;/rec-number&gt;&lt;foreign-keys&gt;&lt;key app="EN" db-id="5vxwr2wzn5d9ahesz5dxtd0i2vexsz2550x5" timestamp="1559473262" guid="9d2cdd01-7a6d-4f7c-b8f9-79b1def8f071"&gt;63&lt;/key&gt;&lt;/foreign-keys&gt;&lt;ref-type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lt;/secondary-title&gt;&lt;/titles&gt;&lt;periodical&gt;&lt;full-title&gt;Bioinformatics&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55</w:t>
      </w:r>
      <w:r w:rsidR="00627105" w:rsidRPr="4979BB12">
        <w:fldChar w:fldCharType="end"/>
      </w:r>
      <w:r w:rsidRPr="00844350">
        <w:rPr>
          <w:sz w:val="22"/>
          <w:szCs w:val="22"/>
        </w:rPr>
        <w:t>. Sequences corresponding to these sites were extracted from the TAIR10 reference and overrepresented motifs were detected in the sequences using MEME version 5.0.2</w:t>
      </w:r>
      <w:r w:rsidR="00627105" w:rsidRPr="4979BB12">
        <w:fldChar w:fldCharType="begin"/>
      </w:r>
      <w:r w:rsidR="00B631BB">
        <w:instrText xml:space="preserve"> ADDIN EN.CITE &lt;EndNote&gt;&lt;Cite&gt;&lt;Author&gt;Bailey&lt;/Author&gt;&lt;Year&gt;2009&lt;/Year&gt;&lt;RecNum&gt;135&lt;/RecNum&gt;&lt;DisplayText&gt;&lt;style face="superscript"&gt;70&lt;/style&gt;&lt;/DisplayText&gt;&lt;record&gt;&lt;rec-number&gt;135&lt;/rec-number&gt;&lt;foreign-keys&gt;&lt;key app="EN" db-id="5vxwr2wzn5d9ahesz5dxtd0i2vexsz2550x5" timestamp="1559473320" guid="7ec7d6e0-81bb-466b-972a-0a51b015a901"&gt;135&lt;/key&gt;&lt;/foreign-keys&gt;&lt;ref-type name="Journal Article"&gt;17&lt;/ref-type&gt;&lt;contributors&gt;&lt;authors&gt;&lt;author&gt;Bailey, Timothy L.&lt;/author&gt;&lt;author&gt;Boden, Mikael&lt;/author&gt;&lt;author&gt;Buske, Fabian A.&lt;/author&gt;&lt;author&gt;Frith, Martin&lt;/author&gt;&lt;author&gt;Grant, Charles E.&lt;/author&gt;&lt;author&gt;Clementi, Luca&lt;/author&gt;&lt;author&gt;Ren, Jingyuan&lt;/author&gt;&lt;author&gt;Li, Wilfred W.&lt;/author&gt;&lt;author&gt;Noble, William S.&lt;/author&gt;&lt;/authors&gt;&lt;/contributors&gt;&lt;titles&gt;&lt;title&gt;MEME Suite: tools for motif discovery and searching&lt;/title&gt;&lt;secondary-title&gt;Nucleic Acids Research&lt;/secondary-title&gt;&lt;/titles&gt;&lt;periodical&gt;&lt;full-title&gt;Nucleic acids research&lt;/full-title&gt;&lt;/periodical&gt;&lt;pages&gt;W202-W208&lt;/pages&gt;&lt;volume&gt;37&lt;/volume&gt;&lt;number&gt;suppl_2&lt;/number&gt;&lt;dates&gt;&lt;year&gt;2009&lt;/year&gt;&lt;/dates&gt;&lt;isbn&gt;0305-1048&lt;/isbn&gt;&lt;urls&gt;&lt;related-urls&gt;&lt;url&gt;https://doi.org/10.1093/nar/gkp335&lt;/url&gt;&lt;/related-urls&gt;&lt;/urls&gt;&lt;electronic-resource-num&gt;10.1093/nar/gkp335&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70</w:t>
      </w:r>
      <w:r w:rsidR="00627105" w:rsidRPr="4979BB12">
        <w:fldChar w:fldCharType="end"/>
      </w:r>
      <w:r w:rsidRPr="00844350">
        <w:rPr>
          <w:sz w:val="22"/>
          <w:szCs w:val="22"/>
        </w:rPr>
        <w:t>, run in zero or one occurrence mode with a motif size range of 5-7 and a minimum requirement of 100 sequence matches. The presence of these motifs at error sites was then detected using FIMO version 5.0.2</w:t>
      </w:r>
      <w:r w:rsidR="00627105" w:rsidRPr="4979BB12">
        <w:fldChar w:fldCharType="begin"/>
      </w:r>
      <w:r w:rsidR="00B631BB">
        <w:instrText xml:space="preserve"> ADDIN EN.CITE &lt;EndNote&gt;&lt;Cite&gt;&lt;Author&gt;Grant&lt;/Author&gt;&lt;Year&gt;2011&lt;/Year&gt;&lt;RecNum&gt;146&lt;/RecNum&gt;&lt;DisplayText&gt;&lt;style face="superscript"&gt;71&lt;/style&gt;&lt;/DisplayText&gt;&lt;record&gt;&lt;rec-number&gt;146&lt;/rec-number&gt;&lt;foreign-keys&gt;&lt;key app="EN" db-id="5vxwr2wzn5d9ahesz5dxtd0i2vexsz2550x5" timestamp="1559473325" guid="9635b257-ebc7-476b-add9-b4d4f94b99c8"&gt;146&lt;/key&gt;&lt;/foreign-keys&gt;&lt;ref-type name="Journal Article"&gt;17&lt;/ref-type&gt;&lt;contributors&gt;&lt;authors&gt;&lt;author&gt;Grant, Charles E.&lt;/author&gt;&lt;author&gt;Bailey, Timothy L.&lt;/author&gt;&lt;author&gt;Noble, William Stafford&lt;/author&gt;&lt;/authors&gt;&lt;/contributors&gt;&lt;titles&gt;&lt;title&gt;FIMO: scanning for occurrences of a given motif&lt;/title&gt;&lt;secondary-title&gt;Bioinformatics&lt;/secondary-title&gt;&lt;/titles&gt;&lt;periodical&gt;&lt;full-title&gt;Bioinformatics&lt;/full-title&gt;&lt;/periodical&gt;&lt;pages&gt;1017-1018&lt;/pages&gt;&lt;volume&gt;27&lt;/volume&gt;&lt;number&gt;7&lt;/number&gt;&lt;edition&gt;02/16&lt;/edition&gt;&lt;dates&gt;&lt;year&gt;2011&lt;/year&gt;&lt;/dates&gt;&lt;publisher&gt;Oxford University Press&lt;/publisher&gt;&lt;isbn&gt;1367-4811&amp;#xD;1367-4803&lt;/isbn&gt;&lt;accession-num&gt;21330290&lt;/accession-num&gt;&lt;urls&gt;&lt;related-urls&gt;&lt;url&gt;https://www.ncbi.nlm.nih.gov/pubmed/21330290&lt;/url&gt;&lt;url&gt;https://www.ncbi.nlm.nih.gov/pmc/PMC3065696/&lt;/url&gt;&lt;/related-urls&gt;&lt;/urls&gt;&lt;electronic-resource-num&gt;10.1093/bioinformatics/btr064&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71</w:t>
      </w:r>
      <w:r w:rsidR="00627105" w:rsidRPr="4979BB12">
        <w:fldChar w:fldCharType="end"/>
      </w:r>
      <w:r w:rsidRPr="00844350">
        <w:rPr>
          <w:sz w:val="22"/>
          <w:szCs w:val="22"/>
        </w:rPr>
        <w:t>. A relaxed FDR threshold of 0.1 was used with FIMO to capture more degenerate motifs matching the m</w:t>
      </w:r>
      <w:r w:rsidRPr="00844350">
        <w:rPr>
          <w:sz w:val="22"/>
          <w:szCs w:val="22"/>
          <w:vertAlign w:val="superscript"/>
        </w:rPr>
        <w:t>6</w:t>
      </w:r>
      <w:r w:rsidRPr="00844350">
        <w:rPr>
          <w:sz w:val="22"/>
          <w:szCs w:val="22"/>
        </w:rPr>
        <w:t>A consensus.</w:t>
      </w:r>
    </w:p>
    <w:p w14:paraId="57B0FCC8" w14:textId="77777777" w:rsidR="00844350" w:rsidRPr="00844350" w:rsidRDefault="00844350" w:rsidP="4979BB12">
      <w:pPr>
        <w:spacing w:line="480" w:lineRule="auto"/>
        <w:rPr>
          <w:sz w:val="22"/>
          <w:szCs w:val="22"/>
        </w:rPr>
      </w:pPr>
    </w:p>
    <w:p w14:paraId="2E6FE14D" w14:textId="77777777" w:rsidR="00844350" w:rsidRPr="00844350" w:rsidRDefault="00844350" w:rsidP="4979BB12">
      <w:pPr>
        <w:spacing w:line="480" w:lineRule="auto"/>
        <w:rPr>
          <w:i/>
          <w:iCs/>
          <w:sz w:val="22"/>
          <w:szCs w:val="22"/>
        </w:rPr>
      </w:pPr>
      <w:r w:rsidRPr="00844350">
        <w:rPr>
          <w:i/>
          <w:iCs/>
          <w:sz w:val="22"/>
          <w:szCs w:val="22"/>
        </w:rPr>
        <w:t>Differential gene expression analysis using nanopore DRS data</w:t>
      </w:r>
    </w:p>
    <w:p w14:paraId="15230098" w14:textId="41F60D00" w:rsidR="00844350" w:rsidRDefault="00844350" w:rsidP="4979BB12">
      <w:pPr>
        <w:spacing w:line="480" w:lineRule="auto"/>
        <w:rPr>
          <w:sz w:val="22"/>
          <w:szCs w:val="22"/>
        </w:rPr>
      </w:pPr>
      <w:r w:rsidRPr="00844350">
        <w:rPr>
          <w:sz w:val="22"/>
          <w:szCs w:val="22"/>
        </w:rPr>
        <w:t xml:space="preserve">Gene level counts were produced for each nanopore DRS replicate using </w:t>
      </w:r>
      <w:proofErr w:type="spellStart"/>
      <w:r w:rsidRPr="00844350">
        <w:rPr>
          <w:sz w:val="22"/>
          <w:szCs w:val="22"/>
        </w:rPr>
        <w:t>featureCounts</w:t>
      </w:r>
      <w:proofErr w:type="spellEnd"/>
      <w:r w:rsidRPr="00844350">
        <w:rPr>
          <w:sz w:val="22"/>
          <w:szCs w:val="22"/>
        </w:rPr>
        <w:t xml:space="preserve"> version 1.6.3</w:t>
      </w:r>
      <w:r w:rsidR="00627105" w:rsidRPr="4979BB12">
        <w:fldChar w:fldCharType="begin"/>
      </w:r>
      <w:r w:rsidR="00B631BB">
        <w:instrText xml:space="preserve"> ADDIN EN.CITE &lt;EndNote&gt;&lt;Cite&gt;&lt;Author&gt;Liao&lt;/Author&gt;&lt;Year&gt;2013&lt;/Year&gt;&lt;RecNum&gt;109&lt;/RecNum&gt;&lt;DisplayText&gt;&lt;style face="superscript"&gt;72&lt;/style&gt;&lt;/DisplayText&gt;&lt;record&gt;&lt;rec-number&gt;109&lt;/rec-number&gt;&lt;foreign-keys&gt;&lt;key app="EN" db-id="5vxwr2wzn5d9ahesz5dxtd0i2vexsz2550x5" timestamp="1559473319" guid="4193f25e-1d36-4155-9f2b-14fc57a951fa"&gt;109&lt;/key&gt;&lt;/foreign-keys&gt;&lt;ref-type name="Journal Article"&gt;17&lt;/ref-type&gt;&lt;contributors&gt;&lt;authors&gt;&lt;author&gt;Liao, Yang&lt;/author&gt;&lt;author&gt;Smyth, Gordon K.&lt;/author&gt;&lt;author&gt;Shi, Wei&lt;/author&gt;&lt;/authors&gt;&lt;/contributors&gt;&lt;titles&gt;&lt;title&gt;The Subread aligner: fast, accurate and scalable read mapping by seed-and-vote&lt;/title&gt;&lt;secondary-title&gt;Nucleic acids Res&lt;/secondary-title&gt;&lt;/titles&gt;&lt;periodical&gt;&lt;full-title&gt;Nucleic Acids Res&lt;/full-title&gt;&lt;/periodical&gt;&lt;pages&gt;e108-e108&lt;/pages&gt;&lt;volume&gt;41&lt;/volume&gt;&lt;number&gt;10&lt;/number&gt;&lt;edition&gt;04/03&lt;/edition&gt;&lt;dates&gt;&lt;year&gt;2013&lt;/year&gt;&lt;/dates&gt;&lt;publisher&gt;Oxford University Press&lt;/publisher&gt;&lt;isbn&gt;1362-4962&amp;#xD;0305-1048&lt;/isbn&gt;&lt;accession-num&gt;23558742&lt;/accession-num&gt;&lt;urls&gt;&lt;related-urls&gt;&lt;url&gt;https://www.ncbi.nlm.nih.gov/pubmed/23558742&lt;/url&gt;&lt;url&gt;https://www.ncbi.nlm.nih.gov/pmc/PMC3664803/&lt;/url&gt;&lt;/related-urls&gt;&lt;/urls&gt;&lt;electronic-resource-num&gt;10.1093/nar/gkt214&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72</w:t>
      </w:r>
      <w:r w:rsidR="00627105" w:rsidRPr="4979BB12">
        <w:fldChar w:fldCharType="end"/>
      </w:r>
      <w:r w:rsidRPr="00844350">
        <w:rPr>
          <w:sz w:val="22"/>
          <w:szCs w:val="22"/>
        </w:rPr>
        <w:t xml:space="preserve"> in long-read mode with strand specific counting. Differential expression analysis between VIR complemented and </w:t>
      </w:r>
      <w:r w:rsidRPr="4979BB12">
        <w:rPr>
          <w:i/>
          <w:iCs/>
          <w:sz w:val="22"/>
          <w:szCs w:val="22"/>
        </w:rPr>
        <w:t>vir-1</w:t>
      </w:r>
      <w:r w:rsidRPr="00844350">
        <w:rPr>
          <w:sz w:val="22"/>
          <w:szCs w:val="22"/>
        </w:rPr>
        <w:t xml:space="preserve"> lines was then performed in R version 3.5 using </w:t>
      </w:r>
      <w:proofErr w:type="spellStart"/>
      <w:r w:rsidRPr="00844350">
        <w:rPr>
          <w:sz w:val="22"/>
          <w:szCs w:val="22"/>
        </w:rPr>
        <w:t>edgeR</w:t>
      </w:r>
      <w:proofErr w:type="spellEnd"/>
      <w:r w:rsidRPr="00844350">
        <w:rPr>
          <w:sz w:val="22"/>
          <w:szCs w:val="22"/>
        </w:rPr>
        <w:t xml:space="preserve"> version 3.24.3</w:t>
      </w:r>
      <w:r w:rsidR="00627105" w:rsidRPr="4979BB12">
        <w:fldChar w:fldCharType="begin"/>
      </w:r>
      <w:r w:rsidR="00B631BB">
        <w:instrText xml:space="preserve"> ADDIN EN.CITE &lt;EndNote&gt;&lt;Cite&gt;&lt;Author&gt;Robinson&lt;/Author&gt;&lt;Year&gt;2010&lt;/Year&gt;&lt;RecNum&gt;62&lt;/RecNum&gt;&lt;DisplayText&gt;&lt;style face="superscript"&gt;52&lt;/style&gt;&lt;/DisplayText&gt;&lt;record&gt;&lt;rec-number&gt;62&lt;/rec-number&gt;&lt;foreign-keys&gt;&lt;key app="EN" db-id="5vxwr2wzn5d9ahesz5dxtd0i2vexsz2550x5" timestamp="1559473262" guid="c1837065-d9cc-4a47-9a2a-6a8221504624"&gt;62&lt;/key&gt;&lt;/foreign-keys&gt;&lt;ref-type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lt;/secondary-title&gt;&lt;/titles&gt;&lt;periodical&gt;&lt;full-title&gt;Bioinformatics&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52</w:t>
      </w:r>
      <w:r w:rsidR="00627105" w:rsidRPr="4979BB12">
        <w:fldChar w:fldCharType="end"/>
      </w:r>
      <w:r w:rsidRPr="00844350">
        <w:rPr>
          <w:sz w:val="22"/>
          <w:szCs w:val="22"/>
        </w:rPr>
        <w:t xml:space="preserve">. </w:t>
      </w:r>
    </w:p>
    <w:p w14:paraId="25CC311A" w14:textId="77777777" w:rsidR="00844350" w:rsidRPr="00844350" w:rsidRDefault="00844350" w:rsidP="4979BB12">
      <w:pPr>
        <w:spacing w:line="480" w:lineRule="auto"/>
        <w:rPr>
          <w:sz w:val="22"/>
          <w:szCs w:val="22"/>
        </w:rPr>
      </w:pPr>
    </w:p>
    <w:p w14:paraId="7ADA94D7" w14:textId="77777777" w:rsidR="00844350" w:rsidRPr="00844350" w:rsidRDefault="00844350" w:rsidP="4979BB12">
      <w:pPr>
        <w:spacing w:line="480" w:lineRule="auto"/>
        <w:rPr>
          <w:i/>
          <w:iCs/>
          <w:sz w:val="22"/>
          <w:szCs w:val="22"/>
        </w:rPr>
      </w:pPr>
      <w:r w:rsidRPr="00844350">
        <w:rPr>
          <w:i/>
          <w:iCs/>
          <w:sz w:val="22"/>
          <w:szCs w:val="22"/>
        </w:rPr>
        <w:t>Identification of alternative 3’ end positions and chimeric RNA using nanopore DRS data</w:t>
      </w:r>
    </w:p>
    <w:p w14:paraId="2E8D0334" w14:textId="627EF781" w:rsidR="00844350" w:rsidRPr="00844350" w:rsidRDefault="00844350" w:rsidP="4979BB12">
      <w:pPr>
        <w:spacing w:line="480" w:lineRule="auto"/>
        <w:rPr>
          <w:sz w:val="22"/>
          <w:szCs w:val="22"/>
        </w:rPr>
      </w:pPr>
      <w:r w:rsidRPr="00844350">
        <w:rPr>
          <w:sz w:val="22"/>
          <w:szCs w:val="22"/>
        </w:rPr>
        <w:t xml:space="preserve">Genes with differential 3’ end usage were identified by producing 3’ profiles of reads which overlapped with each annotated gene locus by &gt;20%. These profiles were then compared between VIR complemented and </w:t>
      </w:r>
      <w:r w:rsidRPr="00844350">
        <w:rPr>
          <w:i/>
          <w:iCs/>
          <w:sz w:val="22"/>
          <w:szCs w:val="22"/>
        </w:rPr>
        <w:t xml:space="preserve">vir-1 </w:t>
      </w:r>
      <w:r w:rsidRPr="00844350">
        <w:rPr>
          <w:sz w:val="22"/>
          <w:szCs w:val="22"/>
        </w:rPr>
        <w:t>using a Kolmogorov</w:t>
      </w:r>
      <w:r w:rsidR="4979BB12" w:rsidRPr="4979BB12">
        <w:rPr>
          <w:sz w:val="22"/>
          <w:szCs w:val="22"/>
        </w:rPr>
        <w:t>-</w:t>
      </w:r>
      <w:proofErr w:type="spellStart"/>
      <w:r w:rsidRPr="00844350">
        <w:rPr>
          <w:sz w:val="22"/>
          <w:szCs w:val="22"/>
        </w:rPr>
        <w:t>Smirmov</w:t>
      </w:r>
      <w:proofErr w:type="spellEnd"/>
      <w:r w:rsidRPr="00844350">
        <w:rPr>
          <w:sz w:val="22"/>
          <w:szCs w:val="22"/>
        </w:rPr>
        <w:t xml:space="preserve"> test to identify changes. Multiple testing correction was performed using the </w:t>
      </w:r>
      <w:proofErr w:type="spellStart"/>
      <w:r w:rsidRPr="00844350">
        <w:rPr>
          <w:sz w:val="22"/>
          <w:szCs w:val="22"/>
        </w:rPr>
        <w:t>Benjamini</w:t>
      </w:r>
      <w:proofErr w:type="spellEnd"/>
      <w:r w:rsidR="4979BB12" w:rsidRPr="4979BB12">
        <w:rPr>
          <w:sz w:val="22"/>
          <w:szCs w:val="22"/>
        </w:rPr>
        <w:t>-</w:t>
      </w:r>
      <w:r w:rsidRPr="00844350">
        <w:rPr>
          <w:sz w:val="22"/>
          <w:szCs w:val="22"/>
        </w:rPr>
        <w:t xml:space="preserve">Hochberg method. To approximately identify the direction and distance of the change, the normalised single base level histograms of the </w:t>
      </w:r>
      <w:r w:rsidR="00BA0894">
        <w:rPr>
          <w:sz w:val="22"/>
          <w:szCs w:val="22"/>
        </w:rPr>
        <w:t>complemented line</w:t>
      </w:r>
      <w:r w:rsidRPr="00844350">
        <w:rPr>
          <w:sz w:val="22"/>
          <w:szCs w:val="22"/>
        </w:rPr>
        <w:t xml:space="preserve"> profile was subtracted from that of the mutant profile, and the minimum and maximum points in the difference profile were found. These represent the site of most reduced and increased relative usage, respectively. Results were filtered for FDR &lt; 0.05 and absolute change of site &gt; 13 </w:t>
      </w:r>
      <w:proofErr w:type="spellStart"/>
      <w:r w:rsidRPr="00844350">
        <w:rPr>
          <w:sz w:val="22"/>
          <w:szCs w:val="22"/>
        </w:rPr>
        <w:t>nt</w:t>
      </w:r>
      <w:proofErr w:type="spellEnd"/>
      <w:r w:rsidRPr="00844350">
        <w:rPr>
          <w:sz w:val="22"/>
          <w:szCs w:val="22"/>
        </w:rPr>
        <w:t xml:space="preserve"> (the measured error range of nanopore DRS 3’ end alignment).</w:t>
      </w:r>
    </w:p>
    <w:p w14:paraId="72C0A88C" w14:textId="0A2D29AB" w:rsidR="00844350" w:rsidRDefault="00844350" w:rsidP="4979BB12">
      <w:pPr>
        <w:spacing w:line="480" w:lineRule="auto"/>
        <w:ind w:firstLine="720"/>
        <w:rPr>
          <w:sz w:val="22"/>
          <w:szCs w:val="22"/>
        </w:rPr>
      </w:pPr>
      <w:r w:rsidRPr="00844350">
        <w:rPr>
          <w:sz w:val="22"/>
          <w:szCs w:val="22"/>
        </w:rPr>
        <w:t xml:space="preserve">To identify genes with significant increases in chimeras in the </w:t>
      </w:r>
      <w:r w:rsidRPr="00844350">
        <w:rPr>
          <w:i/>
          <w:iCs/>
          <w:sz w:val="22"/>
          <w:szCs w:val="22"/>
        </w:rPr>
        <w:t xml:space="preserve">vir-1 </w:t>
      </w:r>
      <w:r w:rsidRPr="00844350">
        <w:rPr>
          <w:sz w:val="22"/>
          <w:szCs w:val="22"/>
        </w:rPr>
        <w:t>mutant, we used the Araport11 annotation</w:t>
      </w:r>
      <w:r w:rsidR="00627105" w:rsidRPr="4979BB12">
        <w:fldChar w:fldCharType="begin"/>
      </w:r>
      <w:r w:rsidR="00B631BB">
        <w:instrText xml:space="preserve"> ADDIN EN.CITE &lt;EndNote&gt;&lt;Cite&gt;&lt;Author&gt;Cheng&lt;/Author&gt;&lt;Year&gt;2017&lt;/Year&gt;&lt;RecNum&gt;185&lt;/RecNum&gt;&lt;DisplayText&gt;&lt;style face="superscript"&gt;62&lt;/style&gt;&lt;/DisplayText&gt;&lt;record&gt;&lt;rec-number&gt;185&lt;/rec-number&gt;&lt;foreign-keys&gt;&lt;key app="EN" db-id="5vxwr2wzn5d9ahesz5dxtd0i2vexsz2550x5" timestamp="1559473433" guid="572fafb4-29c1-4311-b0af-cd1cefbb0151"&gt;185&lt;/key&gt;&lt;/foreign-keys&gt;&lt;ref-type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D.&lt;/author&gt;&lt;/authors&gt;&lt;/contributors&gt;&lt;titles&gt;&lt;title&gt;&lt;style face="normal" font="default" size="100%"&gt;Araport11: a complete reannotation of the &lt;/style&gt;&lt;style face="italic" font="default" size="100%"&gt;Arabidopsis thaliana&lt;/style&gt;&lt;style face="normal" font="default" size="100%"&gt; reference genome&lt;/style&gt;&lt;/title&gt;&lt;secondary-title&gt;The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lt;style face="underline" font="default" size="100%"&gt;https://onlinelibrary.wiley.com/doi/abs/10.1111/tpj.13415&lt;/style&gt;&lt;/url&gt;&lt;/related-urls&gt;&lt;/urls&gt;&lt;electronic-resource-num&gt;10.1111/tpj.13415&lt;/electronic-resource-num&gt;&lt;/record&gt;&lt;/Cite&gt;&lt;/EndNote&gt;</w:instrText>
      </w:r>
      <w:r w:rsidR="00627105" w:rsidRPr="4979BB12">
        <w:rPr>
          <w:sz w:val="22"/>
          <w:szCs w:val="22"/>
        </w:rPr>
        <w:fldChar w:fldCharType="separate"/>
      </w:r>
      <w:r w:rsidR="00B631BB" w:rsidRPr="00B631BB">
        <w:rPr>
          <w:noProof/>
          <w:vertAlign w:val="superscript"/>
        </w:rPr>
        <w:t>62</w:t>
      </w:r>
      <w:r w:rsidR="00627105" w:rsidRPr="4979BB12">
        <w:fldChar w:fldCharType="end"/>
      </w:r>
      <w:r w:rsidRPr="00844350">
        <w:rPr>
          <w:sz w:val="22"/>
          <w:szCs w:val="22"/>
        </w:rPr>
        <w:t xml:space="preserve"> to identify reads which overlapped with multiple adjacent gene loci (chimeric reads) and those that originated from a single locus (non-chimeric reads).</w:t>
      </w:r>
      <w:r w:rsidR="00E04E8F">
        <w:rPr>
          <w:sz w:val="22"/>
          <w:szCs w:val="22"/>
        </w:rPr>
        <w:t xml:space="preserve"> To reduce false positives caused by reads mapping across tandem duplicated </w:t>
      </w:r>
      <w:r w:rsidR="00BF4783">
        <w:rPr>
          <w:sz w:val="22"/>
          <w:szCs w:val="22"/>
        </w:rPr>
        <w:t xml:space="preserve">loci, </w:t>
      </w:r>
      <w:r w:rsidR="00C90184">
        <w:rPr>
          <w:sz w:val="22"/>
          <w:szCs w:val="22"/>
        </w:rPr>
        <w:t xml:space="preserve">reads mapping to </w:t>
      </w:r>
      <w:r w:rsidR="00BF4783">
        <w:rPr>
          <w:sz w:val="22"/>
          <w:szCs w:val="22"/>
        </w:rPr>
        <w:t xml:space="preserve">genes annotated in the </w:t>
      </w:r>
      <w:r w:rsidR="009C58B5">
        <w:rPr>
          <w:sz w:val="22"/>
          <w:szCs w:val="22"/>
        </w:rPr>
        <w:t>PTGBase</w:t>
      </w:r>
      <w:r w:rsidR="00627105" w:rsidRPr="4979BB12">
        <w:fldChar w:fldCharType="begin">
          <w:fldData xml:space="preserve">PEVuZE5vdGU+PENpdGU+PEF1dGhvcj5ZdTwvQXV0aG9yPjxZZWFyPjIwMTU8L1llYXI+PFJlY051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</w:fldData>
        </w:fldChar>
      </w:r>
      <w:r w:rsidR="00B631BB">
        <w:instrText xml:space="preserve"> ADDIN EN.CITE </w:instrText>
      </w:r>
      <w:r w:rsidR="00B631BB">
        <w:fldChar w:fldCharType="begin">
          <w:fldData xml:space="preserve">PEVuZE5vdGU+PENpdGU+PEF1dGhvcj5ZdTwvQXV0aG9yPjxZZWFyPjIwMTU8L1llYXI+PFJlY051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73</w:t>
      </w:r>
      <w:r w:rsidR="00627105" w:rsidRPr="4979BB12">
        <w:fldChar w:fldCharType="end"/>
      </w:r>
      <w:r w:rsidR="009C58B5">
        <w:rPr>
          <w:sz w:val="22"/>
          <w:szCs w:val="22"/>
        </w:rPr>
        <w:t xml:space="preserve"> were filtered out.</w:t>
      </w:r>
      <w:r w:rsidRPr="00844350">
        <w:rPr>
          <w:sz w:val="22"/>
          <w:szCs w:val="22"/>
        </w:rPr>
        <w:t xml:space="preserve"> Chimeric reads were considered to originate from the most upstream gene with which they overlapped. We pooled reads from replicates of a condition and used 50 bootstrapped 75% samples without replacement to estimate the ratio of chimeric to non-chimeric reads at each gene in that condition. The Haldane correction for zero counts was applied. The distributions of complemented line and </w:t>
      </w:r>
      <w:r w:rsidRPr="00844350">
        <w:rPr>
          <w:i/>
          <w:iCs/>
          <w:sz w:val="22"/>
          <w:szCs w:val="22"/>
        </w:rPr>
        <w:t xml:space="preserve">vir-1 </w:t>
      </w:r>
      <w:r w:rsidRPr="00844350">
        <w:rPr>
          <w:sz w:val="22"/>
          <w:szCs w:val="22"/>
        </w:rPr>
        <w:t xml:space="preserve">chimeric to non-chimeric ratios were tested using a Kolmogorov-Smirnoff test to detect loci with altered chimera production. All possible pairwise combinations of </w:t>
      </w:r>
      <w:proofErr w:type="spellStart"/>
      <w:r w:rsidRPr="00844350">
        <w:rPr>
          <w:sz w:val="22"/>
          <w:szCs w:val="22"/>
        </w:rPr>
        <w:t>VIRc</w:t>
      </w:r>
      <w:proofErr w:type="spellEnd"/>
      <w:r w:rsidRPr="00844350">
        <w:rPr>
          <w:sz w:val="22"/>
          <w:szCs w:val="22"/>
        </w:rPr>
        <w:t xml:space="preserve"> and </w:t>
      </w:r>
      <w:r w:rsidRPr="00844350">
        <w:rPr>
          <w:i/>
          <w:iCs/>
          <w:sz w:val="22"/>
          <w:szCs w:val="22"/>
        </w:rPr>
        <w:t>vir-1</w:t>
      </w:r>
      <w:r w:rsidRPr="00844350">
        <w:rPr>
          <w:sz w:val="22"/>
          <w:szCs w:val="22"/>
        </w:rPr>
        <w:t xml:space="preserve"> bootstraps were then compared </w:t>
      </w:r>
      <w:r w:rsidR="00A84AB6">
        <w:rPr>
          <w:sz w:val="22"/>
          <w:szCs w:val="22"/>
        </w:rPr>
        <w:t>to</w:t>
      </w:r>
      <w:r w:rsidRPr="00844350">
        <w:rPr>
          <w:sz w:val="22"/>
          <w:szCs w:val="22"/>
        </w:rPr>
        <w:t xml:space="preserve"> produce a distribution of estimates of the change in chimeric to non-chimeric ratio in the</w:t>
      </w:r>
      <w:r w:rsidRPr="00844350">
        <w:rPr>
          <w:i/>
          <w:iCs/>
          <w:sz w:val="22"/>
          <w:szCs w:val="22"/>
        </w:rPr>
        <w:t xml:space="preserve"> vir-1</w:t>
      </w:r>
      <w:r w:rsidRPr="00844350">
        <w:rPr>
          <w:sz w:val="22"/>
          <w:szCs w:val="22"/>
        </w:rPr>
        <w:t xml:space="preserve"> mutant. Loci which had more than one chimeric read in </w:t>
      </w:r>
      <w:r w:rsidRPr="00844350">
        <w:rPr>
          <w:i/>
          <w:iCs/>
          <w:sz w:val="22"/>
          <w:szCs w:val="22"/>
        </w:rPr>
        <w:t xml:space="preserve">vir-1 </w:t>
      </w:r>
      <w:r w:rsidRPr="00844350">
        <w:rPr>
          <w:sz w:val="22"/>
          <w:szCs w:val="22"/>
        </w:rPr>
        <w:t xml:space="preserve">and demonstrated at least a two-fold increase in chimeric read ratio in more than 50% of bootstrap comparisons, plus were significantly changed at FDR &lt; 0.05, were considered to be sites of increased chimeric RNA formation in </w:t>
      </w:r>
      <w:r w:rsidRPr="00844350">
        <w:rPr>
          <w:i/>
          <w:iCs/>
          <w:sz w:val="22"/>
          <w:szCs w:val="22"/>
        </w:rPr>
        <w:t xml:space="preserve">vir-1 </w:t>
      </w:r>
      <w:r w:rsidRPr="00844350">
        <w:rPr>
          <w:sz w:val="22"/>
          <w:szCs w:val="22"/>
        </w:rPr>
        <w:t>mutant.</w:t>
      </w:r>
    </w:p>
    <w:p w14:paraId="196DD9C8" w14:textId="77777777" w:rsidR="00844350" w:rsidRPr="00844350" w:rsidRDefault="00844350" w:rsidP="4979BB12">
      <w:pPr>
        <w:spacing w:line="480" w:lineRule="auto"/>
        <w:rPr>
          <w:sz w:val="22"/>
          <w:szCs w:val="22"/>
        </w:rPr>
      </w:pPr>
    </w:p>
    <w:p w14:paraId="640EE7B6" w14:textId="77777777" w:rsidR="00844350" w:rsidRPr="007C5C0E" w:rsidRDefault="00844350" w:rsidP="4979BB12">
      <w:pPr>
        <w:spacing w:line="480" w:lineRule="auto"/>
        <w:rPr>
          <w:b/>
          <w:bCs/>
          <w:sz w:val="22"/>
          <w:szCs w:val="22"/>
          <w:lang w:val="en-US"/>
        </w:rPr>
      </w:pPr>
      <w:proofErr w:type="spellStart"/>
      <w:r w:rsidRPr="007C5C0E">
        <w:rPr>
          <w:b/>
          <w:bCs/>
          <w:sz w:val="22"/>
          <w:szCs w:val="22"/>
          <w:lang w:val="en-US"/>
        </w:rPr>
        <w:t>miCLIP</w:t>
      </w:r>
      <w:proofErr w:type="spellEnd"/>
    </w:p>
    <w:p w14:paraId="2ADC1DD7" w14:textId="77777777" w:rsidR="00844350" w:rsidRPr="00844350" w:rsidRDefault="00844350" w:rsidP="4979BB12">
      <w:pPr>
        <w:spacing w:line="480" w:lineRule="auto"/>
        <w:rPr>
          <w:sz w:val="22"/>
          <w:szCs w:val="22"/>
          <w:lang w:val="en-US"/>
        </w:rPr>
      </w:pPr>
      <w:r w:rsidRPr="00844350">
        <w:rPr>
          <w:i/>
          <w:sz w:val="22"/>
          <w:szCs w:val="22"/>
          <w:lang w:val="en-US"/>
        </w:rPr>
        <w:t xml:space="preserve">Preparation of </w:t>
      </w:r>
      <w:proofErr w:type="spellStart"/>
      <w:r w:rsidRPr="00844350">
        <w:rPr>
          <w:i/>
          <w:sz w:val="22"/>
          <w:szCs w:val="22"/>
          <w:lang w:val="en-US"/>
        </w:rPr>
        <w:t>miCLIP</w:t>
      </w:r>
      <w:proofErr w:type="spellEnd"/>
      <w:r w:rsidRPr="00844350">
        <w:rPr>
          <w:i/>
          <w:sz w:val="22"/>
          <w:szCs w:val="22"/>
          <w:lang w:val="en-US"/>
        </w:rPr>
        <w:t xml:space="preserve"> libraries</w:t>
      </w:r>
    </w:p>
    <w:p w14:paraId="59718A16" w14:textId="21932771" w:rsidR="00844350" w:rsidRDefault="00844350" w:rsidP="4979BB12">
      <w:pPr>
        <w:spacing w:line="480" w:lineRule="auto"/>
        <w:rPr>
          <w:sz w:val="22"/>
          <w:szCs w:val="22"/>
          <w:lang w:val="en-US"/>
        </w:rPr>
      </w:pPr>
      <w:r w:rsidRPr="00844350">
        <w:rPr>
          <w:sz w:val="22"/>
          <w:szCs w:val="22"/>
          <w:lang w:val="en-US"/>
        </w:rPr>
        <w:t xml:space="preserve">Total RNA for </w:t>
      </w:r>
      <w:proofErr w:type="spellStart"/>
      <w:r w:rsidRPr="00844350">
        <w:rPr>
          <w:sz w:val="22"/>
          <w:szCs w:val="22"/>
          <w:lang w:val="en-US"/>
        </w:rPr>
        <w:t>miCLIP</w:t>
      </w:r>
      <w:proofErr w:type="spellEnd"/>
      <w:r w:rsidRPr="00844350">
        <w:rPr>
          <w:sz w:val="22"/>
          <w:szCs w:val="22"/>
          <w:lang w:val="en-US"/>
        </w:rPr>
        <w:t xml:space="preserve"> was isolated from 7.5 mg of 14-day old Arabidopsis Col-0 seedlings as previously described</w:t>
      </w:r>
      <w:r w:rsidR="00627105" w:rsidRPr="4979BB12">
        <w:fldChar w:fldCharType="begin"/>
      </w:r>
      <w:r w:rsidR="00B631BB">
        <w:instrText xml:space="preserve"> ADDIN EN.CITE &lt;EndNote&gt;&lt;Cite&gt;&lt;Author&gt;Quesada&lt;/Author&gt;&lt;Year&gt;2003&lt;/Year&gt;&lt;RecNum&gt;190&lt;/RecNum&gt;&lt;DisplayText&gt;&lt;style face="superscript"&gt;74&lt;/style&gt;&lt;/DisplayText&gt;&lt;record&gt;&lt;rec-number&gt;190&lt;/rec-number&gt;&lt;foreign-keys&gt;&lt;key app="EN" db-id="5vxwr2wzn5d9ahesz5dxtd0i2vexsz2550x5" timestamp="1559473434" guid="7df79169-e741-46e8-b7c1-63f100e977d5"&gt;190&lt;/key&gt;&lt;/foreign-keys&gt;&lt;ref-type name="Journal Article"&gt;17&lt;/ref-type&gt;&lt;contributors&gt;&lt;authors&gt;&lt;author&gt;Quesada, Victor&lt;/author&gt;&lt;author&gt;Macknight, Richard&lt;/author&gt;&lt;author&gt;Dean, Caroline&lt;/author&gt;&lt;author&gt;Simpson, Gordon G.&lt;/author&gt;&lt;/authors&gt;&lt;/contributors&gt;&lt;titles&gt;&lt;title&gt;&lt;style face="normal" font="default" size="100%"&gt;Autoregulation of &lt;/style&gt;&lt;style face="italic" font="default" size="100%"&gt;FCA&lt;/style&gt;&lt;style face="normal" font="default" size="100%"&gt; pre-mRNA processing controls Arabidopsis flowering time&lt;/style&gt;&lt;/title&gt;&lt;secondary-title&gt;The EMBO Journal&lt;/secondary-title&gt;&lt;/titles&gt;&lt;periodical&gt;&lt;full-title&gt;The EMBO Journal&lt;/full-title&gt;&lt;/periodical&gt;&lt;pages&gt;3142-3152&lt;/pages&gt;&lt;volume&gt;22&lt;/volume&gt;&lt;number&gt;12&lt;/number&gt;&lt;dates&gt;&lt;year&gt;2003&lt;/year&gt;&lt;pub-dates&gt;&lt;date&gt;09/11/received&amp;#xD;04/16/revised&amp;#xD;04/28/accepted&lt;/date&gt;&lt;/pub-dates&gt;&lt;/dates&gt;&lt;pub-location&gt;Oxford, UK&lt;/pub-location&gt;&lt;publisher&gt;Oxford University Press&lt;/publisher&gt;&lt;isbn&gt;0261-4189&amp;#xD;1460-2075&lt;/isbn&gt;&lt;accession-num&gt;PMC162157&lt;/accession-num&gt;&lt;urls&gt;&lt;related-urls&gt;&lt;url&gt;&lt;style face="underline" font="default" size="100%"&gt;http://www.ncbi.nlm.nih.gov/pmc/articles/PMC162157/&lt;/style&gt;&lt;/url&gt;&lt;/related-urls&gt;&lt;/urls&gt;&lt;electronic-resource-num&gt;10.1093/emboj/cdg305&lt;/electronic-resource-num&gt;&lt;remote-database-name&gt;PMC&lt;/remote-database-name&gt;&lt;/record&gt;&lt;/Cite&gt;&lt;/EndNote&gt;</w:instrText>
      </w:r>
      <w:r w:rsidR="00627105" w:rsidRPr="4979BB12">
        <w:rPr>
          <w:sz w:val="22"/>
          <w:szCs w:val="22"/>
        </w:rPr>
        <w:fldChar w:fldCharType="separate"/>
      </w:r>
      <w:r w:rsidR="00B631BB" w:rsidRPr="00B631BB">
        <w:rPr>
          <w:noProof/>
          <w:vertAlign w:val="superscript"/>
        </w:rPr>
        <w:t>74</w:t>
      </w:r>
      <w:r w:rsidR="00627105" w:rsidRPr="4979BB12">
        <w:fldChar w:fldCharType="end"/>
      </w:r>
      <w:r w:rsidRPr="00844350">
        <w:rPr>
          <w:sz w:val="22"/>
          <w:szCs w:val="22"/>
        </w:rPr>
        <w:t>. mRNA was isolated from ~1 mg of total RNA using oligo(dT) and streptavidin paramagnetic beads (</w:t>
      </w:r>
      <w:proofErr w:type="spellStart"/>
      <w:r w:rsidRPr="00844350">
        <w:rPr>
          <w:sz w:val="22"/>
          <w:szCs w:val="22"/>
        </w:rPr>
        <w:t>PolyATtract</w:t>
      </w:r>
      <w:proofErr w:type="spellEnd"/>
      <w:r w:rsidRPr="00844350">
        <w:rPr>
          <w:sz w:val="22"/>
          <w:szCs w:val="22"/>
        </w:rPr>
        <w:t xml:space="preserve">® mRNA Isolation Systems, Promega) as per manufacturer’s instructions. </w:t>
      </w:r>
      <w:proofErr w:type="spellStart"/>
      <w:r w:rsidRPr="00844350">
        <w:rPr>
          <w:sz w:val="22"/>
          <w:szCs w:val="22"/>
        </w:rPr>
        <w:t>miCLIP</w:t>
      </w:r>
      <w:proofErr w:type="spellEnd"/>
      <w:r w:rsidRPr="00844350">
        <w:rPr>
          <w:sz w:val="22"/>
          <w:szCs w:val="22"/>
        </w:rPr>
        <w:t xml:space="preserve"> </w:t>
      </w:r>
      <w:r w:rsidRPr="00844350">
        <w:rPr>
          <w:sz w:val="22"/>
          <w:szCs w:val="22"/>
          <w:lang w:val="en-US"/>
        </w:rPr>
        <w:t>was carried out using 15 µg of mRNA as described in</w:t>
      </w:r>
      <w:r w:rsidR="00627105" w:rsidRPr="4979BB12">
        <w:fldChar w:fldCharType="begin"/>
      </w:r>
      <w:r w:rsidR="00B631BB">
        <w:instrText xml:space="preserve"> ADDIN EN.CITE &lt;EndNote&gt;&lt;Cite&gt;&lt;Author&gt;Grozhik&lt;/Author&gt;&lt;Year&gt;2017&lt;/Year&gt;&lt;RecNum&gt;191&lt;/RecNum&gt;&lt;DisplayText&gt;&lt;style face="superscript"&gt;75&lt;/style&gt;&lt;/DisplayText&gt;&lt;record&gt;&lt;rec-number&gt;191&lt;/rec-number&gt;&lt;foreign-keys&gt;&lt;key app="EN" db-id="5vxwr2wzn5d9ahesz5dxtd0i2vexsz2550x5" timestamp="1559473434" guid="9868b10b-3cf2-4f32-beff-d69ab5374cbc"&gt;191&lt;/key&gt;&lt;/foreign-keys&gt;&lt;ref-type name="Journal Article"&gt;17&lt;/ref-type&gt;&lt;contributors&gt;&lt;authors&gt;&lt;author&gt;Grozhik, Anya V.&lt;/author&gt;&lt;author&gt;Linder, Bastian&lt;/author&gt;&lt;author&gt;Olarerin-George, Anthony O.&lt;/author&gt;&lt;author&gt;Jaffrey, Samie R.&lt;/author&gt;&lt;/authors&gt;&lt;/contributors&gt;&lt;titles&gt;&lt;title&gt;&lt;style face="normal" font="default" size="100%"&gt;Mapping m&lt;/style&gt;&lt;style face="superscript" font="default" size="100%"&gt;6&lt;/style&gt;&lt;style face="normal" font="default" size="100%"&gt;A at individual-nucleotide resolution using crosslinking and immunoprecipitation (miCLIP)&lt;/style&gt;&lt;/title&gt;&lt;secondary-title&gt;Methods in molecular biology&lt;/secondary-title&gt;&lt;/titles&gt;&lt;periodical&gt;&lt;full-title&gt;Methods in molecular biology&lt;/full-title&gt;&lt;/periodical&gt;&lt;pages&gt;55-78&lt;/pages&gt;&lt;volume&gt;1562&lt;/volume&gt;&lt;dates&gt;&lt;year&gt;2017&lt;/year&gt;&lt;/dates&gt;&lt;isbn&gt;1940-6029&amp;#xD;1064-3745&lt;/isbn&gt;&lt;accession-num&gt;28349454&lt;/accession-num&gt;&lt;urls&gt;&lt;related-urls&gt;&lt;url&gt;&lt;style face="underline" font="default" size="100%"&gt;https://www.ncbi.nlm.nih.gov/pubmed/28349454&lt;/style&gt;&lt;/url&gt;&lt;url&gt;&lt;style face="underline" font="default" size="100%"&gt;https://www.ncbi.nlm.nih.gov/pmc/PMC5562447/&lt;/style&gt;&lt;/url&gt;&lt;/related-urls&gt;&lt;/urls&gt;&lt;electronic-resource-num&gt;10.1007/978-1-4939-6807-7_5&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75</w:t>
      </w:r>
      <w:r w:rsidR="00627105" w:rsidRPr="4979BB12">
        <w:fldChar w:fldCharType="end"/>
      </w:r>
      <w:r w:rsidRPr="00844350">
        <w:rPr>
          <w:sz w:val="22"/>
          <w:szCs w:val="22"/>
          <w:lang w:val="en-US"/>
        </w:rPr>
        <w:t xml:space="preserve"> using antibody against N6-methyladenosine (#202 003 Synaptic Systems) with minor modifications. No-antibody controls were processed throughout the experiment. 4-12% Bis-Tris gel electrophoresis was run at 180 V for 50 minutes, while transfer of the RNA-antibody complexes was carried out at 30 V for 60 minutes. Following the transfer, membranes were exposed to the Medical X-Ray Film Blue (Agfa) at -80</w:t>
      </w:r>
      <w:r w:rsidRPr="00844350">
        <w:rPr>
          <w:sz w:val="22"/>
          <w:szCs w:val="22"/>
        </w:rPr>
        <w:t xml:space="preserve">°C </w:t>
      </w:r>
      <w:r w:rsidRPr="00844350">
        <w:rPr>
          <w:sz w:val="22"/>
          <w:szCs w:val="22"/>
          <w:lang w:val="en-US"/>
        </w:rPr>
        <w:t xml:space="preserve">overnight. Reverse transcription was carried out using barcoded RT primers - RT41, RT48, RT49 and RT50 (Integrated DNA Technologies) (Table S5). After reverse transcription, one cDNA fraction corresponding to 70-200 </w:t>
      </w:r>
      <w:proofErr w:type="spellStart"/>
      <w:r w:rsidRPr="00844350">
        <w:rPr>
          <w:sz w:val="22"/>
          <w:szCs w:val="22"/>
          <w:lang w:val="en-US"/>
        </w:rPr>
        <w:t>nt</w:t>
      </w:r>
      <w:proofErr w:type="spellEnd"/>
      <w:r w:rsidRPr="00844350">
        <w:rPr>
          <w:sz w:val="22"/>
          <w:szCs w:val="22"/>
          <w:lang w:val="en-US"/>
        </w:rPr>
        <w:t xml:space="preserve"> was purified from the 6% TBE-urea gel (Thermo Fisher Scientific). After </w:t>
      </w:r>
      <w:r w:rsidR="00A84AB6">
        <w:rPr>
          <w:sz w:val="22"/>
          <w:szCs w:val="22"/>
          <w:lang w:val="en-US"/>
        </w:rPr>
        <w:t xml:space="preserve">the </w:t>
      </w:r>
      <w:r w:rsidRPr="00844350">
        <w:rPr>
          <w:sz w:val="22"/>
          <w:szCs w:val="22"/>
          <w:lang w:val="en-US"/>
        </w:rPr>
        <w:t>final PCR</w:t>
      </w:r>
      <w:r w:rsidR="00A84AB6">
        <w:rPr>
          <w:sz w:val="22"/>
          <w:szCs w:val="22"/>
          <w:lang w:val="en-US"/>
        </w:rPr>
        <w:t xml:space="preserve"> step</w:t>
      </w:r>
      <w:r w:rsidRPr="00844350">
        <w:rPr>
          <w:sz w:val="22"/>
          <w:szCs w:val="22"/>
          <w:lang w:val="en-US"/>
        </w:rPr>
        <w:t xml:space="preserve">, all libraries were pooled together and purified using </w:t>
      </w:r>
      <w:proofErr w:type="spellStart"/>
      <w:r w:rsidRPr="00844350">
        <w:rPr>
          <w:sz w:val="22"/>
          <w:szCs w:val="22"/>
          <w:lang w:val="en-US"/>
        </w:rPr>
        <w:t>Agencourt</w:t>
      </w:r>
      <w:proofErr w:type="spellEnd"/>
      <w:r w:rsidRPr="00844350">
        <w:rPr>
          <w:sz w:val="22"/>
          <w:szCs w:val="22"/>
          <w:lang w:val="en-US"/>
        </w:rPr>
        <w:t xml:space="preserve"> </w:t>
      </w:r>
      <w:proofErr w:type="spellStart"/>
      <w:r w:rsidRPr="00844350">
        <w:rPr>
          <w:sz w:val="22"/>
          <w:szCs w:val="22"/>
          <w:lang w:val="en-US"/>
        </w:rPr>
        <w:t>Ampure</w:t>
      </w:r>
      <w:proofErr w:type="spellEnd"/>
      <w:r w:rsidRPr="00844350">
        <w:rPr>
          <w:sz w:val="22"/>
          <w:szCs w:val="22"/>
          <w:lang w:val="en-US"/>
        </w:rPr>
        <w:t xml:space="preserve"> XP magnetic beads (Beckman Coulter) and eluted in nuclease-free water. Paired-end sequencing with read length of 100 bp was carried out on Illumina </w:t>
      </w:r>
      <w:proofErr w:type="spellStart"/>
      <w:r w:rsidRPr="00844350">
        <w:rPr>
          <w:sz w:val="22"/>
          <w:szCs w:val="22"/>
          <w:lang w:val="en-US"/>
        </w:rPr>
        <w:t>MiSeq</w:t>
      </w:r>
      <w:proofErr w:type="spellEnd"/>
      <w:r w:rsidRPr="00844350">
        <w:rPr>
          <w:sz w:val="22"/>
          <w:szCs w:val="22"/>
          <w:lang w:val="en-US"/>
        </w:rPr>
        <w:t xml:space="preserve"> v2 at Edinburgh Genomics of the University of Edinburgh. Input sample libraries were prepared </w:t>
      </w:r>
      <w:r w:rsidRPr="00844350">
        <w:rPr>
          <w:sz w:val="22"/>
          <w:szCs w:val="22"/>
        </w:rPr>
        <w:t xml:space="preserve">using </w:t>
      </w:r>
      <w:proofErr w:type="spellStart"/>
      <w:r w:rsidRPr="00844350">
        <w:rPr>
          <w:sz w:val="22"/>
          <w:szCs w:val="22"/>
        </w:rPr>
        <w:t>NEBNext</w:t>
      </w:r>
      <w:proofErr w:type="spellEnd"/>
      <w:r w:rsidRPr="00844350">
        <w:rPr>
          <w:sz w:val="22"/>
          <w:szCs w:val="22"/>
        </w:rPr>
        <w:t xml:space="preserve">® Ultra™ Directional RNA Library Prep Kit for Illumina® (New England Biolabs® Inc.) and sequenced on Illumina HiSeq2000 at the Tayside Centre for Genomics </w:t>
      </w:r>
      <w:r w:rsidR="00A84AB6">
        <w:rPr>
          <w:sz w:val="22"/>
          <w:szCs w:val="22"/>
        </w:rPr>
        <w:t>A</w:t>
      </w:r>
      <w:r w:rsidRPr="00844350">
        <w:rPr>
          <w:sz w:val="22"/>
          <w:szCs w:val="22"/>
        </w:rPr>
        <w:t xml:space="preserve">nalysis </w:t>
      </w:r>
      <w:r w:rsidR="00A84AB6">
        <w:rPr>
          <w:sz w:val="22"/>
          <w:szCs w:val="22"/>
        </w:rPr>
        <w:t>at</w:t>
      </w:r>
      <w:r w:rsidRPr="00844350">
        <w:rPr>
          <w:sz w:val="22"/>
          <w:szCs w:val="22"/>
        </w:rPr>
        <w:t xml:space="preserve"> the University of Dundee with pair-end read length of 75bp. </w:t>
      </w:r>
    </w:p>
    <w:p w14:paraId="1981CBB5" w14:textId="77777777" w:rsidR="00844350" w:rsidRPr="00844350" w:rsidRDefault="00844350" w:rsidP="4979BB12">
      <w:pPr>
        <w:spacing w:line="480" w:lineRule="auto"/>
        <w:rPr>
          <w:sz w:val="22"/>
          <w:szCs w:val="22"/>
          <w:lang w:val="en-US"/>
        </w:rPr>
      </w:pPr>
    </w:p>
    <w:p w14:paraId="73CB44AE" w14:textId="77777777" w:rsidR="00844350" w:rsidRPr="00844350" w:rsidRDefault="00844350" w:rsidP="4979BB12">
      <w:pPr>
        <w:spacing w:line="480" w:lineRule="auto"/>
        <w:rPr>
          <w:i/>
          <w:iCs/>
          <w:sz w:val="22"/>
          <w:szCs w:val="22"/>
        </w:rPr>
      </w:pPr>
      <w:r w:rsidRPr="00844350">
        <w:rPr>
          <w:i/>
          <w:iCs/>
          <w:sz w:val="22"/>
          <w:szCs w:val="22"/>
        </w:rPr>
        <w:t xml:space="preserve">Processing for </w:t>
      </w:r>
      <w:proofErr w:type="spellStart"/>
      <w:r w:rsidRPr="00844350">
        <w:rPr>
          <w:i/>
          <w:iCs/>
          <w:sz w:val="22"/>
          <w:szCs w:val="22"/>
        </w:rPr>
        <w:t>miCLIP</w:t>
      </w:r>
      <w:proofErr w:type="spellEnd"/>
      <w:r w:rsidRPr="00844350">
        <w:rPr>
          <w:i/>
          <w:iCs/>
          <w:sz w:val="22"/>
          <w:szCs w:val="22"/>
        </w:rPr>
        <w:t xml:space="preserve"> sequencing data</w:t>
      </w:r>
    </w:p>
    <w:p w14:paraId="5816CD7B" w14:textId="290F02EF" w:rsidR="00844350" w:rsidRDefault="00844350" w:rsidP="4979BB12">
      <w:pPr>
        <w:spacing w:line="480" w:lineRule="auto"/>
        <w:rPr>
          <w:sz w:val="22"/>
          <w:szCs w:val="22"/>
        </w:rPr>
      </w:pPr>
      <w:proofErr w:type="spellStart"/>
      <w:r w:rsidRPr="00844350">
        <w:rPr>
          <w:sz w:val="22"/>
          <w:szCs w:val="22"/>
        </w:rPr>
        <w:t>miCLIP</w:t>
      </w:r>
      <w:proofErr w:type="spellEnd"/>
      <w:r w:rsidRPr="00844350">
        <w:rPr>
          <w:sz w:val="22"/>
          <w:szCs w:val="22"/>
        </w:rPr>
        <w:t xml:space="preserve"> data were assessed for quality using </w:t>
      </w:r>
      <w:proofErr w:type="spellStart"/>
      <w:r w:rsidRPr="00844350">
        <w:rPr>
          <w:sz w:val="22"/>
          <w:szCs w:val="22"/>
        </w:rPr>
        <w:t>FastQC</w:t>
      </w:r>
      <w:proofErr w:type="spellEnd"/>
      <w:r w:rsidRPr="00844350">
        <w:rPr>
          <w:sz w:val="22"/>
          <w:szCs w:val="22"/>
        </w:rPr>
        <w:t xml:space="preserve"> version 0.11.8</w:t>
      </w:r>
      <w:r w:rsidR="00627105" w:rsidRPr="4979BB12">
        <w:fldChar w:fldCharType="begin"/>
      </w:r>
      <w:r w:rsidR="00B631BB">
        <w:instrText xml:space="preserve"> ADDIN EN.CITE &lt;EndNote&gt;&lt;Cite&gt;&lt;Author&gt;Andrews&lt;/Author&gt;&lt;Year&gt;2010&lt;/Year&gt;&lt;RecNum&gt;110&lt;/RecNum&gt;&lt;DisplayText&gt;&lt;style face="superscript"&gt;76&lt;/style&gt;&lt;/DisplayText&gt;&lt;record&gt;&lt;rec-number&gt;110&lt;/rec-number&gt;&lt;foreign-keys&gt;&lt;key app="EN" db-id="5vxwr2wzn5d9ahesz5dxtd0i2vexsz2550x5" timestamp="1559473319" guid="42920b8b-be44-4068-b20b-feaad37d71fc"&gt;110&lt;/key&gt;&lt;/foreign-keys&gt;&lt;ref-type name="Journal Article"&gt;17&lt;/ref-type&gt;&lt;contributors&gt;&lt;authors&gt;&lt;author&gt;Andrews, Simon&lt;/author&gt;&lt;/authors&gt;&lt;/contributors&gt;&lt;titles&gt;&lt;title&gt;FastQC: a quality control tool for high throughput sequence data.&lt;/title&gt;&lt;/titles&gt;&lt;dates&gt;&lt;year&gt;2010&lt;/year&gt;&lt;/dates&gt;&lt;urls&gt;&lt;related-urls&gt;&lt;url&gt;http://www.bioinformatics.babraham.ac.uk/projects/fastqc/&lt;/url&gt;&lt;/related-urls&gt;&lt;/urls&gt;&lt;/record&gt;&lt;/Cite&gt;&lt;/EndNote&gt;</w:instrText>
      </w:r>
      <w:r w:rsidR="00627105" w:rsidRPr="4979BB12">
        <w:rPr>
          <w:sz w:val="22"/>
          <w:szCs w:val="22"/>
        </w:rPr>
        <w:fldChar w:fldCharType="separate"/>
      </w:r>
      <w:r w:rsidR="00B631BB" w:rsidRPr="00B631BB">
        <w:rPr>
          <w:noProof/>
          <w:vertAlign w:val="superscript"/>
        </w:rPr>
        <w:t>76</w:t>
      </w:r>
      <w:r w:rsidR="00627105" w:rsidRPr="4979BB12">
        <w:fldChar w:fldCharType="end"/>
      </w:r>
      <w:r w:rsidRPr="00844350">
        <w:rPr>
          <w:sz w:val="22"/>
          <w:szCs w:val="22"/>
        </w:rPr>
        <w:t xml:space="preserve"> and </w:t>
      </w:r>
      <w:proofErr w:type="spellStart"/>
      <w:r w:rsidRPr="00844350">
        <w:rPr>
          <w:sz w:val="22"/>
          <w:szCs w:val="22"/>
        </w:rPr>
        <w:t>MultiQC</w:t>
      </w:r>
      <w:proofErr w:type="spellEnd"/>
      <w:r w:rsidRPr="00844350">
        <w:rPr>
          <w:sz w:val="22"/>
          <w:szCs w:val="22"/>
        </w:rPr>
        <w:t xml:space="preserve"> version 1.7</w:t>
      </w:r>
      <w:r w:rsidR="00627105" w:rsidRPr="4979BB12">
        <w:fldChar w:fldCharType="begin"/>
      </w:r>
      <w:r w:rsidR="00B631BB">
        <w:instrText xml:space="preserve"> ADDIN EN.CITE &lt;EndNote&gt;&lt;Cite&gt;&lt;Author&gt;Ewels&lt;/Author&gt;&lt;Year&gt;2016&lt;/Year&gt;&lt;RecNum&gt;133&lt;/RecNum&gt;&lt;DisplayText&gt;&lt;style face="superscript"&gt;77&lt;/style&gt;&lt;/DisplayText&gt;&lt;record&gt;&lt;rec-number&gt;133&lt;/rec-number&gt;&lt;foreign-keys&gt;&lt;key app="EN" db-id="5vxwr2wzn5d9ahesz5dxtd0i2vexsz2550x5" timestamp="1559473320" guid="774736eb-8297-4f8b-a805-7b2cf9163222"&gt;133&lt;/key&gt;&lt;/foreign-keys&gt;&lt;ref-type name="Journal Article"&gt;17&lt;/ref-type&gt;&lt;contributors&gt;&lt;authors&gt;&lt;author&gt;Ewels, Philip&lt;/author&gt;&lt;author&gt;Magnusson, Måns&lt;/author&gt;&lt;author&gt;Käller, Max&lt;/author&gt;&lt;author&gt;Lundin, Sverker&lt;/author&gt;&lt;/authors&gt;&lt;/contributors&gt;&lt;titles&gt;&lt;title&gt;MultiQC: summarize analysis results for multiple tools and samples in a single report&lt;/title&gt;&lt;secondary-title&gt;Bioinformatics&lt;/secondary-title&gt;&lt;/titles&gt;&lt;periodical&gt;&lt;full-title&gt;Bioinformatics&lt;/full-title&gt;&lt;/periodical&gt;&lt;pages&gt;3047-3048&lt;/pages&gt;&lt;volume&gt;32&lt;/volume&gt;&lt;number&gt;19&lt;/number&gt;&lt;dates&gt;&lt;year&gt;2016&lt;/year&gt;&lt;/dates&gt;&lt;isbn&gt;1367-4803&lt;/isbn&gt;&lt;urls&gt;&lt;related-urls&gt;&lt;url&gt;https://doi.org/10.1093/bioinformatics/btw354&lt;/url&gt;&lt;/related-urls&gt;&lt;/urls&gt;&lt;electronic-resource-num&gt;10.1093/bioinformatics/btw354&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77</w:t>
      </w:r>
      <w:r w:rsidR="00627105" w:rsidRPr="4979BB12">
        <w:fldChar w:fldCharType="end"/>
      </w:r>
      <w:r w:rsidRPr="00844350">
        <w:rPr>
          <w:sz w:val="22"/>
          <w:szCs w:val="22"/>
        </w:rPr>
        <w:t xml:space="preserve">. Only the forward read was used for analysis as the </w:t>
      </w:r>
      <w:proofErr w:type="spellStart"/>
      <w:r w:rsidRPr="00844350">
        <w:rPr>
          <w:sz w:val="22"/>
          <w:szCs w:val="22"/>
        </w:rPr>
        <w:t>miCLIP</w:t>
      </w:r>
      <w:proofErr w:type="spellEnd"/>
      <w:r w:rsidRPr="00844350">
        <w:rPr>
          <w:sz w:val="22"/>
          <w:szCs w:val="22"/>
        </w:rPr>
        <w:t xml:space="preserve"> site is located at the 5’ position of the forward read. 3’ adapter and poly(A) sequences were trimmed using </w:t>
      </w:r>
      <w:proofErr w:type="spellStart"/>
      <w:r w:rsidRPr="00844350">
        <w:rPr>
          <w:sz w:val="22"/>
          <w:szCs w:val="22"/>
        </w:rPr>
        <w:t>cutadapt</w:t>
      </w:r>
      <w:proofErr w:type="spellEnd"/>
      <w:r w:rsidRPr="00844350">
        <w:rPr>
          <w:sz w:val="22"/>
          <w:szCs w:val="22"/>
        </w:rPr>
        <w:t xml:space="preserve"> version 1.18</w:t>
      </w:r>
      <w:r w:rsidR="00627105" w:rsidRPr="4979BB12">
        <w:fldChar w:fldCharType="begin"/>
      </w:r>
      <w:r w:rsidR="00B631BB">
        <w:instrText xml:space="preserve"> ADDIN EN.CITE &lt;EndNote&gt;&lt;Cite&gt;&lt;Author&gt;Martin&lt;/Author&gt;&lt;Year&gt;2011&lt;/Year&gt;&lt;RecNum&gt;104&lt;/RecNum&gt;&lt;DisplayText&gt;&lt;style face="superscript"&gt;78&lt;/style&gt;&lt;/DisplayText&gt;&lt;record&gt;&lt;rec-number&gt;104&lt;/rec-number&gt;&lt;foreign-keys&gt;&lt;key app="EN" db-id="5vxwr2wzn5d9ahesz5dxtd0i2vexsz2550x5" timestamp="1559473315" guid="3bcdb76b-88db-4024-96ba-e84fccd9ec60"&gt;104&lt;/key&gt;&lt;/foreign-keys&gt;&lt;ref-type name="Journal Article"&gt;17&lt;/ref-type&gt;&lt;contributors&gt;&lt;authors&gt;&lt;author&gt;Martin, Marcel&lt;/author&gt;&lt;/authors&gt;&lt;/contributors&gt;&lt;titles&gt;&lt;title&gt;Cutadapt removes adapter sequences from high-throughput sequencing reads&lt;/title&gt;&lt;short-title&gt;Cutadapt removes adapter sequences from high-throughput sequencing reads&lt;/short-title&gt;&lt;/titles&gt;&lt;pages&gt;3&lt;/pages&gt;&lt;volume&gt;17&lt;/volume&gt;&lt;number&gt;1&lt;/number&gt;&lt;edition&gt;2011-08-02&lt;/edition&gt;&lt;section&gt;10&lt;/section&gt;&lt;keywords&gt;&lt;keyword&gt;next generation sequencing&lt;/keyword&gt;&lt;keyword&gt;small RNA&lt;/keyword&gt;&lt;keyword&gt;microRNA&lt;/keyword&gt;&lt;keyword&gt;adapter removal&lt;/keyword&gt;&lt;/keywords&gt;&lt;dates&gt;&lt;year&gt;2011&lt;/year&gt;&lt;pub-dates&gt;&lt;date&gt;2011-05-02&lt;/date&gt;&lt;/pub-dates&gt;&lt;/dates&gt;&lt;isbn&gt;2226-6089&lt;/isbn&gt;&lt;work-type&gt;next generation sequencing; small RNA; microRNA; adapter removal&lt;/work-type&gt;&lt;urls&gt;&lt;related-urls&gt;&lt;url&gt;http://journal.embnet.org/index.php/embnetjournal/article/view/200&lt;/url&gt;&lt;/related-urls&gt;&lt;/urls&gt;&lt;electronic-resource-num&gt;10.14806/ej.17.1.200&lt;/electronic-resource-num&gt;&lt;/record&gt;&lt;/Cite&gt;&lt;/EndNote&gt;</w:instrText>
      </w:r>
      <w:r w:rsidR="00627105" w:rsidRPr="4979BB12">
        <w:rPr>
          <w:sz w:val="22"/>
          <w:szCs w:val="22"/>
        </w:rPr>
        <w:fldChar w:fldCharType="separate"/>
      </w:r>
      <w:r w:rsidR="00B631BB" w:rsidRPr="00B631BB">
        <w:rPr>
          <w:noProof/>
          <w:vertAlign w:val="superscript"/>
        </w:rPr>
        <w:t>78</w:t>
      </w:r>
      <w:r w:rsidR="00627105" w:rsidRPr="4979BB12">
        <w:fldChar w:fldCharType="end"/>
      </w:r>
      <w:r w:rsidRPr="00844350">
        <w:rPr>
          <w:sz w:val="22"/>
          <w:szCs w:val="22"/>
        </w:rPr>
        <w:t xml:space="preserve"> and Unique Molecular Identifiers were extracted from the 5’ of the reads using UMI-tools version 0.5.5</w:t>
      </w:r>
      <w:r w:rsidR="00627105" w:rsidRPr="4979BB12">
        <w:fldChar w:fldCharType="begin"/>
      </w:r>
      <w:r w:rsidR="00B631BB">
        <w:instrText xml:space="preserve"> ADDIN EN.CITE &lt;EndNote&gt;&lt;Cite&gt;&lt;Author&gt;Smith&lt;/Author&gt;&lt;Year&gt;2017&lt;/Year&gt;&lt;RecNum&gt;189&lt;/RecNum&gt;&lt;DisplayText&gt;&lt;style face="superscript"&gt;79&lt;/style&gt;&lt;/DisplayText&gt;&lt;record&gt;&lt;rec-number&gt;189&lt;/rec-number&gt;&lt;foreign-keys&gt;&lt;key app="EN" db-id="5vxwr2wzn5d9ahesz5dxtd0i2vexsz2550x5" timestamp="1559473434" guid="2ca95b51-a908-4589-a982-b390b1a8e5ab"&gt;189&lt;/key&gt;&lt;/foreign-keys&gt;&lt;ref-type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Press&lt;/publisher&gt;&lt;isbn&gt;1549-5469&amp;#xD;1088-9051&lt;/isbn&gt;&lt;accession-num&gt;28100584&lt;/accession-num&gt;&lt;urls&gt;&lt;related-urls&gt;&lt;url&gt;&lt;style face="underline" font="default" size="100%"&gt;https://www.ncbi.nlm.nih.gov/pubmed/28100584&lt;/style&gt;&lt;/url&gt;&lt;url&gt;&lt;style face="underline" font="default" size="100%"&gt;https://www.ncbi.nlm.nih.gov/pmc/PMC5340976/&lt;/style&gt;&lt;/url&gt;&lt;/related-urls&gt;&lt;/urls&gt;&lt;electronic-resource-num&gt;10.1101/gr.209601.116&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79</w:t>
      </w:r>
      <w:r w:rsidR="00627105" w:rsidRPr="4979BB12">
        <w:fldChar w:fldCharType="end"/>
      </w:r>
      <w:r w:rsidRPr="00844350">
        <w:rPr>
          <w:sz w:val="22"/>
          <w:szCs w:val="22"/>
        </w:rPr>
        <w:t xml:space="preserve">. Immunoprecipitation and no antibody controls were demultiplexed and multiplexing barcodes were trimmed using </w:t>
      </w:r>
      <w:proofErr w:type="spellStart"/>
      <w:r w:rsidRPr="00844350">
        <w:rPr>
          <w:sz w:val="22"/>
          <w:szCs w:val="22"/>
        </w:rPr>
        <w:t>seqkit</w:t>
      </w:r>
      <w:proofErr w:type="spellEnd"/>
      <w:r w:rsidRPr="00844350">
        <w:rPr>
          <w:sz w:val="22"/>
          <w:szCs w:val="22"/>
        </w:rPr>
        <w:t xml:space="preserve"> version 0.10.0</w:t>
      </w:r>
      <w:r w:rsidR="00627105" w:rsidRPr="4979BB12">
        <w:fldChar w:fldCharType="begin"/>
      </w:r>
      <w:r w:rsidR="00B631BB">
        <w:instrText xml:space="preserve"> ADDIN EN.CITE &lt;EndNote&gt;&lt;Cite&gt;&lt;Author&gt;Shen&lt;/Author&gt;&lt;Year&gt;2016&lt;/Year&gt;&lt;RecNum&gt;188&lt;/RecNum&gt;&lt;DisplayText&gt;&lt;style face="superscript"&gt;56&lt;/style&gt;&lt;/DisplayText&gt;&lt;record&gt;&lt;rec-number&gt;188&lt;/rec-number&gt;&lt;foreign-keys&gt;&lt;key app="EN" db-id="5vxwr2wzn5d9ahesz5dxtd0i2vexsz2550x5" timestamp="1559473433" guid="f7777684-d35a-43aa-ac11-46d68ae36d82"&gt;188&lt;/key&gt;&lt;/foreign-keys&gt;&lt;ref-type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Science&lt;/publisher&gt;&lt;urls&gt;&lt;related-urls&gt;&lt;url&gt;&lt;style face="underline" font="default" size="100%"&gt;https://doi.org/10.1371/journal.pone.0163962&lt;/style&gt;&lt;/url&gt;&lt;/related-urls&gt;&lt;/urls&gt;&lt;electronic-resource-num&gt;10.1371/journal.pone.0163962&lt;/electronic-resource-num&gt;&lt;/record&gt;&lt;/Cite&gt;&lt;/EndNote&gt;</w:instrText>
      </w:r>
      <w:r w:rsidR="00627105" w:rsidRPr="4979BB12">
        <w:rPr>
          <w:sz w:val="22"/>
          <w:szCs w:val="22"/>
        </w:rPr>
        <w:fldChar w:fldCharType="separate"/>
      </w:r>
      <w:r w:rsidR="00B631BB" w:rsidRPr="00B631BB">
        <w:rPr>
          <w:noProof/>
          <w:vertAlign w:val="superscript"/>
        </w:rPr>
        <w:t>56</w:t>
      </w:r>
      <w:r w:rsidR="00627105" w:rsidRPr="4979BB12">
        <w:fldChar w:fldCharType="end"/>
      </w:r>
      <w:r w:rsidRPr="00844350">
        <w:rPr>
          <w:sz w:val="22"/>
          <w:szCs w:val="22"/>
        </w:rPr>
        <w:t>. Reads were mapped to the TAIR10 reference genome with Araport11 reference annotation</w:t>
      </w:r>
      <w:r w:rsidR="00627105" w:rsidRPr="4979BB12">
        <w:fldChar w:fldCharType="begin"/>
      </w:r>
      <w:r w:rsidR="00B631BB">
        <w:instrText xml:space="preserve"> ADDIN EN.CITE &lt;EndNote&gt;&lt;Cite&gt;&lt;Author&gt;Cheng&lt;/Author&gt;&lt;Year&gt;2017&lt;/Year&gt;&lt;RecNum&gt;185&lt;/RecNum&gt;&lt;DisplayText&gt;&lt;style face="superscript"&gt;62&lt;/style&gt;&lt;/DisplayText&gt;&lt;record&gt;&lt;rec-number&gt;185&lt;/rec-number&gt;&lt;foreign-keys&gt;&lt;key app="EN" db-id="5vxwr2wzn5d9ahesz5dxtd0i2vexsz2550x5" timestamp="1559473433" guid="572fafb4-29c1-4311-b0af-cd1cefbb0151"&gt;185&lt;/key&gt;&lt;/foreign-keys&gt;&lt;ref-type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D.&lt;/author&gt;&lt;/authors&gt;&lt;/contributors&gt;&lt;titles&gt;&lt;title&gt;&lt;style face="normal" font="default" size="100%"&gt;Araport11: a complete reannotation of the &lt;/style&gt;&lt;style face="italic" font="default" size="100%"&gt;Arabidopsis thaliana&lt;/style&gt;&lt;style face="normal" font="default" size="100%"&gt; reference genome&lt;/style&gt;&lt;/title&gt;&lt;secondary-title&gt;The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lt;style face="underline" font="default" size="100%"&gt;https://onlinelibrary.wiley.com/doi/abs/10.1111/tpj.13415&lt;/style&gt;&lt;/url&gt;&lt;/related-urls&gt;&lt;/urls&gt;&lt;electronic-resource-num&gt;10.1111/tpj.13415&lt;/electronic-resource-num&gt;&lt;/record&gt;&lt;/Cite&gt;&lt;/EndNote&gt;</w:instrText>
      </w:r>
      <w:r w:rsidR="00627105" w:rsidRPr="4979BB12">
        <w:rPr>
          <w:sz w:val="22"/>
          <w:szCs w:val="22"/>
        </w:rPr>
        <w:fldChar w:fldCharType="separate"/>
      </w:r>
      <w:r w:rsidR="00B631BB" w:rsidRPr="00B631BB">
        <w:rPr>
          <w:noProof/>
          <w:vertAlign w:val="superscript"/>
        </w:rPr>
        <w:t>62</w:t>
      </w:r>
      <w:r w:rsidR="00627105" w:rsidRPr="4979BB12">
        <w:fldChar w:fldCharType="end"/>
      </w:r>
      <w:r w:rsidRPr="00844350">
        <w:rPr>
          <w:sz w:val="22"/>
          <w:szCs w:val="22"/>
        </w:rPr>
        <w:t>, using STAR version 2.6.1</w:t>
      </w:r>
      <w:r w:rsidR="00627105" w:rsidRPr="4979BB12">
        <w:fldChar w:fldCharType="begin"/>
      </w:r>
      <w:r w:rsidR="00B631BB">
        <w:instrText xml:space="preserve"> ADDIN EN.CITE &lt;EndNote&gt;&lt;Cite&gt;&lt;Author&gt;Dobin&lt;/Author&gt;&lt;Year&gt;2013&lt;/Year&gt;&lt;RecNum&gt;96&lt;/RecNum&gt;&lt;DisplayText&gt;&lt;style face="superscript"&gt;49&lt;/style&gt;&lt;/DisplayText&gt;&lt;record&gt;&lt;rec-number&gt;96&lt;/rec-number&gt;&lt;foreign-keys&gt;&lt;key app="EN" db-id="5vxwr2wzn5d9ahesz5dxtd0i2vexsz2550x5" timestamp="1559473315" guid="290ba96a-5144-464b-a39d-cffee74242a0"&gt;96&lt;/key&gt;&lt;/foreign-keys&gt;&lt;ref-type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lt;/secondary-title&gt;&lt;/titles&gt;&lt;periodical&gt;&lt;full-title&gt;Bioinformatics&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49</w:t>
      </w:r>
      <w:r w:rsidR="00627105" w:rsidRPr="4979BB12">
        <w:fldChar w:fldCharType="end"/>
      </w:r>
      <w:r w:rsidRPr="00844350">
        <w:rPr>
          <w:sz w:val="22"/>
          <w:szCs w:val="22"/>
        </w:rPr>
        <w:t xml:space="preserve">, a maximum multimapping rate of 5, a minimum splice junction overhang of 8 </w:t>
      </w:r>
      <w:proofErr w:type="spellStart"/>
      <w:r w:rsidRPr="00844350">
        <w:rPr>
          <w:sz w:val="22"/>
          <w:szCs w:val="22"/>
        </w:rPr>
        <w:t>nt</w:t>
      </w:r>
      <w:proofErr w:type="spellEnd"/>
      <w:r w:rsidRPr="00844350">
        <w:rPr>
          <w:sz w:val="22"/>
          <w:szCs w:val="22"/>
        </w:rPr>
        <w:t xml:space="preserve"> (3 </w:t>
      </w:r>
      <w:proofErr w:type="spellStart"/>
      <w:r w:rsidRPr="00844350">
        <w:rPr>
          <w:sz w:val="22"/>
          <w:szCs w:val="22"/>
        </w:rPr>
        <w:t>nt</w:t>
      </w:r>
      <w:proofErr w:type="spellEnd"/>
      <w:r w:rsidRPr="00844350">
        <w:rPr>
          <w:sz w:val="22"/>
          <w:szCs w:val="22"/>
        </w:rPr>
        <w:t xml:space="preserve"> for junctions in the Araport11 reference), a maximum of 5 mismatches per read, and intron length boundaries of 60 - 10,000 nt. SAM and BAM file manipulations were performed using </w:t>
      </w:r>
      <w:proofErr w:type="spellStart"/>
      <w:r w:rsidRPr="00844350">
        <w:rPr>
          <w:sz w:val="22"/>
          <w:szCs w:val="22"/>
        </w:rPr>
        <w:t>samtools</w:t>
      </w:r>
      <w:proofErr w:type="spellEnd"/>
      <w:r w:rsidRPr="00844350">
        <w:rPr>
          <w:sz w:val="22"/>
          <w:szCs w:val="22"/>
        </w:rPr>
        <w:t xml:space="preserve"> version 1.9</w:t>
      </w:r>
      <w:r w:rsidR="00627105" w:rsidRPr="4979BB12">
        <w:fldChar w:fldCharType="begin"/>
      </w:r>
      <w:r w:rsidR="00B631BB">
        <w:instrText xml:space="preserve"> ADDIN EN.CITE &lt;EndNote&gt;&lt;Cite&gt;&lt;Author&gt;Wysoker&lt;/Author&gt;&lt;Year&gt;2009&lt;/Year&gt;&lt;RecNum&gt;186&lt;/RecNum&gt;&lt;DisplayText&gt;&lt;style face="superscript"&gt;53&lt;/style&gt;&lt;/DisplayText&gt;&lt;record&gt;&lt;rec-number&gt;186&lt;/rec-number&gt;&lt;foreign-keys&gt;&lt;key app="EN" db-id="5vxwr2wzn5d9ahesz5dxtd0i2vexsz2550x5" timestamp="1559473433" guid="c1151ce4-fa18-4d61-8b66-1a0f85281b31"&gt;186&lt;/key&gt;&lt;/foreign-keys&gt;&lt;ref-type name="Journal Article"&gt;17&lt;/ref-type&gt;&lt;contributors&gt;&lt;authors&gt;&lt;author&gt;Wysoker,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lt;style face="underline" font="default" size="100%"&gt;https://doi.org/10.1093/bioinformatics/btp352&lt;/style&gt;&lt;/url&gt;&lt;/related-urls&gt;&lt;/urls&gt;&lt;electronic-resource-num&gt;10.1093/bioinformatics/btp352&lt;/electronic-resource-num&gt;&lt;access-date&gt;4/9/2019&lt;/access-date&gt;&lt;/record&gt;&lt;/Cite&gt;&lt;/EndNote&gt;</w:instrText>
      </w:r>
      <w:r w:rsidR="00627105" w:rsidRPr="4979BB12">
        <w:rPr>
          <w:sz w:val="22"/>
          <w:szCs w:val="22"/>
        </w:rPr>
        <w:fldChar w:fldCharType="separate"/>
      </w:r>
      <w:r w:rsidR="00B631BB" w:rsidRPr="00B631BB">
        <w:rPr>
          <w:noProof/>
          <w:vertAlign w:val="superscript"/>
        </w:rPr>
        <w:t>53</w:t>
      </w:r>
      <w:r w:rsidR="00627105" w:rsidRPr="4979BB12">
        <w:fldChar w:fldCharType="end"/>
      </w:r>
      <w:r w:rsidRPr="00844350">
        <w:rPr>
          <w:sz w:val="22"/>
          <w:szCs w:val="22"/>
        </w:rPr>
        <w:t>. Removal of PCR duplicates was then performed using UMI-tools in directional model</w:t>
      </w:r>
      <w:r w:rsidR="00627105" w:rsidRPr="4979BB12">
        <w:fldChar w:fldCharType="begin"/>
      </w:r>
      <w:r w:rsidR="00B631BB">
        <w:instrText xml:space="preserve"> ADDIN EN.CITE &lt;EndNote&gt;&lt;Cite&gt;&lt;Author&gt;Smith&lt;/Author&gt;&lt;Year&gt;2017&lt;/Year&gt;&lt;RecNum&gt;189&lt;/RecNum&gt;&lt;DisplayText&gt;&lt;style face="superscript"&gt;79&lt;/style&gt;&lt;/DisplayText&gt;&lt;record&gt;&lt;rec-number&gt;189&lt;/rec-number&gt;&lt;foreign-keys&gt;&lt;key app="EN" db-id="5vxwr2wzn5d9ahesz5dxtd0i2vexsz2550x5" timestamp="1559473434" guid="2ca95b51-a908-4589-a982-b390b1a8e5ab"&gt;189&lt;/key&gt;&lt;/foreign-keys&gt;&lt;ref-type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Press&lt;/publisher&gt;&lt;isbn&gt;1549-5469&amp;#xD;1088-9051&lt;/isbn&gt;&lt;accession-num&gt;28100584&lt;/accession-num&gt;&lt;urls&gt;&lt;related-urls&gt;&lt;url&gt;&lt;style face="underline" font="default" size="100%"&gt;https://www.ncbi.nlm.nih.gov/pubmed/28100584&lt;/style&gt;&lt;/url&gt;&lt;url&gt;&lt;style face="underline" font="default" size="100%"&gt;https://www.ncbi.nlm.nih.gov/pmc/PMC5340976/&lt;/style&gt;&lt;/url&gt;&lt;/related-urls&gt;&lt;/urls&gt;&lt;electronic-resource-num&gt;10.1101/gr.209601.116&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79</w:t>
      </w:r>
      <w:r w:rsidR="00627105" w:rsidRPr="4979BB12">
        <w:fldChar w:fldCharType="end"/>
      </w:r>
      <w:r w:rsidRPr="00844350">
        <w:rPr>
          <w:sz w:val="22"/>
          <w:szCs w:val="22"/>
        </w:rPr>
        <w:t xml:space="preserve">. </w:t>
      </w:r>
      <w:proofErr w:type="spellStart"/>
      <w:r w:rsidRPr="00844350">
        <w:rPr>
          <w:sz w:val="22"/>
          <w:szCs w:val="22"/>
        </w:rPr>
        <w:t>miCLIP</w:t>
      </w:r>
      <w:proofErr w:type="spellEnd"/>
      <w:r w:rsidRPr="00844350">
        <w:rPr>
          <w:sz w:val="22"/>
          <w:szCs w:val="22"/>
        </w:rPr>
        <w:t xml:space="preserve"> 5’ coverage and matched input 5’ coverage tracks were generated using </w:t>
      </w:r>
      <w:proofErr w:type="spellStart"/>
      <w:r w:rsidRPr="00844350">
        <w:rPr>
          <w:sz w:val="22"/>
          <w:szCs w:val="22"/>
        </w:rPr>
        <w:t>bedtools</w:t>
      </w:r>
      <w:proofErr w:type="spellEnd"/>
      <w:r w:rsidRPr="00844350">
        <w:rPr>
          <w:sz w:val="22"/>
          <w:szCs w:val="22"/>
        </w:rPr>
        <w:t xml:space="preserve"> version 2.27.1</w:t>
      </w:r>
      <w:r w:rsidR="00627105" w:rsidRPr="4979BB12">
        <w:fldChar w:fldCharType="begin"/>
      </w:r>
      <w:r w:rsidR="00B631BB">
        <w:instrText xml:space="preserve"> ADDIN EN.CITE &lt;EndNote&gt;&lt;Cite&gt;&lt;Author&gt;Quinlan&lt;/Author&gt;&lt;Year&gt;2010&lt;/Year&gt;&lt;RecNum&gt;63&lt;/RecNum&gt;&lt;DisplayText&gt;&lt;style face="superscript"&gt;55&lt;/style&gt;&lt;/DisplayText&gt;&lt;record&gt;&lt;rec-number&gt;63&lt;/rec-number&gt;&lt;foreign-keys&gt;&lt;key app="EN" db-id="5vxwr2wzn5d9ahesz5dxtd0i2vexsz2550x5" timestamp="1559473262" guid="9d2cdd01-7a6d-4f7c-b8f9-79b1def8f071"&gt;63&lt;/key&gt;&lt;/foreign-keys&gt;&lt;ref-type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lt;/secondary-title&gt;&lt;/titles&gt;&lt;periodical&gt;&lt;full-title&gt;Bioinformatics&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55</w:t>
      </w:r>
      <w:r w:rsidR="00627105" w:rsidRPr="4979BB12">
        <w:fldChar w:fldCharType="end"/>
      </w:r>
      <w:r w:rsidRPr="00844350">
        <w:rPr>
          <w:sz w:val="22"/>
          <w:szCs w:val="22"/>
        </w:rPr>
        <w:t xml:space="preserve"> and these were used to call </w:t>
      </w:r>
      <w:proofErr w:type="spellStart"/>
      <w:r w:rsidRPr="00844350">
        <w:rPr>
          <w:sz w:val="22"/>
          <w:szCs w:val="22"/>
        </w:rPr>
        <w:t>miCLIP</w:t>
      </w:r>
      <w:proofErr w:type="spellEnd"/>
      <w:r w:rsidRPr="00844350">
        <w:rPr>
          <w:sz w:val="22"/>
          <w:szCs w:val="22"/>
        </w:rPr>
        <w:t xml:space="preserve"> peaks at single nucleotide resolution with Piranha version 1.2.1</w:t>
      </w:r>
      <w:r w:rsidR="00627105" w:rsidRPr="4979BB12">
        <w:fldChar w:fldCharType="begin"/>
      </w:r>
      <w:r w:rsidR="00B631BB">
        <w:instrText xml:space="preserve"> ADDIN EN.CITE &lt;EndNote&gt;&lt;Cite&gt;&lt;Author&gt;Uren&lt;/Author&gt;&lt;Year&gt;2012&lt;/Year&gt;&lt;RecNum&gt;64&lt;/RecNum&gt;&lt;DisplayText&gt;&lt;style face="superscript"&gt;80&lt;/style&gt;&lt;/DisplayText&gt;&lt;record&gt;&lt;rec-number&gt;64&lt;/rec-number&gt;&lt;foreign-keys&gt;&lt;key app="EN" db-id="5vxwr2wzn5d9ahesz5dxtd0i2vexsz2550x5" timestamp="1559473262" guid="7c439d9c-1735-40b1-80b6-84501cd7fcba"&gt;64&lt;/key&gt;&lt;/foreign-keys&gt;&lt;ref-type name="Journal Article"&gt;17&lt;/ref-type&gt;&lt;contributors&gt;&lt;authors&gt;&lt;author&gt;Uren, Philip J.&lt;/author&gt;&lt;author&gt;Bahrami-Samani, Emad&lt;/author&gt;&lt;author&gt;Burns, Suzanne C.&lt;/author&gt;&lt;author&gt;Qiao, Mei&lt;/author&gt;&lt;author&gt;Karginov, Fedor V.&lt;/author&gt;&lt;author&gt;Hodges, Emily&lt;/author&gt;&lt;author&gt;Hannon, Gregory J.&lt;/author&gt;&lt;author&gt;Sanford, Jeremy R.&lt;/author&gt;&lt;author&gt;Penalva, Luiz O. F.&lt;/author&gt;&lt;author&gt;Smith, Andrew D.&lt;/author&gt;&lt;/authors&gt;&lt;/contributors&gt;&lt;titles&gt;&lt;title&gt;Site identification in high-throughput RNA-protein interaction data&lt;/title&gt;&lt;secondary-title&gt;Bioinformatics&lt;/secondary-title&gt;&lt;/titles&gt;&lt;periodical&gt;&lt;full-title&gt;Bioinformatics&lt;/full-title&gt;&lt;/periodical&gt;&lt;pages&gt;3013-3020&lt;/pages&gt;&lt;volume&gt;28&lt;/volume&gt;&lt;number&gt;23&lt;/number&gt;&lt;edition&gt;09/28&lt;/edition&gt;&lt;dates&gt;&lt;year&gt;2012&lt;/year&gt;&lt;/dates&gt;&lt;publisher&gt;Oxford University Press&lt;/publisher&gt;&lt;isbn&gt;1367-4811&amp;#xD;1367-4803&lt;/isbn&gt;&lt;accession-num&gt;23024010&lt;/accession-num&gt;&lt;urls&gt;&lt;related-urls&gt;&lt;url&gt;https://www.ncbi.nlm.nih.gov/pubmed/23024010&lt;/url&gt;&lt;url&gt;https://www.ncbi.nlm.nih.gov/pmc/PMC3509493/&lt;/url&gt;&lt;/related-urls&gt;&lt;/urls&gt;&lt;electronic-resource-num&gt;10.1093/bioinformatics/bts569&lt;/electronic-resource-num&gt;&lt;remote-database-name&gt;PubMed&lt;/remote-database-name&gt;&lt;language&gt;eng&lt;/language&gt;&lt;/record&gt;&lt;/Cite&gt;&lt;/EndNote&gt;</w:instrText>
      </w:r>
      <w:r w:rsidR="00627105" w:rsidRPr="4979BB12">
        <w:rPr>
          <w:sz w:val="22"/>
          <w:szCs w:val="22"/>
        </w:rPr>
        <w:fldChar w:fldCharType="separate"/>
      </w:r>
      <w:r w:rsidR="00B631BB" w:rsidRPr="00B631BB">
        <w:rPr>
          <w:noProof/>
          <w:vertAlign w:val="superscript"/>
        </w:rPr>
        <w:t>80</w:t>
      </w:r>
      <w:r w:rsidR="00627105" w:rsidRPr="4979BB12">
        <w:fldChar w:fldCharType="end"/>
      </w:r>
      <w:r w:rsidRPr="00844350">
        <w:rPr>
          <w:sz w:val="22"/>
          <w:szCs w:val="22"/>
        </w:rPr>
        <w:t xml:space="preserve"> with relaxed </w:t>
      </w:r>
      <w:r w:rsidRPr="4979BB12">
        <w:rPr>
          <w:i/>
          <w:iCs/>
          <w:sz w:val="22"/>
          <w:szCs w:val="22"/>
        </w:rPr>
        <w:t>p</w:t>
      </w:r>
      <w:r w:rsidRPr="00844350">
        <w:rPr>
          <w:sz w:val="22"/>
          <w:szCs w:val="22"/>
        </w:rPr>
        <w:t xml:space="preserve">-value thresholds of 0.5. Reproducible peaks across pairwise combinations of the three replicates were identified by Irreproducible Discovery Rate (IDR) analysis using the python package </w:t>
      </w:r>
      <w:proofErr w:type="spellStart"/>
      <w:r w:rsidRPr="00844350">
        <w:rPr>
          <w:sz w:val="22"/>
          <w:szCs w:val="22"/>
        </w:rPr>
        <w:t>idr</w:t>
      </w:r>
      <w:proofErr w:type="spellEnd"/>
      <w:r w:rsidRPr="00844350">
        <w:rPr>
          <w:sz w:val="22"/>
          <w:szCs w:val="22"/>
        </w:rPr>
        <w:t xml:space="preserve"> version 2.0.3 using an IDR threshold of 0.05</w:t>
      </w:r>
      <w:r w:rsidR="00627105" w:rsidRPr="4979BB12">
        <w:fldChar w:fldCharType="begin"/>
      </w:r>
      <w:r w:rsidR="00B631BB">
        <w:instrText xml:space="preserve"> ADDIN EN.CITE &lt;EndNote&gt;&lt;Cite&gt;&lt;Author&gt;Li&lt;/Author&gt;&lt;Year&gt;2011&lt;/Year&gt;&lt;RecNum&gt;108&lt;/RecNum&gt;&lt;DisplayText&gt;&lt;style face="superscript"&gt;81&lt;/style&gt;&lt;/DisplayText&gt;&lt;record&gt;&lt;rec-number&gt;108&lt;/rec-number&gt;&lt;foreign-keys&gt;&lt;key app="EN" db-id="5vxwr2wzn5d9ahesz5dxtd0i2vexsz2550x5" timestamp="1559473319" guid="3f37569f-4dbd-46d4-9f40-cbfdee443c0e"&gt;108&lt;/key&gt;&lt;/foreign-keys&gt;&lt;ref-type name="Journal Article"&gt;17&lt;/ref-type&gt;&lt;contributors&gt;&lt;authors&gt;&lt;author&gt;Li, Qunhua&lt;/author&gt;&lt;author&gt;Brown, James B.&lt;/author&gt;&lt;author&gt;Huang, Haiyan&lt;/author&gt;&lt;author&gt;Bickel, Peter J.&lt;/author&gt;&lt;/authors&gt;&lt;/contributors&gt;&lt;titles&gt;&lt;title&gt;Measuring reproducibility of high-throughput experiments&lt;/title&gt;&lt;secondary-title&gt;Ann. Appl. Stat.&lt;/secondary-title&gt;&lt;/titles&gt;&lt;periodical&gt;&lt;full-title&gt;Ann. Appl. Stat.&lt;/full-title&gt;&lt;/periodical&gt;&lt;pages&gt;1752-1779&lt;/pages&gt;&lt;volume&gt;5&lt;/volume&gt;&lt;number&gt;3&lt;/number&gt;&lt;keywords&gt;&lt;keyword&gt;Reproducibility&lt;/keyword&gt;&lt;keyword&gt;association&lt;/keyword&gt;&lt;keyword&gt;mixture model&lt;/keyword&gt;&lt;keyword&gt;copula&lt;/keyword&gt;&lt;keyword&gt;iterative algorithm&lt;/keyword&gt;&lt;keyword&gt;irreproducible discovery rate&lt;/keyword&gt;&lt;keyword&gt;high-throughput experiment&lt;/keyword&gt;&lt;keyword&gt;genomics&lt;/keyword&gt;&lt;/keywords&gt;&lt;dates&gt;&lt;year&gt;2011&lt;/year&gt;&lt;pub-dates&gt;&lt;date&gt;2011/09&lt;/date&gt;&lt;/pub-dates&gt;&lt;/dates&gt;&lt;publisher&gt;The Institute of Mathematical Statistics&lt;/publisher&gt;&lt;isbn&gt;1932-6157&lt;/isbn&gt;&lt;urls&gt;&lt;related-urls&gt;&lt;url&gt;https://projecteuclid.org:443/euclid.aoas/1318514284&lt;/url&gt;&lt;/related-urls&gt;&lt;/urls&gt;&lt;electronic-resource-num&gt;10.1214/11-AOAS466&lt;/electronic-resource-num&gt;&lt;language&gt;en&lt;/language&gt;&lt;/record&gt;&lt;/Cite&gt;&lt;/EndNote&gt;</w:instrText>
      </w:r>
      <w:r w:rsidR="00627105" w:rsidRPr="4979BB12">
        <w:rPr>
          <w:sz w:val="22"/>
          <w:szCs w:val="22"/>
        </w:rPr>
        <w:fldChar w:fldCharType="separate"/>
      </w:r>
      <w:r w:rsidR="00B631BB" w:rsidRPr="00B631BB">
        <w:rPr>
          <w:noProof/>
          <w:vertAlign w:val="superscript"/>
        </w:rPr>
        <w:t>81</w:t>
      </w:r>
      <w:r w:rsidR="00627105" w:rsidRPr="4979BB12">
        <w:fldChar w:fldCharType="end"/>
      </w:r>
      <w:r w:rsidRPr="00844350">
        <w:rPr>
          <w:sz w:val="22"/>
          <w:szCs w:val="22"/>
        </w:rPr>
        <w:t xml:space="preserve">. The final set of peaks was identified by pooling the three replicates and re-analysing using Piranha, then ranking the peaks by FDR and selecting the top N peaks, where N was the smallest number of reproducible peaks discovered by pairwise comparisons of the three replicates. This yielded 141,198 unique nucleotide level </w:t>
      </w:r>
      <w:proofErr w:type="spellStart"/>
      <w:r w:rsidRPr="00844350">
        <w:rPr>
          <w:sz w:val="22"/>
          <w:szCs w:val="22"/>
        </w:rPr>
        <w:t>miCLIP</w:t>
      </w:r>
      <w:proofErr w:type="spellEnd"/>
      <w:r w:rsidRPr="00844350">
        <w:rPr>
          <w:sz w:val="22"/>
          <w:szCs w:val="22"/>
        </w:rPr>
        <w:t xml:space="preserve"> peaks</w:t>
      </w:r>
      <w:r w:rsidR="004A0E87">
        <w:rPr>
          <w:sz w:val="22"/>
          <w:szCs w:val="22"/>
        </w:rPr>
        <w:t>.</w:t>
      </w:r>
    </w:p>
    <w:p w14:paraId="4595D4AA" w14:textId="77777777" w:rsidR="00844350" w:rsidRPr="00844350" w:rsidRDefault="00844350" w:rsidP="4979BB12">
      <w:pPr>
        <w:spacing w:line="480" w:lineRule="auto"/>
        <w:rPr>
          <w:sz w:val="22"/>
          <w:szCs w:val="22"/>
        </w:rPr>
      </w:pPr>
    </w:p>
    <w:p w14:paraId="7DD5D4B3" w14:textId="77777777" w:rsidR="00844350" w:rsidRPr="007C5C0E" w:rsidRDefault="00844350" w:rsidP="4979BB12">
      <w:pPr>
        <w:spacing w:line="480" w:lineRule="auto"/>
        <w:rPr>
          <w:b/>
          <w:bCs/>
          <w:sz w:val="22"/>
          <w:szCs w:val="22"/>
          <w:lang w:val="en-US"/>
        </w:rPr>
      </w:pPr>
      <w:r w:rsidRPr="007C5C0E">
        <w:rPr>
          <w:b/>
          <w:bCs/>
          <w:sz w:val="22"/>
          <w:szCs w:val="22"/>
          <w:lang w:val="en-US"/>
        </w:rPr>
        <w:t>m</w:t>
      </w:r>
      <w:r w:rsidRPr="007C5C0E">
        <w:rPr>
          <w:b/>
          <w:bCs/>
          <w:sz w:val="22"/>
          <w:szCs w:val="22"/>
          <w:vertAlign w:val="superscript"/>
          <w:lang w:val="en-US"/>
        </w:rPr>
        <w:t>6</w:t>
      </w:r>
      <w:r w:rsidRPr="007C5C0E">
        <w:rPr>
          <w:b/>
          <w:bCs/>
          <w:sz w:val="22"/>
          <w:szCs w:val="22"/>
          <w:lang w:val="en-US"/>
        </w:rPr>
        <w:t>A LC-MS analysis</w:t>
      </w:r>
    </w:p>
    <w:p w14:paraId="0F4DE23F" w14:textId="28C385CA" w:rsidR="00844350" w:rsidRPr="00844350" w:rsidRDefault="00844350" w:rsidP="4979BB12">
      <w:pPr>
        <w:spacing w:line="480" w:lineRule="auto"/>
        <w:rPr>
          <w:sz w:val="22"/>
          <w:szCs w:val="22"/>
          <w:lang w:val="en-US"/>
        </w:rPr>
      </w:pPr>
      <w:r w:rsidRPr="00844350">
        <w:rPr>
          <w:sz w:val="22"/>
          <w:szCs w:val="22"/>
          <w:lang w:val="en-US"/>
        </w:rPr>
        <w:t>The m</w:t>
      </w:r>
      <w:r w:rsidRPr="00844350">
        <w:rPr>
          <w:sz w:val="22"/>
          <w:szCs w:val="22"/>
          <w:vertAlign w:val="superscript"/>
          <w:lang w:val="en-US"/>
        </w:rPr>
        <w:t>6</w:t>
      </w:r>
      <w:r w:rsidRPr="00844350">
        <w:rPr>
          <w:sz w:val="22"/>
          <w:szCs w:val="22"/>
          <w:lang w:val="en-US"/>
        </w:rPr>
        <w:t>A content analysis using Liquid Chromatography - Mass Spectroscopy (LC-MS) was performed as described</w:t>
      </w:r>
      <w:r w:rsidR="00B0542D">
        <w:rPr>
          <w:sz w:val="22"/>
          <w:szCs w:val="22"/>
          <w:lang w:val="en-US"/>
        </w:rPr>
        <w:t xml:space="preserve"> in</w:t>
      </w:r>
      <w:r w:rsidR="00627105" w:rsidRPr="4979BB12">
        <w:fldChar w:fldCharType="begin">
          <w:fldData xml:space="preserve">PEVuZE5vdGU+PENpdGU+PEF1dGhvcj5IdWFuZzwvQXV0aG9yPjxZZWFyPjIwMTg8L1llYXI+PFJl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</w:fldData>
        </w:fldChar>
      </w:r>
      <w:r w:rsidR="00B631BB">
        <w:instrText xml:space="preserve"> ADDIN EN.CITE </w:instrText>
      </w:r>
      <w:r w:rsidR="00B631BB">
        <w:fldChar w:fldCharType="begin">
          <w:fldData xml:space="preserve">PEVuZE5vdGU+PENpdGU+PEF1dGhvcj5IdWFuZzwvQXV0aG9yPjxZZWFyPjIwMTg8L1llYXI+PFJl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</w:fldData>
        </w:fldChar>
      </w:r>
      <w:r w:rsidR="00B631BB">
        <w:instrText xml:space="preserve"> ADDIN EN.CITE.DATA </w:instrText>
      </w:r>
      <w:r w:rsidR="00B631BB">
        <w:fldChar w:fldCharType="end"/>
      </w:r>
      <w:r w:rsidR="00627105" w:rsidRPr="4979BB12">
        <w:rPr>
          <w:sz w:val="22"/>
          <w:szCs w:val="22"/>
        </w:rPr>
      </w:r>
      <w:r w:rsidR="00627105" w:rsidRPr="4979BB12">
        <w:rPr>
          <w:sz w:val="22"/>
          <w:szCs w:val="22"/>
        </w:rPr>
        <w:fldChar w:fldCharType="separate"/>
      </w:r>
      <w:r w:rsidR="00B631BB" w:rsidRPr="00B631BB">
        <w:rPr>
          <w:noProof/>
          <w:vertAlign w:val="superscript"/>
        </w:rPr>
        <w:t>82</w:t>
      </w:r>
      <w:r w:rsidR="00627105" w:rsidRPr="4979BB12">
        <w:fldChar w:fldCharType="end"/>
      </w:r>
      <w:r w:rsidRPr="00844350">
        <w:rPr>
          <w:sz w:val="22"/>
          <w:szCs w:val="22"/>
          <w:lang w:val="en-US"/>
        </w:rPr>
        <w:t xml:space="preserve">. Chromatography was carried out by the </w:t>
      </w:r>
      <w:proofErr w:type="spellStart"/>
      <w:r w:rsidRPr="00844350">
        <w:rPr>
          <w:sz w:val="22"/>
          <w:szCs w:val="22"/>
          <w:lang w:val="en-US"/>
        </w:rPr>
        <w:t>FingerPrints</w:t>
      </w:r>
      <w:proofErr w:type="spellEnd"/>
      <w:r w:rsidRPr="00844350">
        <w:rPr>
          <w:sz w:val="22"/>
          <w:szCs w:val="22"/>
          <w:lang w:val="en-US"/>
        </w:rPr>
        <w:t xml:space="preserve"> Proteomics facility at the University of Dundee.</w:t>
      </w:r>
    </w:p>
    <w:p w14:paraId="10503437" w14:textId="77777777" w:rsidR="00844350" w:rsidRPr="003520A5" w:rsidRDefault="00844350" w:rsidP="4979BB12">
      <w:pPr>
        <w:spacing w:line="480" w:lineRule="auto"/>
        <w:rPr>
          <w:sz w:val="22"/>
          <w:szCs w:val="22"/>
        </w:rPr>
      </w:pPr>
    </w:p>
    <w:p w14:paraId="02548EF9" w14:textId="38B8AAB5" w:rsidR="7D5FBE99" w:rsidRPr="003520A5" w:rsidRDefault="7D5FBE99" w:rsidP="4979BB12">
      <w:pPr>
        <w:spacing w:line="480" w:lineRule="auto"/>
        <w:rPr>
          <w:rFonts w:ascii="Calibri" w:eastAsia="Calibri" w:hAnsi="Calibri" w:cs="Calibri"/>
          <w:sz w:val="22"/>
          <w:szCs w:val="22"/>
        </w:rPr>
      </w:pPr>
      <w:r w:rsidRPr="003520A5">
        <w:rPr>
          <w:rFonts w:ascii="Calibri" w:eastAsia="Calibri" w:hAnsi="Calibri" w:cs="Calibri"/>
          <w:b/>
          <w:bCs/>
          <w:sz w:val="22"/>
          <w:szCs w:val="22"/>
        </w:rPr>
        <w:t>Code Availability</w:t>
      </w:r>
    </w:p>
    <w:p w14:paraId="7FB4AF99" w14:textId="7E2FE2EA" w:rsidR="7D5FBE99" w:rsidRPr="003520A5" w:rsidRDefault="7D5FBE99" w:rsidP="4979BB12">
      <w:pPr>
        <w:spacing w:line="480" w:lineRule="auto"/>
        <w:rPr>
          <w:rFonts w:ascii="Calibri" w:eastAsia="Calibri" w:hAnsi="Calibri" w:cs="Calibri"/>
          <w:sz w:val="22"/>
          <w:szCs w:val="22"/>
        </w:rPr>
      </w:pPr>
      <w:r w:rsidRPr="003520A5">
        <w:rPr>
          <w:rFonts w:ascii="Calibri" w:eastAsia="Calibri" w:hAnsi="Calibri" w:cs="Calibri"/>
          <w:sz w:val="22"/>
          <w:szCs w:val="22"/>
        </w:rPr>
        <w:t>All scripts, pipelines, and notebooks used for this study are available on GitHub at https://github.com/bartongroup/NS_Nanopore_paper</w:t>
      </w:r>
    </w:p>
    <w:p w14:paraId="2D9DBE18" w14:textId="5B2FA30D" w:rsidR="7D5FBE99" w:rsidRPr="003520A5" w:rsidRDefault="7D5FBE99" w:rsidP="4979BB12">
      <w:pPr>
        <w:spacing w:line="480" w:lineRule="auto"/>
        <w:rPr>
          <w:rFonts w:ascii="Calibri" w:eastAsia="Calibri" w:hAnsi="Calibri" w:cs="Calibri"/>
          <w:sz w:val="22"/>
          <w:szCs w:val="22"/>
        </w:rPr>
      </w:pPr>
    </w:p>
    <w:p w14:paraId="2397D3D8" w14:textId="4E498722" w:rsidR="7D5FBE99" w:rsidRPr="003520A5" w:rsidRDefault="7D5FBE99" w:rsidP="4979BB12">
      <w:pPr>
        <w:spacing w:line="480" w:lineRule="auto"/>
        <w:rPr>
          <w:rFonts w:ascii="Calibri" w:eastAsia="Calibri" w:hAnsi="Calibri" w:cs="Calibri"/>
          <w:sz w:val="22"/>
          <w:szCs w:val="22"/>
        </w:rPr>
      </w:pPr>
      <w:r w:rsidRPr="003520A5">
        <w:rPr>
          <w:rFonts w:ascii="Calibri" w:eastAsia="Calibri" w:hAnsi="Calibri" w:cs="Calibri"/>
          <w:b/>
          <w:bCs/>
          <w:sz w:val="22"/>
          <w:szCs w:val="22"/>
          <w:lang w:val="en-US"/>
        </w:rPr>
        <w:t>Data Availability</w:t>
      </w:r>
    </w:p>
    <w:p w14:paraId="14E9826E" w14:textId="6B311AFA" w:rsidR="7D5FBE99" w:rsidRPr="003520A5" w:rsidRDefault="7D5FBE99" w:rsidP="4979BB12">
      <w:pPr>
        <w:spacing w:line="480" w:lineRule="auto"/>
        <w:rPr>
          <w:rFonts w:ascii="Calibri" w:eastAsia="Calibri" w:hAnsi="Calibri" w:cs="Calibri"/>
          <w:sz w:val="22"/>
          <w:szCs w:val="22"/>
        </w:rPr>
      </w:pPr>
      <w:r w:rsidRPr="003520A5">
        <w:rPr>
          <w:rFonts w:ascii="Calibri" w:eastAsia="Calibri" w:hAnsi="Calibri" w:cs="Calibri"/>
          <w:sz w:val="22"/>
          <w:szCs w:val="22"/>
        </w:rPr>
        <w:t>Sequencing datasets described in this study have been deposited at the European Nucleotide Archive (ENA) under the study accession number PRJEB32782.</w:t>
      </w:r>
    </w:p>
    <w:p w14:paraId="4FF5E59E" w14:textId="73DEB216" w:rsidR="005D67E3" w:rsidRPr="00240EDD" w:rsidRDefault="005D67E3" w:rsidP="4979BB12">
      <w:pPr>
        <w:spacing w:line="480" w:lineRule="auto"/>
        <w:rPr>
          <w:b/>
          <w:sz w:val="22"/>
          <w:szCs w:val="22"/>
        </w:rPr>
      </w:pPr>
    </w:p>
    <w:p w14:paraId="55B6FB82" w14:textId="7D13E37C" w:rsidR="003C7333" w:rsidRPr="008F752A" w:rsidRDefault="00F4649A" w:rsidP="4979BB12">
      <w:pPr>
        <w:spacing w:line="480" w:lineRule="auto"/>
        <w:rPr>
          <w:b/>
          <w:sz w:val="22"/>
          <w:szCs w:val="22"/>
        </w:rPr>
      </w:pPr>
      <w:r w:rsidRPr="4979BB12">
        <w:rPr>
          <w:b/>
          <w:sz w:val="22"/>
          <w:szCs w:val="22"/>
        </w:rPr>
        <w:t>Acknowledgements</w:t>
      </w:r>
    </w:p>
    <w:p w14:paraId="75CDCD6A" w14:textId="4C2E0AD0" w:rsidR="009174E1" w:rsidRPr="00F4319E" w:rsidRDefault="00F4649A" w:rsidP="4979BB12">
      <w:pPr>
        <w:spacing w:line="480" w:lineRule="auto"/>
        <w:rPr>
          <w:b/>
          <w:sz w:val="22"/>
          <w:szCs w:val="22"/>
        </w:rPr>
      </w:pPr>
      <w:r w:rsidRPr="4979BB12">
        <w:rPr>
          <w:sz w:val="22"/>
          <w:szCs w:val="22"/>
        </w:rPr>
        <w:t>This work was funded by BBSRC grants BB/J00247X/1, BB/M004155/1, BB/M010066/1</w:t>
      </w:r>
      <w:r w:rsidR="00192A26" w:rsidRPr="4979BB12">
        <w:rPr>
          <w:sz w:val="22"/>
          <w:szCs w:val="22"/>
        </w:rPr>
        <w:t>,</w:t>
      </w:r>
      <w:r w:rsidRPr="4979BB12">
        <w:rPr>
          <w:sz w:val="22"/>
          <w:szCs w:val="22"/>
        </w:rPr>
        <w:t xml:space="preserve"> </w:t>
      </w:r>
      <w:r w:rsidR="000476B4" w:rsidRPr="4979BB12">
        <w:rPr>
          <w:sz w:val="22"/>
          <w:szCs w:val="22"/>
        </w:rPr>
        <w:t xml:space="preserve">the University of </w:t>
      </w:r>
      <w:r w:rsidRPr="4979BB12">
        <w:rPr>
          <w:sz w:val="22"/>
          <w:szCs w:val="22"/>
        </w:rPr>
        <w:t>Dundee Global Challenges Research Fund</w:t>
      </w:r>
      <w:r w:rsidR="00192A26" w:rsidRPr="4979BB12">
        <w:rPr>
          <w:sz w:val="22"/>
          <w:szCs w:val="22"/>
        </w:rPr>
        <w:t xml:space="preserve"> and</w:t>
      </w:r>
      <w:r w:rsidR="00121F3D" w:rsidRPr="4979BB12">
        <w:rPr>
          <w:sz w:val="22"/>
          <w:szCs w:val="22"/>
        </w:rPr>
        <w:t xml:space="preserve"> the European Union’s Horizon 2020 research and innovation programme under the Marie </w:t>
      </w:r>
      <w:proofErr w:type="spellStart"/>
      <w:r w:rsidR="00121F3D" w:rsidRPr="4979BB12">
        <w:rPr>
          <w:sz w:val="22"/>
          <w:szCs w:val="22"/>
        </w:rPr>
        <w:t>Sklodowska</w:t>
      </w:r>
      <w:proofErr w:type="spellEnd"/>
      <w:r w:rsidR="00121F3D" w:rsidRPr="4979BB12">
        <w:rPr>
          <w:sz w:val="22"/>
          <w:szCs w:val="22"/>
        </w:rPr>
        <w:t>-Curie grant agreement No 799300</w:t>
      </w:r>
      <w:r w:rsidR="00F4319E" w:rsidRPr="4979BB12">
        <w:rPr>
          <w:sz w:val="22"/>
          <w:szCs w:val="22"/>
        </w:rPr>
        <w:t xml:space="preserve">. </w:t>
      </w:r>
      <w:r w:rsidR="008F3182" w:rsidRPr="4979BB12">
        <w:rPr>
          <w:sz w:val="22"/>
          <w:szCs w:val="22"/>
        </w:rPr>
        <w:t>The m</w:t>
      </w:r>
      <w:r w:rsidR="008F3182" w:rsidRPr="4979BB12">
        <w:rPr>
          <w:sz w:val="22"/>
          <w:szCs w:val="22"/>
          <w:vertAlign w:val="superscript"/>
        </w:rPr>
        <w:t>6</w:t>
      </w:r>
      <w:r w:rsidR="008F3182" w:rsidRPr="4979BB12">
        <w:rPr>
          <w:sz w:val="22"/>
          <w:szCs w:val="22"/>
        </w:rPr>
        <w:t xml:space="preserve">A LC-MS analysis was carried out by </w:t>
      </w:r>
      <w:r w:rsidR="00F4319E" w:rsidRPr="4979BB12">
        <w:rPr>
          <w:sz w:val="22"/>
          <w:szCs w:val="22"/>
        </w:rPr>
        <w:t xml:space="preserve">Abdel </w:t>
      </w:r>
      <w:proofErr w:type="spellStart"/>
      <w:r w:rsidR="00F4319E" w:rsidRPr="4979BB12">
        <w:rPr>
          <w:sz w:val="22"/>
          <w:szCs w:val="22"/>
        </w:rPr>
        <w:t>Atrih</w:t>
      </w:r>
      <w:proofErr w:type="spellEnd"/>
      <w:r w:rsidR="00F4319E" w:rsidRPr="4979BB12">
        <w:rPr>
          <w:sz w:val="22"/>
          <w:szCs w:val="22"/>
        </w:rPr>
        <w:t xml:space="preserve"> </w:t>
      </w:r>
      <w:r w:rsidR="009174E1" w:rsidRPr="4979BB12">
        <w:rPr>
          <w:sz w:val="22"/>
          <w:szCs w:val="22"/>
        </w:rPr>
        <w:t xml:space="preserve">of the </w:t>
      </w:r>
      <w:proofErr w:type="spellStart"/>
      <w:r w:rsidR="009174E1" w:rsidRPr="4979BB12">
        <w:rPr>
          <w:sz w:val="22"/>
          <w:szCs w:val="22"/>
        </w:rPr>
        <w:t>FingerPrints</w:t>
      </w:r>
      <w:proofErr w:type="spellEnd"/>
      <w:r w:rsidR="009174E1" w:rsidRPr="4979BB12">
        <w:rPr>
          <w:sz w:val="22"/>
          <w:szCs w:val="22"/>
        </w:rPr>
        <w:t xml:space="preserve"> Proteomics Facility at the University of Dundee, which is supported by </w:t>
      </w:r>
      <w:r w:rsidR="00A84AB6" w:rsidRPr="4979BB12">
        <w:rPr>
          <w:sz w:val="22"/>
          <w:szCs w:val="22"/>
        </w:rPr>
        <w:t>a</w:t>
      </w:r>
      <w:r w:rsidR="009174E1" w:rsidRPr="4979BB12">
        <w:rPr>
          <w:sz w:val="22"/>
          <w:szCs w:val="22"/>
        </w:rPr>
        <w:t xml:space="preserve"> </w:t>
      </w:r>
      <w:proofErr w:type="spellStart"/>
      <w:r w:rsidR="009174E1" w:rsidRPr="4979BB12">
        <w:rPr>
          <w:sz w:val="22"/>
          <w:szCs w:val="22"/>
        </w:rPr>
        <w:t>Wellcome</w:t>
      </w:r>
      <w:proofErr w:type="spellEnd"/>
      <w:r w:rsidR="009174E1" w:rsidRPr="4979BB12">
        <w:rPr>
          <w:sz w:val="22"/>
          <w:szCs w:val="22"/>
        </w:rPr>
        <w:t xml:space="preserve"> Trust Technology Platform award [097945/B/11/Z]</w:t>
      </w:r>
      <w:r w:rsidR="008F3182" w:rsidRPr="4979BB12">
        <w:rPr>
          <w:sz w:val="22"/>
          <w:szCs w:val="22"/>
        </w:rPr>
        <w:t xml:space="preserve">. </w:t>
      </w:r>
      <w:r w:rsidR="00E442C7" w:rsidRPr="4979BB12">
        <w:rPr>
          <w:sz w:val="22"/>
          <w:szCs w:val="22"/>
        </w:rPr>
        <w:t xml:space="preserve">We thank Kasper Rasmussen and Csaba </w:t>
      </w:r>
      <w:proofErr w:type="spellStart"/>
      <w:r w:rsidR="00E442C7" w:rsidRPr="4979BB12">
        <w:rPr>
          <w:sz w:val="22"/>
          <w:szCs w:val="22"/>
        </w:rPr>
        <w:t>Hornyik</w:t>
      </w:r>
      <w:proofErr w:type="spellEnd"/>
      <w:r w:rsidR="00E442C7" w:rsidRPr="4979BB12">
        <w:rPr>
          <w:sz w:val="22"/>
          <w:szCs w:val="22"/>
        </w:rPr>
        <w:t xml:space="preserve"> for comments on the manuscript.</w:t>
      </w:r>
    </w:p>
    <w:p w14:paraId="31D5E0CB" w14:textId="77777777" w:rsidR="00C8002B" w:rsidRDefault="00C8002B" w:rsidP="4979BB12">
      <w:pPr>
        <w:spacing w:line="480" w:lineRule="auto"/>
        <w:rPr>
          <w:b/>
          <w:sz w:val="22"/>
          <w:szCs w:val="22"/>
        </w:rPr>
      </w:pPr>
    </w:p>
    <w:p w14:paraId="3002DBC3" w14:textId="4CC80E35" w:rsidR="00C8002B" w:rsidRPr="00240EDD" w:rsidRDefault="00C8002B" w:rsidP="4979BB12">
      <w:pPr>
        <w:spacing w:line="480" w:lineRule="auto"/>
        <w:rPr>
          <w:b/>
          <w:sz w:val="22"/>
          <w:szCs w:val="22"/>
        </w:rPr>
      </w:pPr>
      <w:r w:rsidRPr="4979BB12">
        <w:rPr>
          <w:b/>
          <w:sz w:val="22"/>
          <w:szCs w:val="22"/>
        </w:rPr>
        <w:t>Author contributions</w:t>
      </w:r>
    </w:p>
    <w:p w14:paraId="78B595B0" w14:textId="0CA95709" w:rsidR="00C8002B" w:rsidRPr="005627E7" w:rsidRDefault="00C8002B" w:rsidP="4979BB12">
      <w:pPr>
        <w:spacing w:line="480" w:lineRule="auto"/>
        <w:rPr>
          <w:sz w:val="22"/>
          <w:szCs w:val="22"/>
        </w:rPr>
      </w:pPr>
      <w:r w:rsidRPr="009005E6">
        <w:rPr>
          <w:sz w:val="22"/>
          <w:szCs w:val="22"/>
        </w:rPr>
        <w:t xml:space="preserve">GGS, NJS and AVS conceived the study; KK, AVS and KM designed and performed the experiments; MTP and NJS undertook data analysis; PDG undertook the clock experiments, supervised by AH; GGS and GJB supervised the study; </w:t>
      </w:r>
      <w:commentRangeStart w:id="63"/>
      <w:r w:rsidRPr="009005E6">
        <w:rPr>
          <w:sz w:val="22"/>
          <w:szCs w:val="22"/>
        </w:rPr>
        <w:t>GGS, M</w:t>
      </w:r>
      <w:r w:rsidR="07EBA634" w:rsidRPr="009005E6">
        <w:rPr>
          <w:sz w:val="22"/>
          <w:szCs w:val="22"/>
        </w:rPr>
        <w:t>T</w:t>
      </w:r>
      <w:r w:rsidRPr="009005E6">
        <w:rPr>
          <w:sz w:val="22"/>
          <w:szCs w:val="22"/>
        </w:rPr>
        <w:t>P and AVS wrote the paper</w:t>
      </w:r>
      <w:commentRangeEnd w:id="63"/>
      <w:r>
        <w:rPr>
          <w:rStyle w:val="CommentReference"/>
        </w:rPr>
        <w:commentReference w:id="63"/>
      </w:r>
      <w:r w:rsidRPr="009005E6">
        <w:rPr>
          <w:sz w:val="22"/>
          <w:szCs w:val="22"/>
        </w:rPr>
        <w:t>. All authors read and commented on the text.</w:t>
      </w:r>
    </w:p>
    <w:p w14:paraId="380CA29E" w14:textId="6166B8BB" w:rsidR="00F4649A" w:rsidRPr="009B18D6" w:rsidRDefault="00F4649A" w:rsidP="4979BB12">
      <w:pPr>
        <w:spacing w:line="480" w:lineRule="auto"/>
        <w:rPr>
          <w:sz w:val="22"/>
          <w:szCs w:val="22"/>
        </w:rPr>
      </w:pPr>
    </w:p>
    <w:p w14:paraId="05FCFFCB" w14:textId="4025FA27" w:rsidR="00C8002B" w:rsidRPr="00C8002B" w:rsidRDefault="00C8002B" w:rsidP="4979BB12">
      <w:pPr>
        <w:spacing w:line="480" w:lineRule="auto"/>
        <w:rPr>
          <w:b/>
          <w:sz w:val="22"/>
          <w:szCs w:val="22"/>
        </w:rPr>
      </w:pPr>
      <w:r w:rsidRPr="4979BB12">
        <w:rPr>
          <w:b/>
          <w:sz w:val="22"/>
          <w:szCs w:val="22"/>
        </w:rPr>
        <w:t xml:space="preserve">Competing interests </w:t>
      </w:r>
    </w:p>
    <w:p w14:paraId="2B46FC45" w14:textId="78554E6B" w:rsidR="00C8002B" w:rsidRDefault="00C8002B" w:rsidP="4979BB12">
      <w:pPr>
        <w:spacing w:line="480" w:lineRule="auto"/>
        <w:rPr>
          <w:sz w:val="22"/>
          <w:szCs w:val="22"/>
        </w:rPr>
      </w:pPr>
      <w:r w:rsidRPr="4979BB12">
        <w:rPr>
          <w:sz w:val="22"/>
          <w:szCs w:val="22"/>
        </w:rPr>
        <w:t xml:space="preserve">The authors </w:t>
      </w:r>
      <w:r w:rsidR="005C5307" w:rsidRPr="4979BB12">
        <w:rPr>
          <w:sz w:val="22"/>
          <w:szCs w:val="22"/>
        </w:rPr>
        <w:t xml:space="preserve">declare </w:t>
      </w:r>
      <w:r w:rsidRPr="4979BB12">
        <w:rPr>
          <w:sz w:val="22"/>
          <w:szCs w:val="22"/>
        </w:rPr>
        <w:t xml:space="preserve">no </w:t>
      </w:r>
      <w:r w:rsidR="005C5307" w:rsidRPr="4979BB12">
        <w:rPr>
          <w:sz w:val="22"/>
          <w:szCs w:val="22"/>
        </w:rPr>
        <w:t xml:space="preserve">conflicts of </w:t>
      </w:r>
      <w:r w:rsidRPr="4979BB12">
        <w:rPr>
          <w:sz w:val="22"/>
          <w:szCs w:val="22"/>
        </w:rPr>
        <w:t>interests.</w:t>
      </w:r>
    </w:p>
    <w:p w14:paraId="16325729" w14:textId="49F09E9E" w:rsidR="00820B0D" w:rsidRPr="00AD15C9" w:rsidRDefault="00820B0D" w:rsidP="00DB1651">
      <w:pPr>
        <w:spacing w:line="360" w:lineRule="auto"/>
        <w:jc w:val="both"/>
        <w:rPr>
          <w:rFonts w:cstheme="minorHAnsi"/>
          <w:sz w:val="22"/>
          <w:szCs w:val="22"/>
        </w:rPr>
      </w:pPr>
    </w:p>
    <w:p w14:paraId="5C4D920F" w14:textId="52E40B29" w:rsidR="005B30E2" w:rsidRPr="009005E6" w:rsidRDefault="00CF6A21">
      <w:pPr>
        <w:spacing w:line="360" w:lineRule="auto"/>
        <w:jc w:val="both"/>
        <w:rPr>
          <w:sz w:val="22"/>
          <w:szCs w:val="22"/>
        </w:rPr>
      </w:pPr>
      <w:r w:rsidRPr="009005E6">
        <w:rPr>
          <w:b/>
          <w:sz w:val="22"/>
          <w:szCs w:val="22"/>
        </w:rPr>
        <w:t>References</w:t>
      </w:r>
    </w:p>
    <w:p w14:paraId="1A7FB651" w14:textId="77777777" w:rsidR="00C54AF7" w:rsidRDefault="00C54AF7" w:rsidP="00C54AF7">
      <w:pPr>
        <w:rPr>
          <w:rFonts w:cstheme="minorHAnsi"/>
        </w:rPr>
      </w:pPr>
    </w:p>
    <w:commentRangeStart w:id="64"/>
    <w:p w14:paraId="0CB2F4F5" w14:textId="77777777" w:rsidR="00B631BB" w:rsidRPr="00B631BB" w:rsidRDefault="00C54AF7" w:rsidP="00B631BB">
      <w:pPr>
        <w:pStyle w:val="EndNoteBibliography"/>
        <w:ind w:left="720" w:hanging="720"/>
        <w:rPr>
          <w:noProof/>
        </w:rPr>
      </w:pPr>
      <w:r w:rsidRPr="4979BB12">
        <w:rPr>
          <w:rFonts w:cstheme="minorHAnsi"/>
        </w:rPr>
        <w:fldChar w:fldCharType="begin"/>
      </w:r>
      <w:r>
        <w:rPr>
          <w:rFonts w:cstheme="minorHAnsi"/>
        </w:rPr>
        <w:instrText xml:space="preserve"> ADDIN EN.REFLIST </w:instrText>
      </w:r>
      <w:r w:rsidRPr="4979BB12">
        <w:rPr>
          <w:rFonts w:cstheme="minorHAnsi"/>
        </w:rPr>
        <w:fldChar w:fldCharType="separate"/>
      </w:r>
      <w:r w:rsidR="00B631BB" w:rsidRPr="00B631BB">
        <w:rPr>
          <w:noProof/>
        </w:rPr>
        <w:t>1</w:t>
      </w:r>
      <w:r w:rsidR="00B631BB" w:rsidRPr="00B631BB">
        <w:rPr>
          <w:noProof/>
        </w:rPr>
        <w:tab/>
        <w:t>Meyer, K. D. &amp; Jaffrey, S. R. Rethinking m</w:t>
      </w:r>
      <w:r w:rsidR="00B631BB" w:rsidRPr="00B631BB">
        <w:rPr>
          <w:noProof/>
          <w:vertAlign w:val="superscript"/>
        </w:rPr>
        <w:t>6</w:t>
      </w:r>
      <w:r w:rsidR="00B631BB" w:rsidRPr="00B631BB">
        <w:rPr>
          <w:noProof/>
        </w:rPr>
        <w:t xml:space="preserve">A readers, writers, and erasers. </w:t>
      </w:r>
      <w:r w:rsidR="00B631BB" w:rsidRPr="00B631BB">
        <w:rPr>
          <w:i/>
          <w:noProof/>
        </w:rPr>
        <w:t>Annual Review of Cell and Developmental Biology</w:t>
      </w:r>
      <w:r w:rsidR="00B631BB" w:rsidRPr="00B631BB">
        <w:rPr>
          <w:noProof/>
        </w:rPr>
        <w:t xml:space="preserve"> </w:t>
      </w:r>
      <w:r w:rsidR="00B631BB" w:rsidRPr="00B631BB">
        <w:rPr>
          <w:b/>
          <w:noProof/>
        </w:rPr>
        <w:t>33</w:t>
      </w:r>
      <w:r w:rsidR="00B631BB" w:rsidRPr="00B631BB">
        <w:rPr>
          <w:noProof/>
        </w:rPr>
        <w:t>, 319-342, doi:10.1146/annurev-cellbio-100616-060758 (2017).</w:t>
      </w:r>
    </w:p>
    <w:p w14:paraId="3065F5D5" w14:textId="77777777" w:rsidR="00B631BB" w:rsidRPr="00B631BB" w:rsidRDefault="00B631BB" w:rsidP="00B631BB">
      <w:pPr>
        <w:pStyle w:val="EndNoteBibliography"/>
        <w:ind w:left="720" w:hanging="720"/>
        <w:rPr>
          <w:noProof/>
        </w:rPr>
      </w:pPr>
      <w:r w:rsidRPr="00B631BB">
        <w:rPr>
          <w:noProof/>
        </w:rPr>
        <w:t>2</w:t>
      </w:r>
      <w:r w:rsidRPr="00B631BB">
        <w:rPr>
          <w:noProof/>
        </w:rPr>
        <w:tab/>
        <w:t xml:space="preserve">Roundtree, I. A., Evans, M. E., Pan, T. &amp; He, C. Dynamic RNA modifications in gene expression regulation. </w:t>
      </w:r>
      <w:r w:rsidRPr="00B631BB">
        <w:rPr>
          <w:i/>
          <w:noProof/>
        </w:rPr>
        <w:t>Cell</w:t>
      </w:r>
      <w:r w:rsidRPr="00B631BB">
        <w:rPr>
          <w:noProof/>
        </w:rPr>
        <w:t xml:space="preserve"> </w:t>
      </w:r>
      <w:r w:rsidRPr="00B631BB">
        <w:rPr>
          <w:b/>
          <w:noProof/>
        </w:rPr>
        <w:t>169</w:t>
      </w:r>
      <w:r w:rsidRPr="00B631BB">
        <w:rPr>
          <w:noProof/>
        </w:rPr>
        <w:t>, 1187-1200, doi:10.1016/j.cell.2017.05.045 (2017).</w:t>
      </w:r>
    </w:p>
    <w:p w14:paraId="3BAAF689" w14:textId="77777777" w:rsidR="00B631BB" w:rsidRPr="00B631BB" w:rsidRDefault="00B631BB" w:rsidP="00B631BB">
      <w:pPr>
        <w:pStyle w:val="EndNoteBibliography"/>
        <w:ind w:left="720" w:hanging="720"/>
        <w:rPr>
          <w:noProof/>
        </w:rPr>
      </w:pPr>
      <w:r w:rsidRPr="00B631BB">
        <w:rPr>
          <w:noProof/>
        </w:rPr>
        <w:t>3</w:t>
      </w:r>
      <w:r w:rsidRPr="00B631BB">
        <w:rPr>
          <w:noProof/>
        </w:rPr>
        <w:tab/>
        <w:t xml:space="preserve">Jan, C. H., Friedman, R. C., Ruby, J. G. &amp; Bartel, D. P. Formation, regulation and evolution of </w:t>
      </w:r>
      <w:r w:rsidRPr="00B631BB">
        <w:rPr>
          <w:i/>
          <w:noProof/>
        </w:rPr>
        <w:t xml:space="preserve">Caenorhabditis elegans </w:t>
      </w:r>
      <w:r w:rsidRPr="00B631BB">
        <w:rPr>
          <w:noProof/>
        </w:rPr>
        <w:t xml:space="preserve">3 ' UTRs. </w:t>
      </w:r>
      <w:r w:rsidRPr="00B631BB">
        <w:rPr>
          <w:i/>
          <w:noProof/>
        </w:rPr>
        <w:t>Nature</w:t>
      </w:r>
      <w:r w:rsidRPr="00B631BB">
        <w:rPr>
          <w:noProof/>
        </w:rPr>
        <w:t xml:space="preserve"> </w:t>
      </w:r>
      <w:r w:rsidRPr="00B631BB">
        <w:rPr>
          <w:b/>
          <w:noProof/>
        </w:rPr>
        <w:t>469</w:t>
      </w:r>
      <w:r w:rsidRPr="00B631BB">
        <w:rPr>
          <w:noProof/>
        </w:rPr>
        <w:t>, 97-101, doi:10.1038/nature09616 (2011).</w:t>
      </w:r>
    </w:p>
    <w:p w14:paraId="024A9A77" w14:textId="77777777" w:rsidR="00B631BB" w:rsidRPr="00B631BB" w:rsidRDefault="00B631BB" w:rsidP="00B631BB">
      <w:pPr>
        <w:pStyle w:val="EndNoteBibliography"/>
        <w:ind w:left="720" w:hanging="720"/>
        <w:rPr>
          <w:noProof/>
        </w:rPr>
      </w:pPr>
      <w:r w:rsidRPr="00B631BB">
        <w:rPr>
          <w:noProof/>
        </w:rPr>
        <w:t>4</w:t>
      </w:r>
      <w:r w:rsidRPr="00B631BB">
        <w:rPr>
          <w:noProof/>
        </w:rPr>
        <w:tab/>
        <w:t>Mourão, K.</w:t>
      </w:r>
      <w:r w:rsidRPr="00B631BB">
        <w:rPr>
          <w:i/>
          <w:noProof/>
        </w:rPr>
        <w:t xml:space="preserve"> et al.</w:t>
      </w:r>
      <w:r w:rsidRPr="00B631BB">
        <w:rPr>
          <w:noProof/>
        </w:rPr>
        <w:t xml:space="preserve"> Detection and mitigation of spurious antisense expression with RoSA. </w:t>
      </w:r>
      <w:r w:rsidRPr="00B631BB">
        <w:rPr>
          <w:i/>
          <w:noProof/>
        </w:rPr>
        <w:t>F1000Research</w:t>
      </w:r>
      <w:r w:rsidRPr="00B631BB">
        <w:rPr>
          <w:noProof/>
        </w:rPr>
        <w:t xml:space="preserve"> </w:t>
      </w:r>
      <w:r w:rsidRPr="00B631BB">
        <w:rPr>
          <w:b/>
          <w:noProof/>
        </w:rPr>
        <w:t>8</w:t>
      </w:r>
      <w:r w:rsidRPr="00B631BB">
        <w:rPr>
          <w:noProof/>
        </w:rPr>
        <w:t>, doi:10.12688/f1000research.18952.1 (2019).</w:t>
      </w:r>
    </w:p>
    <w:p w14:paraId="65F72527" w14:textId="77777777" w:rsidR="00B631BB" w:rsidRPr="00B631BB" w:rsidRDefault="00B631BB" w:rsidP="00B631BB">
      <w:pPr>
        <w:pStyle w:val="EndNoteBibliography"/>
        <w:ind w:left="720" w:hanging="720"/>
        <w:rPr>
          <w:noProof/>
        </w:rPr>
      </w:pPr>
      <w:r w:rsidRPr="00B631BB">
        <w:rPr>
          <w:noProof/>
        </w:rPr>
        <w:t>5</w:t>
      </w:r>
      <w:r w:rsidRPr="00B631BB">
        <w:rPr>
          <w:noProof/>
        </w:rPr>
        <w:tab/>
        <w:t>Houseley, J. &amp; Tollervey, D. Apparent non-canonical</w:t>
      </w:r>
      <w:r w:rsidRPr="00B631BB">
        <w:rPr>
          <w:i/>
          <w:noProof/>
        </w:rPr>
        <w:t xml:space="preserve"> trans</w:t>
      </w:r>
      <w:r w:rsidRPr="00B631BB">
        <w:rPr>
          <w:noProof/>
        </w:rPr>
        <w:t>-splicing is generated by reverse transcriptase</w:t>
      </w:r>
      <w:r w:rsidRPr="00B631BB">
        <w:rPr>
          <w:i/>
          <w:noProof/>
        </w:rPr>
        <w:t xml:space="preserve"> in vitro</w:t>
      </w:r>
      <w:r w:rsidRPr="00B631BB">
        <w:rPr>
          <w:noProof/>
        </w:rPr>
        <w:t xml:space="preserve">. </w:t>
      </w:r>
      <w:r w:rsidRPr="00B631BB">
        <w:rPr>
          <w:i/>
          <w:noProof/>
        </w:rPr>
        <w:t>Plos One</w:t>
      </w:r>
      <w:r w:rsidRPr="00B631BB">
        <w:rPr>
          <w:noProof/>
        </w:rPr>
        <w:t xml:space="preserve"> </w:t>
      </w:r>
      <w:r w:rsidRPr="00B631BB">
        <w:rPr>
          <w:b/>
          <w:noProof/>
        </w:rPr>
        <w:t>5</w:t>
      </w:r>
      <w:r w:rsidRPr="00B631BB">
        <w:rPr>
          <w:noProof/>
        </w:rPr>
        <w:t>, doi:10.1371/journal.pone.0012271 (2010).</w:t>
      </w:r>
    </w:p>
    <w:p w14:paraId="59A91DFD" w14:textId="77777777" w:rsidR="00B631BB" w:rsidRPr="00B631BB" w:rsidRDefault="00B631BB" w:rsidP="00B631BB">
      <w:pPr>
        <w:pStyle w:val="EndNoteBibliography"/>
        <w:ind w:left="720" w:hanging="720"/>
        <w:rPr>
          <w:noProof/>
        </w:rPr>
      </w:pPr>
      <w:r w:rsidRPr="00B631BB">
        <w:rPr>
          <w:noProof/>
        </w:rPr>
        <w:t>6</w:t>
      </w:r>
      <w:r w:rsidRPr="00B631BB">
        <w:rPr>
          <w:noProof/>
        </w:rPr>
        <w:tab/>
        <w:t xml:space="preserve">Helm, M. &amp; Motorin, Y. Detecting RNA modifications in the epitranscriptome: predict and validate. </w:t>
      </w:r>
      <w:r w:rsidRPr="00B631BB">
        <w:rPr>
          <w:i/>
          <w:noProof/>
        </w:rPr>
        <w:t>Nat Rev Genet</w:t>
      </w:r>
      <w:r w:rsidRPr="00B631BB">
        <w:rPr>
          <w:noProof/>
        </w:rPr>
        <w:t xml:space="preserve"> </w:t>
      </w:r>
      <w:r w:rsidRPr="00B631BB">
        <w:rPr>
          <w:b/>
          <w:noProof/>
        </w:rPr>
        <w:t>18</w:t>
      </w:r>
      <w:r w:rsidRPr="00B631BB">
        <w:rPr>
          <w:noProof/>
        </w:rPr>
        <w:t>, 275-291, doi:10.1038/nrg.2016.169 (2017).</w:t>
      </w:r>
    </w:p>
    <w:p w14:paraId="6C27F71E" w14:textId="77777777" w:rsidR="00B631BB" w:rsidRPr="00B631BB" w:rsidRDefault="00B631BB" w:rsidP="00B631BB">
      <w:pPr>
        <w:pStyle w:val="EndNoteBibliography"/>
        <w:ind w:left="720" w:hanging="720"/>
        <w:rPr>
          <w:noProof/>
        </w:rPr>
      </w:pPr>
      <w:r w:rsidRPr="00B631BB">
        <w:rPr>
          <w:noProof/>
        </w:rPr>
        <w:t>7</w:t>
      </w:r>
      <w:r w:rsidRPr="00B631BB">
        <w:rPr>
          <w:noProof/>
        </w:rPr>
        <w:tab/>
        <w:t>Steijger, T.</w:t>
      </w:r>
      <w:r w:rsidRPr="00B631BB">
        <w:rPr>
          <w:i/>
          <w:noProof/>
        </w:rPr>
        <w:t xml:space="preserve"> et al.</w:t>
      </w:r>
      <w:r w:rsidRPr="00B631BB">
        <w:rPr>
          <w:noProof/>
        </w:rPr>
        <w:t xml:space="preserve"> Assessment of transcript reconstruction methods for RNA-seq. </w:t>
      </w:r>
      <w:r w:rsidRPr="00B631BB">
        <w:rPr>
          <w:i/>
          <w:noProof/>
        </w:rPr>
        <w:t>Nat Methods</w:t>
      </w:r>
      <w:r w:rsidRPr="00B631BB">
        <w:rPr>
          <w:noProof/>
        </w:rPr>
        <w:t xml:space="preserve"> </w:t>
      </w:r>
      <w:r w:rsidRPr="00B631BB">
        <w:rPr>
          <w:b/>
          <w:noProof/>
        </w:rPr>
        <w:t>10</w:t>
      </w:r>
      <w:r w:rsidRPr="00B631BB">
        <w:rPr>
          <w:noProof/>
        </w:rPr>
        <w:t>, 1177-1184, doi:10.1038/Nmeth.2714 (2013).</w:t>
      </w:r>
    </w:p>
    <w:p w14:paraId="4125CD86" w14:textId="77777777" w:rsidR="00B631BB" w:rsidRPr="00B631BB" w:rsidRDefault="00B631BB" w:rsidP="00B631BB">
      <w:pPr>
        <w:pStyle w:val="EndNoteBibliography"/>
        <w:ind w:left="720" w:hanging="720"/>
        <w:rPr>
          <w:noProof/>
        </w:rPr>
      </w:pPr>
      <w:r w:rsidRPr="00B631BB">
        <w:rPr>
          <w:noProof/>
        </w:rPr>
        <w:t>8</w:t>
      </w:r>
      <w:r w:rsidRPr="00B631BB">
        <w:rPr>
          <w:noProof/>
        </w:rPr>
        <w:tab/>
        <w:t>Garalde, D. R.</w:t>
      </w:r>
      <w:r w:rsidRPr="00B631BB">
        <w:rPr>
          <w:i/>
          <w:noProof/>
        </w:rPr>
        <w:t xml:space="preserve"> et al.</w:t>
      </w:r>
      <w:r w:rsidRPr="00B631BB">
        <w:rPr>
          <w:noProof/>
        </w:rPr>
        <w:t xml:space="preserve"> Highly parallel direct RNA sequencing on an array of nanopores. </w:t>
      </w:r>
      <w:r w:rsidRPr="00B631BB">
        <w:rPr>
          <w:i/>
          <w:noProof/>
        </w:rPr>
        <w:t>Nature Methods</w:t>
      </w:r>
      <w:r w:rsidRPr="00B631BB">
        <w:rPr>
          <w:noProof/>
        </w:rPr>
        <w:t xml:space="preserve"> </w:t>
      </w:r>
      <w:r w:rsidRPr="00B631BB">
        <w:rPr>
          <w:b/>
          <w:noProof/>
        </w:rPr>
        <w:t>15</w:t>
      </w:r>
      <w:r w:rsidRPr="00B631BB">
        <w:rPr>
          <w:noProof/>
        </w:rPr>
        <w:t>, 201, doi:10.1038/nmeth.4577 (2018).</w:t>
      </w:r>
    </w:p>
    <w:p w14:paraId="59B77EE7" w14:textId="77777777" w:rsidR="00B631BB" w:rsidRPr="00B631BB" w:rsidRDefault="00B631BB" w:rsidP="00B631BB">
      <w:pPr>
        <w:pStyle w:val="EndNoteBibliography"/>
        <w:ind w:left="720" w:hanging="720"/>
        <w:rPr>
          <w:noProof/>
        </w:rPr>
      </w:pPr>
      <w:r w:rsidRPr="00B631BB">
        <w:rPr>
          <w:noProof/>
        </w:rPr>
        <w:t>9</w:t>
      </w:r>
      <w:r w:rsidRPr="00B631BB">
        <w:rPr>
          <w:noProof/>
        </w:rPr>
        <w:tab/>
        <w:t>Ruzicka, K.</w:t>
      </w:r>
      <w:r w:rsidRPr="00B631BB">
        <w:rPr>
          <w:i/>
          <w:noProof/>
        </w:rPr>
        <w:t xml:space="preserve"> et al.</w:t>
      </w:r>
      <w:r w:rsidRPr="00B631BB">
        <w:rPr>
          <w:noProof/>
        </w:rPr>
        <w:t xml:space="preserve"> Identification of factors required for m</w:t>
      </w:r>
      <w:r w:rsidRPr="00B631BB">
        <w:rPr>
          <w:noProof/>
          <w:vertAlign w:val="superscript"/>
        </w:rPr>
        <w:t>6</w:t>
      </w:r>
      <w:r w:rsidRPr="00B631BB">
        <w:rPr>
          <w:noProof/>
        </w:rPr>
        <w:t xml:space="preserve">A mRNA methylation in Arabidopsis reveals a role for the conserved E3 ubiquitin ligase HAKAI. </w:t>
      </w:r>
      <w:r w:rsidRPr="00B631BB">
        <w:rPr>
          <w:i/>
          <w:noProof/>
        </w:rPr>
        <w:t>New Phytol</w:t>
      </w:r>
      <w:r w:rsidRPr="00B631BB">
        <w:rPr>
          <w:noProof/>
        </w:rPr>
        <w:t xml:space="preserve"> </w:t>
      </w:r>
      <w:r w:rsidRPr="00B631BB">
        <w:rPr>
          <w:b/>
          <w:noProof/>
        </w:rPr>
        <w:t>215</w:t>
      </w:r>
      <w:r w:rsidRPr="00B631BB">
        <w:rPr>
          <w:noProof/>
        </w:rPr>
        <w:t>, 157-172, doi:10.1111/nph.14586 (2017).</w:t>
      </w:r>
    </w:p>
    <w:p w14:paraId="7D17C69A" w14:textId="77777777" w:rsidR="00B631BB" w:rsidRPr="00B631BB" w:rsidRDefault="00B631BB" w:rsidP="00B631BB">
      <w:pPr>
        <w:pStyle w:val="EndNoteBibliography"/>
        <w:ind w:left="720" w:hanging="720"/>
        <w:rPr>
          <w:noProof/>
        </w:rPr>
      </w:pPr>
      <w:r w:rsidRPr="00B631BB">
        <w:rPr>
          <w:noProof/>
        </w:rPr>
        <w:t>10</w:t>
      </w:r>
      <w:r w:rsidRPr="00B631BB">
        <w:rPr>
          <w:noProof/>
        </w:rPr>
        <w:tab/>
        <w:t>Lange, H.</w:t>
      </w:r>
      <w:r w:rsidRPr="00B631BB">
        <w:rPr>
          <w:i/>
          <w:noProof/>
        </w:rPr>
        <w:t xml:space="preserve"> et al.</w:t>
      </w:r>
      <w:r w:rsidRPr="00B631BB">
        <w:rPr>
          <w:noProof/>
        </w:rPr>
        <w:t xml:space="preserve"> The RNA helicases AtMTR4 and HEN2 target specific subsets of nuclear transcripts for degradation by the nuclear exosome in </w:t>
      </w:r>
      <w:r w:rsidRPr="00B631BB">
        <w:rPr>
          <w:i/>
          <w:noProof/>
        </w:rPr>
        <w:t>Arabidopsis thaliana</w:t>
      </w:r>
      <w:r w:rsidRPr="00B631BB">
        <w:rPr>
          <w:noProof/>
        </w:rPr>
        <w:t xml:space="preserve">. </w:t>
      </w:r>
      <w:r w:rsidRPr="00B631BB">
        <w:rPr>
          <w:i/>
          <w:noProof/>
        </w:rPr>
        <w:t>PLoS Genet</w:t>
      </w:r>
      <w:r w:rsidRPr="00B631BB">
        <w:rPr>
          <w:noProof/>
        </w:rPr>
        <w:t xml:space="preserve"> </w:t>
      </w:r>
      <w:r w:rsidRPr="00B631BB">
        <w:rPr>
          <w:b/>
          <w:noProof/>
        </w:rPr>
        <w:t>10</w:t>
      </w:r>
      <w:r w:rsidRPr="00B631BB">
        <w:rPr>
          <w:noProof/>
        </w:rPr>
        <w:t>, doi:10.1371/journal.pgen.1004564 (2014).</w:t>
      </w:r>
    </w:p>
    <w:p w14:paraId="3CF09A53" w14:textId="77777777" w:rsidR="00B631BB" w:rsidRPr="00B631BB" w:rsidRDefault="00B631BB" w:rsidP="00B631BB">
      <w:pPr>
        <w:pStyle w:val="EndNoteBibliography"/>
        <w:ind w:left="720" w:hanging="720"/>
        <w:rPr>
          <w:noProof/>
        </w:rPr>
      </w:pPr>
      <w:r w:rsidRPr="00B631BB">
        <w:rPr>
          <w:noProof/>
        </w:rPr>
        <w:t>11</w:t>
      </w:r>
      <w:r w:rsidRPr="00B631BB">
        <w:rPr>
          <w:noProof/>
        </w:rPr>
        <w:tab/>
        <w:t>Jiang, L.</w:t>
      </w:r>
      <w:r w:rsidRPr="00B631BB">
        <w:rPr>
          <w:i/>
          <w:noProof/>
        </w:rPr>
        <w:t xml:space="preserve"> et al.</w:t>
      </w:r>
      <w:r w:rsidRPr="00B631BB">
        <w:rPr>
          <w:noProof/>
        </w:rPr>
        <w:t xml:space="preserve"> Synthetic spike-in standards for RNA-seq experiments. </w:t>
      </w:r>
      <w:r w:rsidRPr="00B631BB">
        <w:rPr>
          <w:i/>
          <w:noProof/>
        </w:rPr>
        <w:t>Genome Res</w:t>
      </w:r>
      <w:r w:rsidRPr="00B631BB">
        <w:rPr>
          <w:noProof/>
        </w:rPr>
        <w:t xml:space="preserve"> </w:t>
      </w:r>
      <w:r w:rsidRPr="00B631BB">
        <w:rPr>
          <w:b/>
          <w:noProof/>
        </w:rPr>
        <w:t>21</w:t>
      </w:r>
      <w:r w:rsidRPr="00B631BB">
        <w:rPr>
          <w:noProof/>
        </w:rPr>
        <w:t>, 1543-1551, doi:10.1101/gr.121095.111 (2011).</w:t>
      </w:r>
    </w:p>
    <w:p w14:paraId="15E184CB" w14:textId="77777777" w:rsidR="00B631BB" w:rsidRPr="00B631BB" w:rsidRDefault="00B631BB" w:rsidP="00B631BB">
      <w:pPr>
        <w:pStyle w:val="EndNoteBibliography"/>
        <w:ind w:left="720" w:hanging="720"/>
        <w:rPr>
          <w:noProof/>
        </w:rPr>
      </w:pPr>
      <w:r w:rsidRPr="00B631BB">
        <w:rPr>
          <w:noProof/>
        </w:rPr>
        <w:t>12</w:t>
      </w:r>
      <w:r w:rsidRPr="00B631BB">
        <w:rPr>
          <w:noProof/>
        </w:rPr>
        <w:tab/>
        <w:t>Reid, L. H.</w:t>
      </w:r>
      <w:r w:rsidRPr="00B631BB">
        <w:rPr>
          <w:i/>
          <w:noProof/>
        </w:rPr>
        <w:t xml:space="preserve"> et al.</w:t>
      </w:r>
      <w:r w:rsidRPr="00B631BB">
        <w:rPr>
          <w:noProof/>
        </w:rPr>
        <w:t xml:space="preserve"> Proposed methods for testing and selecting the ERCC external RNA controls. </w:t>
      </w:r>
      <w:r w:rsidRPr="00B631BB">
        <w:rPr>
          <w:i/>
          <w:noProof/>
        </w:rPr>
        <w:t>Bmc Genomics</w:t>
      </w:r>
      <w:r w:rsidRPr="00B631BB">
        <w:rPr>
          <w:noProof/>
        </w:rPr>
        <w:t xml:space="preserve"> </w:t>
      </w:r>
      <w:r w:rsidRPr="00B631BB">
        <w:rPr>
          <w:b/>
          <w:noProof/>
        </w:rPr>
        <w:t>6</w:t>
      </w:r>
      <w:r w:rsidRPr="00B631BB">
        <w:rPr>
          <w:noProof/>
        </w:rPr>
        <w:t>, doi:10.1186/1471-2164-6-150 (2005).</w:t>
      </w:r>
    </w:p>
    <w:p w14:paraId="32648FC0" w14:textId="77777777" w:rsidR="00B631BB" w:rsidRPr="00B631BB" w:rsidRDefault="00B631BB" w:rsidP="00B631BB">
      <w:pPr>
        <w:pStyle w:val="EndNoteBibliography"/>
        <w:ind w:left="720" w:hanging="720"/>
        <w:rPr>
          <w:noProof/>
        </w:rPr>
      </w:pPr>
      <w:r w:rsidRPr="00B631BB">
        <w:rPr>
          <w:noProof/>
        </w:rPr>
        <w:t>13</w:t>
      </w:r>
      <w:r w:rsidRPr="00B631BB">
        <w:rPr>
          <w:noProof/>
        </w:rPr>
        <w:tab/>
        <w:t xml:space="preserve">Hackl, T., Hedrich, R., Schultz, J. &amp; Forster, F. proovread: large-scale high-accuracy PacBio correction through iterative short read consensus. </w:t>
      </w:r>
      <w:r w:rsidRPr="00B631BB">
        <w:rPr>
          <w:i/>
          <w:noProof/>
        </w:rPr>
        <w:t>Bioinformatics</w:t>
      </w:r>
      <w:r w:rsidRPr="00B631BB">
        <w:rPr>
          <w:noProof/>
        </w:rPr>
        <w:t xml:space="preserve"> </w:t>
      </w:r>
      <w:r w:rsidRPr="00B631BB">
        <w:rPr>
          <w:b/>
          <w:noProof/>
        </w:rPr>
        <w:t>30</w:t>
      </w:r>
      <w:r w:rsidRPr="00B631BB">
        <w:rPr>
          <w:noProof/>
        </w:rPr>
        <w:t>, 3004-3011, doi:10.1093/bioinformatics/btu392 (2014).</w:t>
      </w:r>
    </w:p>
    <w:p w14:paraId="7CDAFA03" w14:textId="77777777" w:rsidR="00B631BB" w:rsidRPr="00B631BB" w:rsidRDefault="00B631BB" w:rsidP="00B631BB">
      <w:pPr>
        <w:pStyle w:val="EndNoteBibliography"/>
        <w:ind w:left="720" w:hanging="720"/>
        <w:rPr>
          <w:noProof/>
        </w:rPr>
      </w:pPr>
      <w:r w:rsidRPr="00B631BB">
        <w:rPr>
          <w:noProof/>
        </w:rPr>
        <w:t>14</w:t>
      </w:r>
      <w:r w:rsidRPr="00B631BB">
        <w:rPr>
          <w:noProof/>
        </w:rPr>
        <w:tab/>
        <w:t xml:space="preserve">Payne, A., Holmes, N., Rakyan, V. &amp; Loose, M. BulkVis: a graphical viewer for Oxford nanopore bulk FAST5 files. </w:t>
      </w:r>
      <w:r w:rsidRPr="00B631BB">
        <w:rPr>
          <w:i/>
          <w:noProof/>
        </w:rPr>
        <w:t>Bioinformatics</w:t>
      </w:r>
      <w:r w:rsidRPr="00B631BB">
        <w:rPr>
          <w:noProof/>
        </w:rPr>
        <w:t>, doi:10.1093/bioinformatics/bty841 (2018).</w:t>
      </w:r>
    </w:p>
    <w:p w14:paraId="15808E8B" w14:textId="77777777" w:rsidR="00B631BB" w:rsidRPr="00B631BB" w:rsidRDefault="00B631BB" w:rsidP="00B631BB">
      <w:pPr>
        <w:pStyle w:val="EndNoteBibliography"/>
        <w:ind w:left="720" w:hanging="720"/>
        <w:rPr>
          <w:noProof/>
        </w:rPr>
      </w:pPr>
      <w:r w:rsidRPr="00B631BB">
        <w:rPr>
          <w:noProof/>
        </w:rPr>
        <w:t>15</w:t>
      </w:r>
      <w:r w:rsidRPr="00B631BB">
        <w:rPr>
          <w:noProof/>
        </w:rPr>
        <w:tab/>
        <w:t>Matsui, A.</w:t>
      </w:r>
      <w:r w:rsidRPr="00B631BB">
        <w:rPr>
          <w:i/>
          <w:noProof/>
        </w:rPr>
        <w:t xml:space="preserve"> et al.</w:t>
      </w:r>
      <w:r w:rsidRPr="00B631BB">
        <w:rPr>
          <w:noProof/>
        </w:rPr>
        <w:t xml:space="preserve"> Novel stress-inducible antisense RNAs of protein-coding loci are synthesized by RNA-dependent RNA polymerase. </w:t>
      </w:r>
      <w:r w:rsidRPr="00B631BB">
        <w:rPr>
          <w:i/>
          <w:noProof/>
        </w:rPr>
        <w:t>Plant Physiology</w:t>
      </w:r>
      <w:r w:rsidRPr="00B631BB">
        <w:rPr>
          <w:noProof/>
        </w:rPr>
        <w:t xml:space="preserve"> </w:t>
      </w:r>
      <w:r w:rsidRPr="00B631BB">
        <w:rPr>
          <w:b/>
          <w:noProof/>
        </w:rPr>
        <w:t>175</w:t>
      </w:r>
      <w:r w:rsidRPr="00B631BB">
        <w:rPr>
          <w:noProof/>
        </w:rPr>
        <w:t>, 457-472, doi:10.1104/pp.17.00787 (2017).</w:t>
      </w:r>
    </w:p>
    <w:p w14:paraId="2D4989F7" w14:textId="77777777" w:rsidR="00B631BB" w:rsidRPr="00B631BB" w:rsidRDefault="00B631BB" w:rsidP="00B631BB">
      <w:pPr>
        <w:pStyle w:val="EndNoteBibliography"/>
        <w:ind w:left="720" w:hanging="720"/>
        <w:rPr>
          <w:noProof/>
        </w:rPr>
      </w:pPr>
      <w:r w:rsidRPr="00B631BB">
        <w:rPr>
          <w:noProof/>
        </w:rPr>
        <w:t>16</w:t>
      </w:r>
      <w:r w:rsidRPr="00B631BB">
        <w:rPr>
          <w:noProof/>
        </w:rPr>
        <w:tab/>
        <w:t>Workman, R. E.</w:t>
      </w:r>
      <w:r w:rsidRPr="00B631BB">
        <w:rPr>
          <w:i/>
          <w:noProof/>
        </w:rPr>
        <w:t xml:space="preserve"> et al.</w:t>
      </w:r>
      <w:r w:rsidRPr="00B631BB">
        <w:rPr>
          <w:noProof/>
        </w:rPr>
        <w:t xml:space="preserve"> Nanopore native RNA sequencing of a human poly(A) transcriptome. </w:t>
      </w:r>
      <w:r w:rsidRPr="00B631BB">
        <w:rPr>
          <w:i/>
          <w:noProof/>
        </w:rPr>
        <w:t>bioRxiv</w:t>
      </w:r>
      <w:r w:rsidRPr="00B631BB">
        <w:rPr>
          <w:noProof/>
        </w:rPr>
        <w:t>, 459529, doi:10.1101/459529 (2018).</w:t>
      </w:r>
    </w:p>
    <w:p w14:paraId="1642F259" w14:textId="77777777" w:rsidR="00B631BB" w:rsidRPr="00B631BB" w:rsidRDefault="00B631BB" w:rsidP="00B631BB">
      <w:pPr>
        <w:pStyle w:val="EndNoteBibliography"/>
        <w:ind w:left="720" w:hanging="720"/>
        <w:rPr>
          <w:noProof/>
        </w:rPr>
      </w:pPr>
      <w:r w:rsidRPr="00B631BB">
        <w:rPr>
          <w:noProof/>
        </w:rPr>
        <w:t>17</w:t>
      </w:r>
      <w:r w:rsidRPr="00B631BB">
        <w:rPr>
          <w:noProof/>
        </w:rPr>
        <w:tab/>
        <w:t>Lima, S. A.</w:t>
      </w:r>
      <w:r w:rsidRPr="00B631BB">
        <w:rPr>
          <w:i/>
          <w:noProof/>
        </w:rPr>
        <w:t xml:space="preserve"> et al.</w:t>
      </w:r>
      <w:r w:rsidRPr="00B631BB">
        <w:rPr>
          <w:noProof/>
        </w:rPr>
        <w:t xml:space="preserve"> Short poly(A) tails are a conserved feature of highly expressed genes. </w:t>
      </w:r>
      <w:r w:rsidRPr="00B631BB">
        <w:rPr>
          <w:i/>
          <w:noProof/>
        </w:rPr>
        <w:t>Nat Struct Mol Biol</w:t>
      </w:r>
      <w:r w:rsidRPr="00B631BB">
        <w:rPr>
          <w:noProof/>
        </w:rPr>
        <w:t xml:space="preserve"> </w:t>
      </w:r>
      <w:r w:rsidRPr="00B631BB">
        <w:rPr>
          <w:b/>
          <w:noProof/>
        </w:rPr>
        <w:t>24</w:t>
      </w:r>
      <w:r w:rsidRPr="00B631BB">
        <w:rPr>
          <w:noProof/>
        </w:rPr>
        <w:t>, 1057–1063, doi:10.1038/nsmb.3499 (2017).</w:t>
      </w:r>
    </w:p>
    <w:p w14:paraId="06A1DB59" w14:textId="77777777" w:rsidR="00B631BB" w:rsidRPr="00B631BB" w:rsidRDefault="00B631BB" w:rsidP="00B631BB">
      <w:pPr>
        <w:pStyle w:val="EndNoteBibliography"/>
        <w:ind w:left="720" w:hanging="720"/>
        <w:rPr>
          <w:noProof/>
        </w:rPr>
      </w:pPr>
      <w:r w:rsidRPr="00B631BB">
        <w:rPr>
          <w:noProof/>
        </w:rPr>
        <w:t>18</w:t>
      </w:r>
      <w:r w:rsidRPr="00B631BB">
        <w:rPr>
          <w:noProof/>
        </w:rPr>
        <w:tab/>
        <w:t xml:space="preserve">Duc, C., Sherstnev, A., Cole, C., Barton, G. J. &amp; Simpson, G. G. Transcription termination and chimeric RNA formation controlled by </w:t>
      </w:r>
      <w:r w:rsidRPr="00B631BB">
        <w:rPr>
          <w:i/>
          <w:noProof/>
        </w:rPr>
        <w:t>Arabidopsis thaliana</w:t>
      </w:r>
      <w:r w:rsidRPr="00B631BB">
        <w:rPr>
          <w:noProof/>
        </w:rPr>
        <w:t xml:space="preserve"> FPA. </w:t>
      </w:r>
      <w:r w:rsidRPr="00B631BB">
        <w:rPr>
          <w:i/>
          <w:noProof/>
        </w:rPr>
        <w:t>PLOS Genetics</w:t>
      </w:r>
      <w:r w:rsidRPr="00B631BB">
        <w:rPr>
          <w:noProof/>
        </w:rPr>
        <w:t xml:space="preserve"> </w:t>
      </w:r>
      <w:r w:rsidRPr="00B631BB">
        <w:rPr>
          <w:b/>
          <w:noProof/>
        </w:rPr>
        <w:t>9</w:t>
      </w:r>
      <w:r w:rsidRPr="00B631BB">
        <w:rPr>
          <w:noProof/>
        </w:rPr>
        <w:t>, e1003867, doi:10.1371/journal.pgen.1003867 (2013).</w:t>
      </w:r>
    </w:p>
    <w:p w14:paraId="1D46BB09" w14:textId="77777777" w:rsidR="00B631BB" w:rsidRPr="00B631BB" w:rsidRDefault="00B631BB" w:rsidP="00B631BB">
      <w:pPr>
        <w:pStyle w:val="EndNoteBibliography"/>
        <w:ind w:left="720" w:hanging="720"/>
        <w:rPr>
          <w:noProof/>
        </w:rPr>
      </w:pPr>
      <w:r w:rsidRPr="00B631BB">
        <w:rPr>
          <w:noProof/>
        </w:rPr>
        <w:t>19</w:t>
      </w:r>
      <w:r w:rsidRPr="00B631BB">
        <w:rPr>
          <w:noProof/>
        </w:rPr>
        <w:tab/>
        <w:t xml:space="preserve">Hornyik, C., Terzi, L. C. &amp; Simpson, G. G. The spen family protein FPA controls alternative cleavage and polyadenylation of RNA. </w:t>
      </w:r>
      <w:r w:rsidRPr="00B631BB">
        <w:rPr>
          <w:i/>
          <w:noProof/>
        </w:rPr>
        <w:t>Developmental Cell</w:t>
      </w:r>
      <w:r w:rsidRPr="00B631BB">
        <w:rPr>
          <w:noProof/>
        </w:rPr>
        <w:t xml:space="preserve"> </w:t>
      </w:r>
      <w:r w:rsidRPr="00B631BB">
        <w:rPr>
          <w:b/>
          <w:noProof/>
        </w:rPr>
        <w:t>18</w:t>
      </w:r>
      <w:r w:rsidRPr="00B631BB">
        <w:rPr>
          <w:noProof/>
        </w:rPr>
        <w:t>, 203-213, doi:10.1016/j.devcel.2009.12.009.</w:t>
      </w:r>
    </w:p>
    <w:p w14:paraId="42863350" w14:textId="77777777" w:rsidR="00B631BB" w:rsidRPr="00B631BB" w:rsidRDefault="00B631BB" w:rsidP="00B631BB">
      <w:pPr>
        <w:pStyle w:val="EndNoteBibliography"/>
        <w:ind w:left="720" w:hanging="720"/>
        <w:rPr>
          <w:noProof/>
        </w:rPr>
      </w:pPr>
      <w:r w:rsidRPr="00B631BB">
        <w:rPr>
          <w:noProof/>
        </w:rPr>
        <w:t>20</w:t>
      </w:r>
      <w:r w:rsidRPr="00B631BB">
        <w:rPr>
          <w:noProof/>
        </w:rPr>
        <w:tab/>
        <w:t xml:space="preserve">Rigal, M., Kevei, Z., Pelissier, T. &amp; Mathieu, O. DNA methylation in an intron of the </w:t>
      </w:r>
      <w:r w:rsidRPr="00B631BB">
        <w:rPr>
          <w:i/>
          <w:noProof/>
        </w:rPr>
        <w:t>IBM1</w:t>
      </w:r>
      <w:r w:rsidRPr="00B631BB">
        <w:rPr>
          <w:noProof/>
        </w:rPr>
        <w:t xml:space="preserve"> histone demethylase gene stabilizes chromatin modification patterns. </w:t>
      </w:r>
      <w:r w:rsidRPr="00B631BB">
        <w:rPr>
          <w:i/>
          <w:noProof/>
        </w:rPr>
        <w:t>EMBO J</w:t>
      </w:r>
      <w:r w:rsidRPr="00B631BB">
        <w:rPr>
          <w:noProof/>
        </w:rPr>
        <w:t xml:space="preserve"> </w:t>
      </w:r>
      <w:r w:rsidRPr="00B631BB">
        <w:rPr>
          <w:b/>
          <w:noProof/>
        </w:rPr>
        <w:t>31</w:t>
      </w:r>
      <w:r w:rsidRPr="00B631BB">
        <w:rPr>
          <w:noProof/>
        </w:rPr>
        <w:t>, 2981-2993, doi:10.1038/emboj.2012.141 (2012).</w:t>
      </w:r>
    </w:p>
    <w:p w14:paraId="587FC44E" w14:textId="77777777" w:rsidR="00B631BB" w:rsidRPr="00B631BB" w:rsidRDefault="00B631BB" w:rsidP="00B631BB">
      <w:pPr>
        <w:pStyle w:val="EndNoteBibliography"/>
        <w:ind w:left="720" w:hanging="720"/>
        <w:rPr>
          <w:noProof/>
        </w:rPr>
      </w:pPr>
      <w:r w:rsidRPr="00B631BB">
        <w:rPr>
          <w:noProof/>
        </w:rPr>
        <w:t>21</w:t>
      </w:r>
      <w:r w:rsidRPr="00B631BB">
        <w:rPr>
          <w:noProof/>
        </w:rPr>
        <w:tab/>
        <w:t>Seki, M.</w:t>
      </w:r>
      <w:r w:rsidRPr="00B631BB">
        <w:rPr>
          <w:i/>
          <w:noProof/>
        </w:rPr>
        <w:t xml:space="preserve"> et al.</w:t>
      </w:r>
      <w:r w:rsidRPr="00B631BB">
        <w:rPr>
          <w:noProof/>
        </w:rPr>
        <w:t xml:space="preserve"> Functional annotation of a full-length Arabidopsis cDNA collection. </w:t>
      </w:r>
      <w:r w:rsidRPr="00B631BB">
        <w:rPr>
          <w:i/>
          <w:noProof/>
        </w:rPr>
        <w:t>Science</w:t>
      </w:r>
      <w:r w:rsidRPr="00B631BB">
        <w:rPr>
          <w:noProof/>
        </w:rPr>
        <w:t xml:space="preserve"> </w:t>
      </w:r>
      <w:r w:rsidRPr="00B631BB">
        <w:rPr>
          <w:b/>
          <w:noProof/>
        </w:rPr>
        <w:t>296</w:t>
      </w:r>
      <w:r w:rsidRPr="00B631BB">
        <w:rPr>
          <w:noProof/>
        </w:rPr>
        <w:t>, 141-145, doi:DOI 10.1126/science.1071006 (2002).</w:t>
      </w:r>
    </w:p>
    <w:p w14:paraId="5A3FE65B" w14:textId="77777777" w:rsidR="00B631BB" w:rsidRPr="00B631BB" w:rsidRDefault="00B631BB" w:rsidP="00B631BB">
      <w:pPr>
        <w:pStyle w:val="EndNoteBibliography"/>
        <w:ind w:left="720" w:hanging="720"/>
        <w:rPr>
          <w:noProof/>
        </w:rPr>
      </w:pPr>
      <w:r w:rsidRPr="00B631BB">
        <w:rPr>
          <w:noProof/>
        </w:rPr>
        <w:t>22</w:t>
      </w:r>
      <w:r w:rsidRPr="00B631BB">
        <w:rPr>
          <w:noProof/>
        </w:rPr>
        <w:tab/>
        <w:t>Ushijima, T.</w:t>
      </w:r>
      <w:r w:rsidRPr="00B631BB">
        <w:rPr>
          <w:i/>
          <w:noProof/>
        </w:rPr>
        <w:t xml:space="preserve"> et al.</w:t>
      </w:r>
      <w:r w:rsidRPr="00B631BB">
        <w:rPr>
          <w:noProof/>
        </w:rPr>
        <w:t xml:space="preserve"> Light controls protein localization through phytochrome-mediated alternative promoter selection. </w:t>
      </w:r>
      <w:r w:rsidRPr="00B631BB">
        <w:rPr>
          <w:i/>
          <w:noProof/>
        </w:rPr>
        <w:t>Cell</w:t>
      </w:r>
      <w:r w:rsidRPr="00B631BB">
        <w:rPr>
          <w:noProof/>
        </w:rPr>
        <w:t xml:space="preserve"> </w:t>
      </w:r>
      <w:r w:rsidRPr="00B631BB">
        <w:rPr>
          <w:b/>
          <w:noProof/>
        </w:rPr>
        <w:t>171</w:t>
      </w:r>
      <w:r w:rsidRPr="00B631BB">
        <w:rPr>
          <w:noProof/>
        </w:rPr>
        <w:t>, 1316-1325, doi:10.1016/j.cell.2017.10.018 (2017).</w:t>
      </w:r>
    </w:p>
    <w:p w14:paraId="0937DCCD" w14:textId="77777777" w:rsidR="00B631BB" w:rsidRPr="00B631BB" w:rsidRDefault="00B631BB" w:rsidP="00B631BB">
      <w:pPr>
        <w:pStyle w:val="EndNoteBibliography"/>
        <w:ind w:left="720" w:hanging="720"/>
        <w:rPr>
          <w:noProof/>
        </w:rPr>
      </w:pPr>
      <w:r w:rsidRPr="00B631BB">
        <w:rPr>
          <w:noProof/>
        </w:rPr>
        <w:t>23</w:t>
      </w:r>
      <w:r w:rsidRPr="00B631BB">
        <w:rPr>
          <w:noProof/>
        </w:rPr>
        <w:tab/>
        <w:t>Zhang, R.</w:t>
      </w:r>
      <w:r w:rsidRPr="00B631BB">
        <w:rPr>
          <w:i/>
          <w:noProof/>
        </w:rPr>
        <w:t xml:space="preserve"> et al.</w:t>
      </w:r>
      <w:r w:rsidRPr="00B631BB">
        <w:rPr>
          <w:noProof/>
        </w:rPr>
        <w:t xml:space="preserve"> A high quality Arabidopsis transcriptome for accurate transcript-level analysis of alternative splicing. </w:t>
      </w:r>
      <w:r w:rsidRPr="00B631BB">
        <w:rPr>
          <w:i/>
          <w:noProof/>
        </w:rPr>
        <w:t>Nucleic Acids Res</w:t>
      </w:r>
      <w:r w:rsidRPr="00B631BB">
        <w:rPr>
          <w:noProof/>
        </w:rPr>
        <w:t xml:space="preserve"> </w:t>
      </w:r>
      <w:r w:rsidRPr="00B631BB">
        <w:rPr>
          <w:b/>
          <w:noProof/>
        </w:rPr>
        <w:t>45</w:t>
      </w:r>
      <w:r w:rsidRPr="00B631BB">
        <w:rPr>
          <w:noProof/>
        </w:rPr>
        <w:t>, 5061-5073, doi:10.1093/nar/gkx267 (2017).</w:t>
      </w:r>
    </w:p>
    <w:p w14:paraId="2292C3F1" w14:textId="77777777" w:rsidR="00B631BB" w:rsidRPr="00B631BB" w:rsidRDefault="00B631BB" w:rsidP="00B631BB">
      <w:pPr>
        <w:pStyle w:val="EndNoteBibliography"/>
        <w:ind w:left="720" w:hanging="720"/>
        <w:rPr>
          <w:noProof/>
        </w:rPr>
      </w:pPr>
      <w:r w:rsidRPr="00B631BB">
        <w:rPr>
          <w:noProof/>
        </w:rPr>
        <w:t>24</w:t>
      </w:r>
      <w:r w:rsidRPr="00B631BB">
        <w:rPr>
          <w:noProof/>
        </w:rPr>
        <w:tab/>
        <w:t xml:space="preserve">Schon, M. A., Kellner, M. J., Plotnikova, A., Hofmann, F. &amp; Nodine, M. D. NanoPARE: parallel analysis of RNA 5' ends from low-input RNA. </w:t>
      </w:r>
      <w:r w:rsidRPr="00B631BB">
        <w:rPr>
          <w:i/>
          <w:noProof/>
        </w:rPr>
        <w:t>Genome Res</w:t>
      </w:r>
      <w:r w:rsidRPr="00B631BB">
        <w:rPr>
          <w:noProof/>
        </w:rPr>
        <w:t xml:space="preserve"> </w:t>
      </w:r>
      <w:r w:rsidRPr="00B631BB">
        <w:rPr>
          <w:b/>
          <w:noProof/>
        </w:rPr>
        <w:t>28</w:t>
      </w:r>
      <w:r w:rsidRPr="00B631BB">
        <w:rPr>
          <w:noProof/>
        </w:rPr>
        <w:t>, 1931-1942, doi:10.1101/gr.239202.118 (2018).</w:t>
      </w:r>
    </w:p>
    <w:p w14:paraId="6DE28BAA" w14:textId="77777777" w:rsidR="00B631BB" w:rsidRPr="00B631BB" w:rsidRDefault="00B631BB" w:rsidP="00B631BB">
      <w:pPr>
        <w:pStyle w:val="EndNoteBibliography"/>
        <w:ind w:left="720" w:hanging="720"/>
        <w:rPr>
          <w:noProof/>
        </w:rPr>
      </w:pPr>
      <w:r w:rsidRPr="00B631BB">
        <w:rPr>
          <w:noProof/>
        </w:rPr>
        <w:t>25</w:t>
      </w:r>
      <w:r w:rsidRPr="00B631BB">
        <w:rPr>
          <w:noProof/>
        </w:rPr>
        <w:tab/>
        <w:t>Pose, D.</w:t>
      </w:r>
      <w:r w:rsidRPr="00B631BB">
        <w:rPr>
          <w:i/>
          <w:noProof/>
        </w:rPr>
        <w:t xml:space="preserve"> et al.</w:t>
      </w:r>
      <w:r w:rsidRPr="00B631BB">
        <w:rPr>
          <w:noProof/>
        </w:rPr>
        <w:t xml:space="preserve"> Temperature-dependent regulation of flowering by antagonistic FLM variants. </w:t>
      </w:r>
      <w:r w:rsidRPr="00B631BB">
        <w:rPr>
          <w:i/>
          <w:noProof/>
        </w:rPr>
        <w:t>Nature</w:t>
      </w:r>
      <w:r w:rsidRPr="00B631BB">
        <w:rPr>
          <w:noProof/>
        </w:rPr>
        <w:t xml:space="preserve"> </w:t>
      </w:r>
      <w:r w:rsidRPr="00B631BB">
        <w:rPr>
          <w:b/>
          <w:noProof/>
        </w:rPr>
        <w:t>503</w:t>
      </w:r>
      <w:r w:rsidRPr="00B631BB">
        <w:rPr>
          <w:noProof/>
        </w:rPr>
        <w:t>, 414-417, doi:10.1038/nature12633 (2013).</w:t>
      </w:r>
    </w:p>
    <w:p w14:paraId="695AF5CD" w14:textId="77777777" w:rsidR="00B631BB" w:rsidRPr="00B631BB" w:rsidRDefault="00B631BB" w:rsidP="00B631BB">
      <w:pPr>
        <w:pStyle w:val="EndNoteBibliography"/>
        <w:ind w:left="720" w:hanging="720"/>
        <w:rPr>
          <w:noProof/>
        </w:rPr>
      </w:pPr>
      <w:r w:rsidRPr="00B631BB">
        <w:rPr>
          <w:noProof/>
        </w:rPr>
        <w:t>26</w:t>
      </w:r>
      <w:r w:rsidRPr="00B631BB">
        <w:rPr>
          <w:noProof/>
        </w:rPr>
        <w:tab/>
        <w:t>Sheth, N.</w:t>
      </w:r>
      <w:r w:rsidRPr="00B631BB">
        <w:rPr>
          <w:i/>
          <w:noProof/>
        </w:rPr>
        <w:t xml:space="preserve"> et al.</w:t>
      </w:r>
      <w:r w:rsidRPr="00B631BB">
        <w:rPr>
          <w:noProof/>
        </w:rPr>
        <w:t xml:space="preserve"> Comprehensive splice-site analysis using comparative genomics. </w:t>
      </w:r>
      <w:r w:rsidRPr="00B631BB">
        <w:rPr>
          <w:i/>
          <w:noProof/>
        </w:rPr>
        <w:t>Nucleic Acids Res</w:t>
      </w:r>
      <w:r w:rsidRPr="00B631BB">
        <w:rPr>
          <w:noProof/>
        </w:rPr>
        <w:t xml:space="preserve"> </w:t>
      </w:r>
      <w:r w:rsidRPr="00B631BB">
        <w:rPr>
          <w:b/>
          <w:noProof/>
        </w:rPr>
        <w:t>34</w:t>
      </w:r>
      <w:r w:rsidRPr="00B631BB">
        <w:rPr>
          <w:noProof/>
        </w:rPr>
        <w:t>, 3955-3967, doi:10.1093/nar/gkl556 (2006).</w:t>
      </w:r>
    </w:p>
    <w:p w14:paraId="3BF8193E" w14:textId="77777777" w:rsidR="00B631BB" w:rsidRPr="00B631BB" w:rsidRDefault="00B631BB" w:rsidP="00B631BB">
      <w:pPr>
        <w:pStyle w:val="EndNoteBibliography"/>
        <w:ind w:left="720" w:hanging="720"/>
        <w:rPr>
          <w:noProof/>
        </w:rPr>
      </w:pPr>
      <w:r w:rsidRPr="00B631BB">
        <w:rPr>
          <w:noProof/>
        </w:rPr>
        <w:t>27</w:t>
      </w:r>
      <w:r w:rsidRPr="00B631BB">
        <w:rPr>
          <w:noProof/>
        </w:rPr>
        <w:tab/>
        <w:t xml:space="preserve">Dehghannasiri, R., Szabo, L. &amp; Salzman, J. Ambiguous splice sites distinguish circRNA and linear splicing in the human genome. </w:t>
      </w:r>
      <w:r w:rsidRPr="00B631BB">
        <w:rPr>
          <w:i/>
          <w:noProof/>
        </w:rPr>
        <w:t>Bioinformatics</w:t>
      </w:r>
      <w:r w:rsidRPr="00B631BB">
        <w:rPr>
          <w:noProof/>
        </w:rPr>
        <w:t>, doi:10.1093/bioinformatics/bty785 (2018).</w:t>
      </w:r>
    </w:p>
    <w:p w14:paraId="3CBAAF96" w14:textId="77777777" w:rsidR="00B631BB" w:rsidRPr="00B631BB" w:rsidRDefault="00B631BB" w:rsidP="00B631BB">
      <w:pPr>
        <w:pStyle w:val="EndNoteBibliography"/>
        <w:ind w:left="720" w:hanging="720"/>
        <w:rPr>
          <w:noProof/>
        </w:rPr>
      </w:pPr>
      <w:r w:rsidRPr="00B631BB">
        <w:rPr>
          <w:noProof/>
        </w:rPr>
        <w:t>28</w:t>
      </w:r>
      <w:r w:rsidRPr="00B631BB">
        <w:rPr>
          <w:noProof/>
        </w:rPr>
        <w:tab/>
        <w:t>Linder, B.</w:t>
      </w:r>
      <w:r w:rsidRPr="00B631BB">
        <w:rPr>
          <w:i/>
          <w:noProof/>
        </w:rPr>
        <w:t xml:space="preserve"> et al.</w:t>
      </w:r>
      <w:r w:rsidRPr="00B631BB">
        <w:rPr>
          <w:noProof/>
        </w:rPr>
        <w:t xml:space="preserve"> Single-nucleotide-resolution mapping of m6A and m6Am throughout the transcriptome. </w:t>
      </w:r>
      <w:r w:rsidRPr="00B631BB">
        <w:rPr>
          <w:i/>
          <w:noProof/>
        </w:rPr>
        <w:t>Nat Methods</w:t>
      </w:r>
      <w:r w:rsidRPr="00B631BB">
        <w:rPr>
          <w:noProof/>
        </w:rPr>
        <w:t xml:space="preserve"> </w:t>
      </w:r>
      <w:r w:rsidRPr="00B631BB">
        <w:rPr>
          <w:b/>
          <w:noProof/>
        </w:rPr>
        <w:t>12</w:t>
      </w:r>
      <w:r w:rsidRPr="00B631BB">
        <w:rPr>
          <w:noProof/>
        </w:rPr>
        <w:t>, 767-772, doi:10.1038/nmeth.3453 (2015).</w:t>
      </w:r>
    </w:p>
    <w:p w14:paraId="44F47EAB" w14:textId="77777777" w:rsidR="00B631BB" w:rsidRPr="00B631BB" w:rsidRDefault="00B631BB" w:rsidP="00B631BB">
      <w:pPr>
        <w:pStyle w:val="EndNoteBibliography"/>
        <w:ind w:left="720" w:hanging="720"/>
        <w:rPr>
          <w:noProof/>
        </w:rPr>
      </w:pPr>
      <w:r w:rsidRPr="00B631BB">
        <w:rPr>
          <w:noProof/>
        </w:rPr>
        <w:t>29</w:t>
      </w:r>
      <w:r w:rsidRPr="00B631BB">
        <w:rPr>
          <w:noProof/>
        </w:rPr>
        <w:tab/>
        <w:t>Shen, L. S.</w:t>
      </w:r>
      <w:r w:rsidRPr="00B631BB">
        <w:rPr>
          <w:i/>
          <w:noProof/>
        </w:rPr>
        <w:t xml:space="preserve"> et al.</w:t>
      </w:r>
      <w:r w:rsidRPr="00B631BB">
        <w:rPr>
          <w:noProof/>
        </w:rPr>
        <w:t xml:space="preserve"> </w:t>
      </w:r>
      <w:r w:rsidRPr="00B631BB">
        <w:rPr>
          <w:i/>
          <w:noProof/>
        </w:rPr>
        <w:t>N</w:t>
      </w:r>
      <w:r w:rsidRPr="00B631BB">
        <w:rPr>
          <w:noProof/>
        </w:rPr>
        <w:t xml:space="preserve">-6-methyladenosine RNA modification regulates shoot stem cell fate in Arabidopsis. </w:t>
      </w:r>
      <w:r w:rsidRPr="00B631BB">
        <w:rPr>
          <w:i/>
          <w:noProof/>
        </w:rPr>
        <w:t>Dev Cell</w:t>
      </w:r>
      <w:r w:rsidRPr="00B631BB">
        <w:rPr>
          <w:noProof/>
        </w:rPr>
        <w:t xml:space="preserve"> </w:t>
      </w:r>
      <w:r w:rsidRPr="00B631BB">
        <w:rPr>
          <w:b/>
          <w:noProof/>
        </w:rPr>
        <w:t>38</w:t>
      </w:r>
      <w:r w:rsidRPr="00B631BB">
        <w:rPr>
          <w:noProof/>
        </w:rPr>
        <w:t>, 186-200, doi:10.1016/j.devcel.2016.06.008 (2016).</w:t>
      </w:r>
    </w:p>
    <w:p w14:paraId="0140EB45" w14:textId="77777777" w:rsidR="00B631BB" w:rsidRPr="00B631BB" w:rsidRDefault="00B631BB" w:rsidP="00B631BB">
      <w:pPr>
        <w:pStyle w:val="EndNoteBibliography"/>
        <w:ind w:left="720" w:hanging="720"/>
        <w:rPr>
          <w:noProof/>
        </w:rPr>
      </w:pPr>
      <w:r w:rsidRPr="00B631BB">
        <w:rPr>
          <w:noProof/>
        </w:rPr>
        <w:t>30</w:t>
      </w:r>
      <w:r w:rsidRPr="00B631BB">
        <w:rPr>
          <w:noProof/>
        </w:rPr>
        <w:tab/>
        <w:t>Anderson, S. J.</w:t>
      </w:r>
      <w:r w:rsidRPr="00B631BB">
        <w:rPr>
          <w:i/>
          <w:noProof/>
        </w:rPr>
        <w:t xml:space="preserve"> et al.</w:t>
      </w:r>
      <w:r w:rsidRPr="00B631BB">
        <w:rPr>
          <w:noProof/>
        </w:rPr>
        <w:t xml:space="preserve"> N</w:t>
      </w:r>
      <w:r w:rsidRPr="00B631BB">
        <w:rPr>
          <w:noProof/>
          <w:vertAlign w:val="superscript"/>
        </w:rPr>
        <w:t>6</w:t>
      </w:r>
      <w:r w:rsidRPr="00B631BB">
        <w:rPr>
          <w:noProof/>
        </w:rPr>
        <w:t xml:space="preserve">-methyladenosine inhibits local ribonucleolytic cleavage to stabilize mRNAs in Arabidopsis. </w:t>
      </w:r>
      <w:r w:rsidRPr="00B631BB">
        <w:rPr>
          <w:i/>
          <w:noProof/>
        </w:rPr>
        <w:t>Cell Rep</w:t>
      </w:r>
      <w:r w:rsidRPr="00B631BB">
        <w:rPr>
          <w:noProof/>
        </w:rPr>
        <w:t xml:space="preserve"> </w:t>
      </w:r>
      <w:r w:rsidRPr="00B631BB">
        <w:rPr>
          <w:b/>
          <w:noProof/>
        </w:rPr>
        <w:t>25</w:t>
      </w:r>
      <w:r w:rsidRPr="00B631BB">
        <w:rPr>
          <w:noProof/>
        </w:rPr>
        <w:t>, 1146-1157, doi:10.1016/j.celrep.2018.10.020 (2018).</w:t>
      </w:r>
    </w:p>
    <w:p w14:paraId="2B25E127" w14:textId="77777777" w:rsidR="00B631BB" w:rsidRPr="00B631BB" w:rsidRDefault="00B631BB" w:rsidP="00B631BB">
      <w:pPr>
        <w:pStyle w:val="EndNoteBibliography"/>
        <w:ind w:left="720" w:hanging="720"/>
        <w:rPr>
          <w:noProof/>
        </w:rPr>
      </w:pPr>
      <w:r w:rsidRPr="00B631BB">
        <w:rPr>
          <w:noProof/>
        </w:rPr>
        <w:t>31</w:t>
      </w:r>
      <w:r w:rsidRPr="00B631BB">
        <w:rPr>
          <w:noProof/>
        </w:rPr>
        <w:tab/>
        <w:t>Ke, S.</w:t>
      </w:r>
      <w:r w:rsidRPr="00B631BB">
        <w:rPr>
          <w:i/>
          <w:noProof/>
        </w:rPr>
        <w:t xml:space="preserve"> et al.</w:t>
      </w:r>
      <w:r w:rsidRPr="00B631BB">
        <w:rPr>
          <w:noProof/>
        </w:rPr>
        <w:t xml:space="preserve"> A majority of m</w:t>
      </w:r>
      <w:r w:rsidRPr="00B631BB">
        <w:rPr>
          <w:noProof/>
          <w:vertAlign w:val="superscript"/>
        </w:rPr>
        <w:t>6</w:t>
      </w:r>
      <w:r w:rsidRPr="00B631BB">
        <w:rPr>
          <w:noProof/>
        </w:rPr>
        <w:t xml:space="preserve">A residues are in the last exons, allowing the potential for 3' UTR regulation. </w:t>
      </w:r>
      <w:r w:rsidRPr="00B631BB">
        <w:rPr>
          <w:i/>
          <w:noProof/>
        </w:rPr>
        <w:t>Genes Dev</w:t>
      </w:r>
      <w:r w:rsidRPr="00B631BB">
        <w:rPr>
          <w:noProof/>
        </w:rPr>
        <w:t xml:space="preserve"> </w:t>
      </w:r>
      <w:r w:rsidRPr="00B631BB">
        <w:rPr>
          <w:b/>
          <w:noProof/>
        </w:rPr>
        <w:t>29</w:t>
      </w:r>
      <w:r w:rsidRPr="00B631BB">
        <w:rPr>
          <w:noProof/>
        </w:rPr>
        <w:t>, 2037-2053, doi:10.1101/gad.269415.115 (2015).</w:t>
      </w:r>
    </w:p>
    <w:p w14:paraId="6DBB45DC" w14:textId="77777777" w:rsidR="00B631BB" w:rsidRPr="00B631BB" w:rsidRDefault="00B631BB" w:rsidP="00B631BB">
      <w:pPr>
        <w:pStyle w:val="EndNoteBibliography"/>
        <w:ind w:left="720" w:hanging="720"/>
        <w:rPr>
          <w:noProof/>
        </w:rPr>
      </w:pPr>
      <w:r w:rsidRPr="00B631BB">
        <w:rPr>
          <w:noProof/>
        </w:rPr>
        <w:t>32</w:t>
      </w:r>
      <w:r w:rsidRPr="00B631BB">
        <w:rPr>
          <w:noProof/>
        </w:rPr>
        <w:tab/>
        <w:t>Wang, X.</w:t>
      </w:r>
      <w:r w:rsidRPr="00B631BB">
        <w:rPr>
          <w:i/>
          <w:noProof/>
        </w:rPr>
        <w:t xml:space="preserve"> et al.</w:t>
      </w:r>
      <w:r w:rsidRPr="00B631BB">
        <w:rPr>
          <w:noProof/>
        </w:rPr>
        <w:t xml:space="preserve"> </w:t>
      </w:r>
      <w:r w:rsidRPr="00B631BB">
        <w:rPr>
          <w:i/>
          <w:noProof/>
        </w:rPr>
        <w:t>N</w:t>
      </w:r>
      <w:r w:rsidRPr="00B631BB">
        <w:rPr>
          <w:noProof/>
        </w:rPr>
        <w:t xml:space="preserve">-6-methyladenosine-dependent regulation of messenger RNA stability. </w:t>
      </w:r>
      <w:r w:rsidRPr="00B631BB">
        <w:rPr>
          <w:i/>
          <w:noProof/>
        </w:rPr>
        <w:t>Nature</w:t>
      </w:r>
      <w:r w:rsidRPr="00B631BB">
        <w:rPr>
          <w:noProof/>
        </w:rPr>
        <w:t xml:space="preserve"> </w:t>
      </w:r>
      <w:r w:rsidRPr="00B631BB">
        <w:rPr>
          <w:b/>
          <w:noProof/>
        </w:rPr>
        <w:t>505</w:t>
      </w:r>
      <w:r w:rsidRPr="00B631BB">
        <w:rPr>
          <w:noProof/>
        </w:rPr>
        <w:t>, 117-120, doi:10.1038/nature12730 (2014).</w:t>
      </w:r>
    </w:p>
    <w:p w14:paraId="46F941E5" w14:textId="77777777" w:rsidR="00B631BB" w:rsidRPr="00B631BB" w:rsidRDefault="00B631BB" w:rsidP="00B631BB">
      <w:pPr>
        <w:pStyle w:val="EndNoteBibliography"/>
        <w:ind w:left="720" w:hanging="720"/>
        <w:rPr>
          <w:noProof/>
        </w:rPr>
      </w:pPr>
      <w:r w:rsidRPr="00B631BB">
        <w:rPr>
          <w:noProof/>
        </w:rPr>
        <w:t>33</w:t>
      </w:r>
      <w:r w:rsidRPr="00B631BB">
        <w:rPr>
          <w:noProof/>
        </w:rPr>
        <w:tab/>
        <w:t xml:space="preserve">McClung, C. R. The genetics of plant clocks. </w:t>
      </w:r>
      <w:r w:rsidRPr="00B631BB">
        <w:rPr>
          <w:i/>
          <w:noProof/>
        </w:rPr>
        <w:t>Adv Genet</w:t>
      </w:r>
      <w:r w:rsidRPr="00B631BB">
        <w:rPr>
          <w:noProof/>
        </w:rPr>
        <w:t xml:space="preserve"> </w:t>
      </w:r>
      <w:r w:rsidRPr="00B631BB">
        <w:rPr>
          <w:b/>
          <w:noProof/>
        </w:rPr>
        <w:t>74</w:t>
      </w:r>
      <w:r w:rsidRPr="00B631BB">
        <w:rPr>
          <w:noProof/>
        </w:rPr>
        <w:t>, doi:10.1016/b978-0-12-387690-4.00004-0 (2011).</w:t>
      </w:r>
    </w:p>
    <w:p w14:paraId="0783A603" w14:textId="77777777" w:rsidR="00B631BB" w:rsidRPr="00B631BB" w:rsidRDefault="00B631BB" w:rsidP="00B631BB">
      <w:pPr>
        <w:pStyle w:val="EndNoteBibliography"/>
        <w:ind w:left="720" w:hanging="720"/>
        <w:rPr>
          <w:noProof/>
        </w:rPr>
      </w:pPr>
      <w:r w:rsidRPr="00B631BB">
        <w:rPr>
          <w:noProof/>
        </w:rPr>
        <w:t>34</w:t>
      </w:r>
      <w:r w:rsidRPr="00B631BB">
        <w:rPr>
          <w:noProof/>
        </w:rPr>
        <w:tab/>
        <w:t xml:space="preserve">Lidder, P., Gutierrez, R. A., Salome, P. A., McClung, C. R. &amp; Green, P. J. Circadian control of messenger RNA stability. Association with a sequence-specific messenger RNA decay pathway. </w:t>
      </w:r>
      <w:r w:rsidRPr="00B631BB">
        <w:rPr>
          <w:i/>
          <w:noProof/>
        </w:rPr>
        <w:t>Plant Physiol</w:t>
      </w:r>
      <w:r w:rsidRPr="00B631BB">
        <w:rPr>
          <w:noProof/>
        </w:rPr>
        <w:t xml:space="preserve"> </w:t>
      </w:r>
      <w:r w:rsidRPr="00B631BB">
        <w:rPr>
          <w:b/>
          <w:noProof/>
        </w:rPr>
        <w:t>138</w:t>
      </w:r>
      <w:r w:rsidRPr="00B631BB">
        <w:rPr>
          <w:noProof/>
        </w:rPr>
        <w:t>, 2374-2385, doi:10.1104/pp.105.060368 (2005).</w:t>
      </w:r>
    </w:p>
    <w:p w14:paraId="54255419" w14:textId="77777777" w:rsidR="00B631BB" w:rsidRPr="00B631BB" w:rsidRDefault="00B631BB" w:rsidP="00B631BB">
      <w:pPr>
        <w:pStyle w:val="EndNoteBibliography"/>
        <w:ind w:left="720" w:hanging="720"/>
        <w:rPr>
          <w:noProof/>
        </w:rPr>
      </w:pPr>
      <w:r w:rsidRPr="00B631BB">
        <w:rPr>
          <w:noProof/>
        </w:rPr>
        <w:t>35</w:t>
      </w:r>
      <w:r w:rsidRPr="00B631BB">
        <w:rPr>
          <w:noProof/>
        </w:rPr>
        <w:tab/>
        <w:t xml:space="preserve">Anders, S., Reyes, A. &amp; Huber, W. Detecting differential usage of exons from RNA-seq data. </w:t>
      </w:r>
      <w:r w:rsidRPr="00B631BB">
        <w:rPr>
          <w:i/>
          <w:noProof/>
        </w:rPr>
        <w:t>Genome Research</w:t>
      </w:r>
      <w:r w:rsidRPr="00B631BB">
        <w:rPr>
          <w:noProof/>
        </w:rPr>
        <w:t xml:space="preserve"> </w:t>
      </w:r>
      <w:r w:rsidRPr="00B631BB">
        <w:rPr>
          <w:b/>
          <w:noProof/>
        </w:rPr>
        <w:t>22</w:t>
      </w:r>
      <w:r w:rsidRPr="00B631BB">
        <w:rPr>
          <w:noProof/>
        </w:rPr>
        <w:t>, 2008-2017, doi:10.1101/gr.133744.111 (2012).</w:t>
      </w:r>
    </w:p>
    <w:p w14:paraId="69C56A60" w14:textId="77777777" w:rsidR="00B631BB" w:rsidRPr="00B631BB" w:rsidRDefault="00B631BB" w:rsidP="00B631BB">
      <w:pPr>
        <w:pStyle w:val="EndNoteBibliography"/>
        <w:ind w:left="720" w:hanging="720"/>
        <w:rPr>
          <w:noProof/>
        </w:rPr>
      </w:pPr>
      <w:r w:rsidRPr="00B631BB">
        <w:rPr>
          <w:noProof/>
        </w:rPr>
        <w:t>36</w:t>
      </w:r>
      <w:r w:rsidRPr="00B631BB">
        <w:rPr>
          <w:noProof/>
        </w:rPr>
        <w:tab/>
        <w:t>Pontier, D.</w:t>
      </w:r>
      <w:r w:rsidRPr="00B631BB">
        <w:rPr>
          <w:i/>
          <w:noProof/>
        </w:rPr>
        <w:t xml:space="preserve"> et al.</w:t>
      </w:r>
      <w:r w:rsidRPr="00B631BB">
        <w:rPr>
          <w:noProof/>
        </w:rPr>
        <w:t xml:space="preserve"> The m6A pathway protects the transcriptome integrity by restricting RNA chimera formation in plants. </w:t>
      </w:r>
      <w:r w:rsidRPr="00B631BB">
        <w:rPr>
          <w:i/>
          <w:noProof/>
        </w:rPr>
        <w:t>Life Sci Alliance</w:t>
      </w:r>
      <w:r w:rsidRPr="00B631BB">
        <w:rPr>
          <w:noProof/>
        </w:rPr>
        <w:t xml:space="preserve"> </w:t>
      </w:r>
      <w:r w:rsidRPr="00B631BB">
        <w:rPr>
          <w:b/>
          <w:noProof/>
        </w:rPr>
        <w:t>2</w:t>
      </w:r>
      <w:r w:rsidRPr="00B631BB">
        <w:rPr>
          <w:noProof/>
        </w:rPr>
        <w:t>, doi:10.26508/lsa.201900393 (2019).</w:t>
      </w:r>
    </w:p>
    <w:p w14:paraId="257FE588" w14:textId="77777777" w:rsidR="00B631BB" w:rsidRPr="00B631BB" w:rsidRDefault="00B631BB" w:rsidP="00B631BB">
      <w:pPr>
        <w:pStyle w:val="EndNoteBibliography"/>
        <w:ind w:left="720" w:hanging="720"/>
        <w:rPr>
          <w:noProof/>
        </w:rPr>
      </w:pPr>
      <w:r w:rsidRPr="00B631BB">
        <w:rPr>
          <w:noProof/>
        </w:rPr>
        <w:t>37</w:t>
      </w:r>
      <w:r w:rsidRPr="00B631BB">
        <w:rPr>
          <w:noProof/>
        </w:rPr>
        <w:tab/>
        <w:t>Pendleton, K. E.</w:t>
      </w:r>
      <w:r w:rsidRPr="00B631BB">
        <w:rPr>
          <w:i/>
          <w:noProof/>
        </w:rPr>
        <w:t xml:space="preserve"> et al.</w:t>
      </w:r>
      <w:r w:rsidRPr="00B631BB">
        <w:rPr>
          <w:noProof/>
        </w:rPr>
        <w:t xml:space="preserve"> The U6 snRNA m</w:t>
      </w:r>
      <w:r w:rsidRPr="00B631BB">
        <w:rPr>
          <w:noProof/>
          <w:vertAlign w:val="superscript"/>
        </w:rPr>
        <w:t>6</w:t>
      </w:r>
      <w:r w:rsidRPr="00B631BB">
        <w:rPr>
          <w:noProof/>
        </w:rPr>
        <w:t xml:space="preserve">A methyltransferase METTL16 regulates SAM synthetase intron retention. </w:t>
      </w:r>
      <w:r w:rsidRPr="00B631BB">
        <w:rPr>
          <w:i/>
          <w:noProof/>
        </w:rPr>
        <w:t>Cell</w:t>
      </w:r>
      <w:r w:rsidRPr="00B631BB">
        <w:rPr>
          <w:noProof/>
        </w:rPr>
        <w:t xml:space="preserve"> </w:t>
      </w:r>
      <w:r w:rsidRPr="00B631BB">
        <w:rPr>
          <w:b/>
          <w:noProof/>
        </w:rPr>
        <w:t>169</w:t>
      </w:r>
      <w:r w:rsidRPr="00B631BB">
        <w:rPr>
          <w:noProof/>
        </w:rPr>
        <w:t>, 824-835 e814, doi:10.1016/j.cell.2017.05.003 (2017).</w:t>
      </w:r>
    </w:p>
    <w:p w14:paraId="1C162DB1" w14:textId="77777777" w:rsidR="00B631BB" w:rsidRPr="00B631BB" w:rsidRDefault="00B631BB" w:rsidP="00B631BB">
      <w:pPr>
        <w:pStyle w:val="EndNoteBibliography"/>
        <w:ind w:left="720" w:hanging="720"/>
        <w:rPr>
          <w:noProof/>
        </w:rPr>
      </w:pPr>
      <w:r w:rsidRPr="00B631BB">
        <w:rPr>
          <w:noProof/>
        </w:rPr>
        <w:t>38</w:t>
      </w:r>
      <w:r w:rsidRPr="00B631BB">
        <w:rPr>
          <w:noProof/>
        </w:rPr>
        <w:tab/>
        <w:t>Chan, S. L.</w:t>
      </w:r>
      <w:r w:rsidRPr="00B631BB">
        <w:rPr>
          <w:i/>
          <w:noProof/>
        </w:rPr>
        <w:t xml:space="preserve"> et al.</w:t>
      </w:r>
      <w:r w:rsidRPr="00B631BB">
        <w:rPr>
          <w:noProof/>
        </w:rPr>
        <w:t xml:space="preserve"> CPSF30 and Wdr33 directly bind to AAUAAA in mammalian mRNA 3 ' processing. </w:t>
      </w:r>
      <w:r w:rsidRPr="00B631BB">
        <w:rPr>
          <w:i/>
          <w:noProof/>
        </w:rPr>
        <w:t>Genes &amp; Development</w:t>
      </w:r>
      <w:r w:rsidRPr="00B631BB">
        <w:rPr>
          <w:noProof/>
        </w:rPr>
        <w:t xml:space="preserve"> </w:t>
      </w:r>
      <w:r w:rsidRPr="00B631BB">
        <w:rPr>
          <w:b/>
          <w:noProof/>
        </w:rPr>
        <w:t>28</w:t>
      </w:r>
      <w:r w:rsidRPr="00B631BB">
        <w:rPr>
          <w:noProof/>
        </w:rPr>
        <w:t>, 2370-2380, doi:10.1101/gad.250993.114 (2014).</w:t>
      </w:r>
    </w:p>
    <w:p w14:paraId="56BC98F5" w14:textId="77777777" w:rsidR="00B631BB" w:rsidRPr="00B631BB" w:rsidRDefault="00B631BB" w:rsidP="00B631BB">
      <w:pPr>
        <w:pStyle w:val="EndNoteBibliography"/>
        <w:ind w:left="720" w:hanging="720"/>
        <w:rPr>
          <w:noProof/>
        </w:rPr>
      </w:pPr>
      <w:r w:rsidRPr="00B631BB">
        <w:rPr>
          <w:noProof/>
        </w:rPr>
        <w:t>39</w:t>
      </w:r>
      <w:r w:rsidRPr="00B631BB">
        <w:rPr>
          <w:noProof/>
        </w:rPr>
        <w:tab/>
        <w:t>Schonemann, L.</w:t>
      </w:r>
      <w:r w:rsidRPr="00B631BB">
        <w:rPr>
          <w:i/>
          <w:noProof/>
        </w:rPr>
        <w:t xml:space="preserve"> et al.</w:t>
      </w:r>
      <w:r w:rsidRPr="00B631BB">
        <w:rPr>
          <w:noProof/>
        </w:rPr>
        <w:t xml:space="preserve"> Reconstitution of CPSF active in polyadenylation: recognition of the polyadenylation signal by WDR33. </w:t>
      </w:r>
      <w:r w:rsidRPr="00B631BB">
        <w:rPr>
          <w:i/>
          <w:noProof/>
        </w:rPr>
        <w:t>Genes &amp; Development</w:t>
      </w:r>
      <w:r w:rsidRPr="00B631BB">
        <w:rPr>
          <w:noProof/>
        </w:rPr>
        <w:t xml:space="preserve"> </w:t>
      </w:r>
      <w:r w:rsidRPr="00B631BB">
        <w:rPr>
          <w:b/>
          <w:noProof/>
        </w:rPr>
        <w:t>28</w:t>
      </w:r>
      <w:r w:rsidRPr="00B631BB">
        <w:rPr>
          <w:noProof/>
        </w:rPr>
        <w:t>, 2381-2393, doi:10.1101/gad.250985.114 (2014).</w:t>
      </w:r>
    </w:p>
    <w:p w14:paraId="58EF7792" w14:textId="77777777" w:rsidR="00B631BB" w:rsidRPr="00B631BB" w:rsidRDefault="00B631BB" w:rsidP="00B631BB">
      <w:pPr>
        <w:pStyle w:val="EndNoteBibliography"/>
        <w:ind w:left="720" w:hanging="720"/>
        <w:rPr>
          <w:noProof/>
        </w:rPr>
      </w:pPr>
      <w:r w:rsidRPr="00B631BB">
        <w:rPr>
          <w:noProof/>
        </w:rPr>
        <w:t>40</w:t>
      </w:r>
      <w:r w:rsidRPr="00B631BB">
        <w:rPr>
          <w:noProof/>
        </w:rPr>
        <w:tab/>
        <w:t xml:space="preserve">Stevens, A. T., Howe, D. K. &amp; Hunt, A. G. Characterization of mRNA polyadenylation in the apicomplexa. </w:t>
      </w:r>
      <w:r w:rsidRPr="00B631BB">
        <w:rPr>
          <w:i/>
          <w:noProof/>
        </w:rPr>
        <w:t>Plos One</w:t>
      </w:r>
      <w:r w:rsidRPr="00B631BB">
        <w:rPr>
          <w:noProof/>
        </w:rPr>
        <w:t xml:space="preserve"> </w:t>
      </w:r>
      <w:r w:rsidRPr="00B631BB">
        <w:rPr>
          <w:b/>
          <w:noProof/>
        </w:rPr>
        <w:t>13</w:t>
      </w:r>
      <w:r w:rsidRPr="00B631BB">
        <w:rPr>
          <w:noProof/>
        </w:rPr>
        <w:t>, doi:10.1371/journal.pone.0203317 (2018).</w:t>
      </w:r>
    </w:p>
    <w:p w14:paraId="06DA23D1" w14:textId="77777777" w:rsidR="00B631BB" w:rsidRPr="00B631BB" w:rsidRDefault="00B631BB" w:rsidP="00B631BB">
      <w:pPr>
        <w:pStyle w:val="EndNoteBibliography"/>
        <w:ind w:left="720" w:hanging="720"/>
        <w:rPr>
          <w:noProof/>
        </w:rPr>
      </w:pPr>
      <w:r w:rsidRPr="00B631BB">
        <w:rPr>
          <w:noProof/>
        </w:rPr>
        <w:t>41</w:t>
      </w:r>
      <w:r w:rsidRPr="00B631BB">
        <w:rPr>
          <w:noProof/>
        </w:rPr>
        <w:tab/>
        <w:t>Kaul, S.</w:t>
      </w:r>
      <w:r w:rsidRPr="00B631BB">
        <w:rPr>
          <w:i/>
          <w:noProof/>
        </w:rPr>
        <w:t xml:space="preserve"> et al.</w:t>
      </w:r>
      <w:r w:rsidRPr="00B631BB">
        <w:rPr>
          <w:noProof/>
        </w:rPr>
        <w:t xml:space="preserve"> Analysis of the genome sequence of the flowering plant </w:t>
      </w:r>
      <w:r w:rsidRPr="00B631BB">
        <w:rPr>
          <w:i/>
          <w:noProof/>
        </w:rPr>
        <w:t>Arabidopsis thaliana</w:t>
      </w:r>
      <w:r w:rsidRPr="00B631BB">
        <w:rPr>
          <w:noProof/>
        </w:rPr>
        <w:t xml:space="preserve">. </w:t>
      </w:r>
      <w:r w:rsidRPr="00B631BB">
        <w:rPr>
          <w:i/>
          <w:noProof/>
        </w:rPr>
        <w:t>Nature</w:t>
      </w:r>
      <w:r w:rsidRPr="00B631BB">
        <w:rPr>
          <w:noProof/>
        </w:rPr>
        <w:t xml:space="preserve"> </w:t>
      </w:r>
      <w:r w:rsidRPr="00B631BB">
        <w:rPr>
          <w:b/>
          <w:noProof/>
        </w:rPr>
        <w:t>408</w:t>
      </w:r>
      <w:r w:rsidRPr="00B631BB">
        <w:rPr>
          <w:noProof/>
        </w:rPr>
        <w:t>, 796-815, doi:10.1038/35048692 (2000).</w:t>
      </w:r>
    </w:p>
    <w:p w14:paraId="78E5E418" w14:textId="77777777" w:rsidR="00B631BB" w:rsidRPr="00B631BB" w:rsidRDefault="00B631BB" w:rsidP="00B631BB">
      <w:pPr>
        <w:pStyle w:val="EndNoteBibliography"/>
        <w:ind w:left="720" w:hanging="720"/>
        <w:rPr>
          <w:noProof/>
        </w:rPr>
      </w:pPr>
      <w:r w:rsidRPr="00B631BB">
        <w:rPr>
          <w:noProof/>
        </w:rPr>
        <w:t>42</w:t>
      </w:r>
      <w:r w:rsidRPr="00B631BB">
        <w:rPr>
          <w:noProof/>
        </w:rPr>
        <w:tab/>
        <w:t xml:space="preserve">United Nations, D. o. E. a. S. A., Population Division. in </w:t>
      </w:r>
      <w:r w:rsidRPr="00B631BB">
        <w:rPr>
          <w:i/>
          <w:noProof/>
        </w:rPr>
        <w:t>Working Paper No. ESA/P/WP/248</w:t>
      </w:r>
      <w:r w:rsidRPr="00B631BB">
        <w:rPr>
          <w:noProof/>
        </w:rPr>
        <w:t xml:space="preserve">    (2017).</w:t>
      </w:r>
    </w:p>
    <w:p w14:paraId="2A13FA9E" w14:textId="77777777" w:rsidR="00B631BB" w:rsidRPr="00B631BB" w:rsidRDefault="00B631BB" w:rsidP="00B631BB">
      <w:pPr>
        <w:pStyle w:val="EndNoteBibliography"/>
        <w:ind w:left="720" w:hanging="720"/>
        <w:rPr>
          <w:noProof/>
        </w:rPr>
      </w:pPr>
      <w:r w:rsidRPr="00B631BB">
        <w:rPr>
          <w:noProof/>
        </w:rPr>
        <w:t>43</w:t>
      </w:r>
      <w:r w:rsidRPr="00B631BB">
        <w:rPr>
          <w:noProof/>
        </w:rPr>
        <w:tab/>
        <w:t>Chang, Y.</w:t>
      </w:r>
      <w:r w:rsidRPr="00B631BB">
        <w:rPr>
          <w:i/>
          <w:noProof/>
        </w:rPr>
        <w:t xml:space="preserve"> et al.</w:t>
      </w:r>
      <w:r w:rsidRPr="00B631BB">
        <w:rPr>
          <w:noProof/>
        </w:rPr>
        <w:t xml:space="preserve"> The draft genomes of five agriculturally important African orphan crops. </w:t>
      </w:r>
      <w:r w:rsidRPr="00B631BB">
        <w:rPr>
          <w:i/>
          <w:noProof/>
        </w:rPr>
        <w:t>Gigascience</w:t>
      </w:r>
      <w:r w:rsidRPr="00B631BB">
        <w:rPr>
          <w:noProof/>
        </w:rPr>
        <w:t xml:space="preserve"> </w:t>
      </w:r>
      <w:r w:rsidRPr="00B631BB">
        <w:rPr>
          <w:b/>
          <w:noProof/>
        </w:rPr>
        <w:t>8</w:t>
      </w:r>
      <w:r w:rsidRPr="00B631BB">
        <w:rPr>
          <w:noProof/>
        </w:rPr>
        <w:t>, doi:10.1093/gigascience/giy152 (2018).</w:t>
      </w:r>
    </w:p>
    <w:p w14:paraId="3D13051D" w14:textId="77777777" w:rsidR="00B631BB" w:rsidRPr="00B631BB" w:rsidRDefault="00B631BB" w:rsidP="00B631BB">
      <w:pPr>
        <w:pStyle w:val="EndNoteBibliography"/>
        <w:ind w:left="720" w:hanging="720"/>
        <w:rPr>
          <w:noProof/>
        </w:rPr>
      </w:pPr>
      <w:r w:rsidRPr="00B631BB">
        <w:rPr>
          <w:noProof/>
        </w:rPr>
        <w:t>44</w:t>
      </w:r>
      <w:r w:rsidRPr="00B631BB">
        <w:rPr>
          <w:noProof/>
        </w:rPr>
        <w:tab/>
        <w:t>Lewin, H. A.</w:t>
      </w:r>
      <w:r w:rsidRPr="00B631BB">
        <w:rPr>
          <w:i/>
          <w:noProof/>
        </w:rPr>
        <w:t xml:space="preserve"> et al.</w:t>
      </w:r>
      <w:r w:rsidRPr="00B631BB">
        <w:rPr>
          <w:noProof/>
        </w:rPr>
        <w:t xml:space="preserve"> Earth BioGenome Project: Sequencing life for the future of life. </w:t>
      </w:r>
      <w:r w:rsidRPr="00B631BB">
        <w:rPr>
          <w:i/>
          <w:noProof/>
        </w:rPr>
        <w:t>P Natl Acad Sci USA</w:t>
      </w:r>
      <w:r w:rsidRPr="00B631BB">
        <w:rPr>
          <w:noProof/>
        </w:rPr>
        <w:t xml:space="preserve"> </w:t>
      </w:r>
      <w:r w:rsidRPr="00B631BB">
        <w:rPr>
          <w:b/>
          <w:noProof/>
        </w:rPr>
        <w:t>115</w:t>
      </w:r>
      <w:r w:rsidRPr="00B631BB">
        <w:rPr>
          <w:noProof/>
        </w:rPr>
        <w:t>, 4325-4333, doi:10.1073/pnas.1720115115 (2018).</w:t>
      </w:r>
    </w:p>
    <w:p w14:paraId="17A0EE01" w14:textId="77777777" w:rsidR="00B631BB" w:rsidRPr="00B631BB" w:rsidRDefault="00B631BB" w:rsidP="00B631BB">
      <w:pPr>
        <w:pStyle w:val="EndNoteBibliography"/>
        <w:ind w:left="720" w:hanging="720"/>
        <w:rPr>
          <w:noProof/>
        </w:rPr>
      </w:pPr>
      <w:r w:rsidRPr="00B631BB">
        <w:rPr>
          <w:noProof/>
        </w:rPr>
        <w:t>45</w:t>
      </w:r>
      <w:r w:rsidRPr="00B631BB">
        <w:rPr>
          <w:noProof/>
        </w:rPr>
        <w:tab/>
        <w:t>Růžička, K.</w:t>
      </w:r>
      <w:r w:rsidRPr="00B631BB">
        <w:rPr>
          <w:i/>
          <w:noProof/>
        </w:rPr>
        <w:t xml:space="preserve"> et al.</w:t>
      </w:r>
      <w:r w:rsidRPr="00B631BB">
        <w:rPr>
          <w:noProof/>
        </w:rPr>
        <w:t xml:space="preserve"> Identification of factors required for m6A mRNA methylation in Arabidopsis reveals a role for the conserved E3 ubiquitin ligase HAKAI. </w:t>
      </w:r>
      <w:r w:rsidRPr="00B631BB">
        <w:rPr>
          <w:i/>
          <w:noProof/>
        </w:rPr>
        <w:t>New Phytologist</w:t>
      </w:r>
      <w:r w:rsidRPr="00B631BB">
        <w:rPr>
          <w:noProof/>
        </w:rPr>
        <w:t xml:space="preserve"> </w:t>
      </w:r>
      <w:r w:rsidRPr="00B631BB">
        <w:rPr>
          <w:b/>
          <w:noProof/>
        </w:rPr>
        <w:t>215</w:t>
      </w:r>
      <w:r w:rsidRPr="00B631BB">
        <w:rPr>
          <w:noProof/>
        </w:rPr>
        <w:t>, 157-172, doi:10.1111/nph.14586 (2017).</w:t>
      </w:r>
    </w:p>
    <w:p w14:paraId="419E2064" w14:textId="77777777" w:rsidR="00B631BB" w:rsidRPr="00B631BB" w:rsidRDefault="00B631BB" w:rsidP="00B631BB">
      <w:pPr>
        <w:pStyle w:val="EndNoteBibliography"/>
        <w:ind w:left="720" w:hanging="720"/>
        <w:rPr>
          <w:noProof/>
        </w:rPr>
      </w:pPr>
      <w:r w:rsidRPr="00B631BB">
        <w:rPr>
          <w:noProof/>
        </w:rPr>
        <w:t>46</w:t>
      </w:r>
      <w:r w:rsidRPr="00B631BB">
        <w:rPr>
          <w:noProof/>
        </w:rPr>
        <w:tab/>
        <w:t>Gould, P. D.</w:t>
      </w:r>
      <w:r w:rsidRPr="00B631BB">
        <w:rPr>
          <w:i/>
          <w:noProof/>
        </w:rPr>
        <w:t xml:space="preserve"> et al.</w:t>
      </w:r>
      <w:r w:rsidRPr="00B631BB">
        <w:rPr>
          <w:noProof/>
        </w:rPr>
        <w:t xml:space="preserve"> Delayed fluorescence as a universal tool for the measurement of circadian rhythms in higher plants. </w:t>
      </w:r>
      <w:r w:rsidRPr="00B631BB">
        <w:rPr>
          <w:i/>
          <w:noProof/>
        </w:rPr>
        <w:t>The Plant Journal</w:t>
      </w:r>
      <w:r w:rsidRPr="00B631BB">
        <w:rPr>
          <w:noProof/>
        </w:rPr>
        <w:t xml:space="preserve"> </w:t>
      </w:r>
      <w:r w:rsidRPr="00B631BB">
        <w:rPr>
          <w:b/>
          <w:noProof/>
        </w:rPr>
        <w:t>58</w:t>
      </w:r>
      <w:r w:rsidRPr="00B631BB">
        <w:rPr>
          <w:noProof/>
        </w:rPr>
        <w:t>, 893-901, doi:10.1111/j.1365-313X.2009.03819.x (2009).</w:t>
      </w:r>
    </w:p>
    <w:p w14:paraId="36038097" w14:textId="77777777" w:rsidR="00B631BB" w:rsidRPr="00B631BB" w:rsidRDefault="00B631BB" w:rsidP="00B631BB">
      <w:pPr>
        <w:pStyle w:val="EndNoteBibliography"/>
        <w:ind w:left="720" w:hanging="720"/>
        <w:rPr>
          <w:noProof/>
        </w:rPr>
      </w:pPr>
      <w:r w:rsidRPr="00B631BB">
        <w:rPr>
          <w:noProof/>
        </w:rPr>
        <w:t>47</w:t>
      </w:r>
      <w:r w:rsidRPr="00B631BB">
        <w:rPr>
          <w:noProof/>
        </w:rPr>
        <w:tab/>
        <w:t xml:space="preserve">Moore, A., Zielinski, T. &amp; Millar, A. J. in </w:t>
      </w:r>
      <w:r w:rsidRPr="00B631BB">
        <w:rPr>
          <w:i/>
          <w:noProof/>
        </w:rPr>
        <w:t>Plant Circadian Networks: Methods and Protocols</w:t>
      </w:r>
      <w:r w:rsidRPr="00B631BB">
        <w:rPr>
          <w:noProof/>
        </w:rPr>
        <w:t xml:space="preserve">   (ed Dorothee Staiger)  13-44 (Springer New York, 2014).</w:t>
      </w:r>
    </w:p>
    <w:p w14:paraId="32F17D82" w14:textId="77777777" w:rsidR="00B631BB" w:rsidRPr="00B631BB" w:rsidRDefault="00B631BB" w:rsidP="00B631BB">
      <w:pPr>
        <w:pStyle w:val="EndNoteBibliography"/>
        <w:ind w:left="720" w:hanging="720"/>
        <w:rPr>
          <w:noProof/>
        </w:rPr>
      </w:pPr>
      <w:r w:rsidRPr="00B631BB">
        <w:rPr>
          <w:noProof/>
        </w:rPr>
        <w:t>48</w:t>
      </w:r>
      <w:r w:rsidRPr="00B631BB">
        <w:rPr>
          <w:noProof/>
        </w:rPr>
        <w:tab/>
        <w:t xml:space="preserve">Lee, H., Pine, P. S., McDaniel, J., Salit, M. &amp; Oliver, B. External RNA controls consortium beta version update. </w:t>
      </w:r>
      <w:r w:rsidRPr="00B631BB">
        <w:rPr>
          <w:i/>
          <w:noProof/>
        </w:rPr>
        <w:t>Journal of genomics</w:t>
      </w:r>
      <w:r w:rsidRPr="00B631BB">
        <w:rPr>
          <w:noProof/>
        </w:rPr>
        <w:t xml:space="preserve"> </w:t>
      </w:r>
      <w:r w:rsidRPr="00B631BB">
        <w:rPr>
          <w:b/>
          <w:noProof/>
        </w:rPr>
        <w:t>4</w:t>
      </w:r>
      <w:r w:rsidRPr="00B631BB">
        <w:rPr>
          <w:noProof/>
        </w:rPr>
        <w:t>, 19-22, doi:10.7150/jgen.16082 (2016).</w:t>
      </w:r>
    </w:p>
    <w:p w14:paraId="4C1FDD11" w14:textId="77777777" w:rsidR="00B631BB" w:rsidRPr="00B631BB" w:rsidRDefault="00B631BB" w:rsidP="00B631BB">
      <w:pPr>
        <w:pStyle w:val="EndNoteBibliography"/>
        <w:ind w:left="720" w:hanging="720"/>
        <w:rPr>
          <w:noProof/>
        </w:rPr>
      </w:pPr>
      <w:r w:rsidRPr="00B631BB">
        <w:rPr>
          <w:noProof/>
        </w:rPr>
        <w:t>49</w:t>
      </w:r>
      <w:r w:rsidRPr="00B631BB">
        <w:rPr>
          <w:noProof/>
        </w:rPr>
        <w:tab/>
        <w:t>Dobin, A.</w:t>
      </w:r>
      <w:r w:rsidRPr="00B631BB">
        <w:rPr>
          <w:i/>
          <w:noProof/>
        </w:rPr>
        <w:t xml:space="preserve"> et al.</w:t>
      </w:r>
      <w:r w:rsidRPr="00B631BB">
        <w:rPr>
          <w:noProof/>
        </w:rPr>
        <w:t xml:space="preserve"> STAR: ultrafast universal RNA-seq aligner. </w:t>
      </w:r>
      <w:r w:rsidRPr="00B631BB">
        <w:rPr>
          <w:i/>
          <w:noProof/>
        </w:rPr>
        <w:t>Bioinformatics</w:t>
      </w:r>
      <w:r w:rsidRPr="00B631BB">
        <w:rPr>
          <w:noProof/>
        </w:rPr>
        <w:t xml:space="preserve"> </w:t>
      </w:r>
      <w:r w:rsidRPr="00B631BB">
        <w:rPr>
          <w:b/>
          <w:noProof/>
        </w:rPr>
        <w:t>29</w:t>
      </w:r>
      <w:r w:rsidRPr="00B631BB">
        <w:rPr>
          <w:noProof/>
        </w:rPr>
        <w:t>, 15-21, doi:10.1093/bioinformatics/bts635 (2013).</w:t>
      </w:r>
    </w:p>
    <w:p w14:paraId="63B2AEA9" w14:textId="77777777" w:rsidR="00B631BB" w:rsidRPr="00B631BB" w:rsidRDefault="00B631BB" w:rsidP="00B631BB">
      <w:pPr>
        <w:pStyle w:val="EndNoteBibliography"/>
        <w:ind w:left="720" w:hanging="720"/>
        <w:rPr>
          <w:noProof/>
        </w:rPr>
      </w:pPr>
      <w:r w:rsidRPr="00B631BB">
        <w:rPr>
          <w:noProof/>
        </w:rPr>
        <w:t>50</w:t>
      </w:r>
      <w:r w:rsidRPr="00B631BB">
        <w:rPr>
          <w:noProof/>
        </w:rPr>
        <w:tab/>
        <w:t xml:space="preserve">Patro, R., Duggal, G., Love, M. I., Irizarry, R. A. &amp; Kingsford, C. Salmon provides fast and bias-aware quantification of transcript expression. </w:t>
      </w:r>
      <w:r w:rsidRPr="00B631BB">
        <w:rPr>
          <w:i/>
          <w:noProof/>
        </w:rPr>
        <w:t>Nature Methods</w:t>
      </w:r>
      <w:r w:rsidRPr="00B631BB">
        <w:rPr>
          <w:noProof/>
        </w:rPr>
        <w:t xml:space="preserve"> </w:t>
      </w:r>
      <w:r w:rsidRPr="00B631BB">
        <w:rPr>
          <w:b/>
          <w:noProof/>
        </w:rPr>
        <w:t>14</w:t>
      </w:r>
      <w:r w:rsidRPr="00B631BB">
        <w:rPr>
          <w:noProof/>
        </w:rPr>
        <w:t>, 417, doi:10.1038/nmeth.4197 (2017).</w:t>
      </w:r>
    </w:p>
    <w:p w14:paraId="31BD2F1C" w14:textId="77777777" w:rsidR="00B631BB" w:rsidRPr="00B631BB" w:rsidRDefault="00B631BB" w:rsidP="00B631BB">
      <w:pPr>
        <w:pStyle w:val="EndNoteBibliography"/>
        <w:ind w:left="720" w:hanging="720"/>
        <w:rPr>
          <w:noProof/>
        </w:rPr>
      </w:pPr>
      <w:r w:rsidRPr="00B631BB">
        <w:rPr>
          <w:noProof/>
        </w:rPr>
        <w:t>51</w:t>
      </w:r>
      <w:r w:rsidRPr="00B631BB">
        <w:rPr>
          <w:noProof/>
        </w:rPr>
        <w:tab/>
        <w:t xml:space="preserve">Soneson, C., Love, M. &amp; Robinson, M. Differential analyses for RNA-seq: transcript-level estimates improve gene-level inferences [version 2; peer review: 2 approved]. </w:t>
      </w:r>
      <w:r w:rsidRPr="00B631BB">
        <w:rPr>
          <w:i/>
          <w:noProof/>
        </w:rPr>
        <w:t>F1000Research</w:t>
      </w:r>
      <w:r w:rsidRPr="00B631BB">
        <w:rPr>
          <w:noProof/>
        </w:rPr>
        <w:t xml:space="preserve"> </w:t>
      </w:r>
      <w:r w:rsidRPr="00B631BB">
        <w:rPr>
          <w:b/>
          <w:noProof/>
        </w:rPr>
        <w:t>4</w:t>
      </w:r>
      <w:r w:rsidRPr="00B631BB">
        <w:rPr>
          <w:noProof/>
        </w:rPr>
        <w:t>, doi:10.12688/f1000research.7563.2 (2016).</w:t>
      </w:r>
    </w:p>
    <w:p w14:paraId="2484FCB8" w14:textId="77777777" w:rsidR="00B631BB" w:rsidRPr="00B631BB" w:rsidRDefault="00B631BB" w:rsidP="00B631BB">
      <w:pPr>
        <w:pStyle w:val="EndNoteBibliography"/>
        <w:ind w:left="720" w:hanging="720"/>
        <w:rPr>
          <w:noProof/>
        </w:rPr>
      </w:pPr>
      <w:r w:rsidRPr="00B631BB">
        <w:rPr>
          <w:noProof/>
        </w:rPr>
        <w:t>52</w:t>
      </w:r>
      <w:r w:rsidRPr="00B631BB">
        <w:rPr>
          <w:noProof/>
        </w:rPr>
        <w:tab/>
        <w:t xml:space="preserve">Robinson, M. D., McCarthy, D. J. &amp; Smyth, G. K. edgeR: a Bioconductor package for differential expression analysis of digital gene expression data. </w:t>
      </w:r>
      <w:r w:rsidRPr="00B631BB">
        <w:rPr>
          <w:i/>
          <w:noProof/>
        </w:rPr>
        <w:t>Bioinformatics</w:t>
      </w:r>
      <w:r w:rsidRPr="00B631BB">
        <w:rPr>
          <w:noProof/>
        </w:rPr>
        <w:t xml:space="preserve"> </w:t>
      </w:r>
      <w:r w:rsidRPr="00B631BB">
        <w:rPr>
          <w:b/>
          <w:noProof/>
        </w:rPr>
        <w:t>26</w:t>
      </w:r>
      <w:r w:rsidRPr="00B631BB">
        <w:rPr>
          <w:noProof/>
        </w:rPr>
        <w:t>, 139-140, doi:10.1093/bioinformatics/btp616 (2010).</w:t>
      </w:r>
    </w:p>
    <w:p w14:paraId="679E99BA" w14:textId="77777777" w:rsidR="00B631BB" w:rsidRPr="00B631BB" w:rsidRDefault="00B631BB" w:rsidP="00B631BB">
      <w:pPr>
        <w:pStyle w:val="EndNoteBibliography"/>
        <w:ind w:left="720" w:hanging="720"/>
        <w:rPr>
          <w:noProof/>
        </w:rPr>
      </w:pPr>
      <w:r w:rsidRPr="00B631BB">
        <w:rPr>
          <w:noProof/>
        </w:rPr>
        <w:t>53</w:t>
      </w:r>
      <w:r w:rsidRPr="00B631BB">
        <w:rPr>
          <w:noProof/>
        </w:rPr>
        <w:tab/>
        <w:t>Wysoker, A.</w:t>
      </w:r>
      <w:r w:rsidRPr="00B631BB">
        <w:rPr>
          <w:i/>
          <w:noProof/>
        </w:rPr>
        <w:t xml:space="preserve"> et al.</w:t>
      </w:r>
      <w:r w:rsidRPr="00B631BB">
        <w:rPr>
          <w:noProof/>
        </w:rPr>
        <w:t xml:space="preserve"> The sequence alignment/map format and SAMtools. </w:t>
      </w:r>
      <w:r w:rsidRPr="00B631BB">
        <w:rPr>
          <w:i/>
          <w:noProof/>
        </w:rPr>
        <w:t>Bioinformatics</w:t>
      </w:r>
      <w:r w:rsidRPr="00B631BB">
        <w:rPr>
          <w:noProof/>
        </w:rPr>
        <w:t xml:space="preserve"> </w:t>
      </w:r>
      <w:r w:rsidRPr="00B631BB">
        <w:rPr>
          <w:b/>
          <w:noProof/>
        </w:rPr>
        <w:t>25</w:t>
      </w:r>
      <w:r w:rsidRPr="00B631BB">
        <w:rPr>
          <w:noProof/>
        </w:rPr>
        <w:t>, 2078-2079, doi:10.1093/bioinformatics/btp352 (2009).</w:t>
      </w:r>
    </w:p>
    <w:p w14:paraId="1E8B1BCD" w14:textId="77777777" w:rsidR="00B631BB" w:rsidRPr="00B631BB" w:rsidRDefault="00B631BB" w:rsidP="00B631BB">
      <w:pPr>
        <w:pStyle w:val="EndNoteBibliography"/>
        <w:ind w:left="720" w:hanging="720"/>
        <w:rPr>
          <w:noProof/>
        </w:rPr>
      </w:pPr>
      <w:r w:rsidRPr="00B631BB">
        <w:rPr>
          <w:noProof/>
        </w:rPr>
        <w:t>54</w:t>
      </w:r>
      <w:r w:rsidRPr="00B631BB">
        <w:rPr>
          <w:noProof/>
        </w:rPr>
        <w:tab/>
        <w:t>Collado-Torres, L.</w:t>
      </w:r>
      <w:r w:rsidRPr="00B631BB">
        <w:rPr>
          <w:i/>
          <w:noProof/>
        </w:rPr>
        <w:t xml:space="preserve"> et al.</w:t>
      </w:r>
      <w:r w:rsidRPr="00B631BB">
        <w:rPr>
          <w:noProof/>
        </w:rPr>
        <w:t xml:space="preserve"> Flexible expressed region analysis for RNA-seq with derfinder. </w:t>
      </w:r>
      <w:r w:rsidRPr="00B631BB">
        <w:rPr>
          <w:i/>
          <w:noProof/>
        </w:rPr>
        <w:t>Nucleic Acids Res</w:t>
      </w:r>
      <w:r w:rsidRPr="00B631BB">
        <w:rPr>
          <w:noProof/>
        </w:rPr>
        <w:t xml:space="preserve"> </w:t>
      </w:r>
      <w:r w:rsidRPr="00B631BB">
        <w:rPr>
          <w:b/>
          <w:noProof/>
        </w:rPr>
        <w:t>45</w:t>
      </w:r>
      <w:r w:rsidRPr="00B631BB">
        <w:rPr>
          <w:noProof/>
        </w:rPr>
        <w:t>, e9, doi:10.1093/nar/gkw852 (2017).</w:t>
      </w:r>
    </w:p>
    <w:p w14:paraId="67F0BA4C" w14:textId="77777777" w:rsidR="00B631BB" w:rsidRPr="00B631BB" w:rsidRDefault="00B631BB" w:rsidP="00B631BB">
      <w:pPr>
        <w:pStyle w:val="EndNoteBibliography"/>
        <w:ind w:left="720" w:hanging="720"/>
        <w:rPr>
          <w:noProof/>
        </w:rPr>
      </w:pPr>
      <w:r w:rsidRPr="00B631BB">
        <w:rPr>
          <w:noProof/>
        </w:rPr>
        <w:t>55</w:t>
      </w:r>
      <w:r w:rsidRPr="00B631BB">
        <w:rPr>
          <w:noProof/>
        </w:rPr>
        <w:tab/>
        <w:t xml:space="preserve">Quinlan, A. R. &amp; Hall, I. M. BEDTools: a flexible suite of utilities for comparing genomic features. </w:t>
      </w:r>
      <w:r w:rsidRPr="00B631BB">
        <w:rPr>
          <w:i/>
          <w:noProof/>
        </w:rPr>
        <w:t>Bioinformatics</w:t>
      </w:r>
      <w:r w:rsidRPr="00B631BB">
        <w:rPr>
          <w:noProof/>
        </w:rPr>
        <w:t xml:space="preserve"> </w:t>
      </w:r>
      <w:r w:rsidRPr="00B631BB">
        <w:rPr>
          <w:b/>
          <w:noProof/>
        </w:rPr>
        <w:t>26</w:t>
      </w:r>
      <w:r w:rsidRPr="00B631BB">
        <w:rPr>
          <w:noProof/>
        </w:rPr>
        <w:t>, 841-842, doi:10.1093/bioinformatics/btq033 (2010).</w:t>
      </w:r>
    </w:p>
    <w:p w14:paraId="05A0E441" w14:textId="77777777" w:rsidR="00B631BB" w:rsidRPr="00B631BB" w:rsidRDefault="00B631BB" w:rsidP="00B631BB">
      <w:pPr>
        <w:pStyle w:val="EndNoteBibliography"/>
        <w:ind w:left="720" w:hanging="720"/>
        <w:rPr>
          <w:noProof/>
        </w:rPr>
      </w:pPr>
      <w:r w:rsidRPr="00B631BB">
        <w:rPr>
          <w:noProof/>
        </w:rPr>
        <w:t>56</w:t>
      </w:r>
      <w:r w:rsidRPr="00B631BB">
        <w:rPr>
          <w:noProof/>
        </w:rPr>
        <w:tab/>
        <w:t xml:space="preserve">Shen, W., Le, S., Li, Y. &amp; Hu, F. SeqKit: a cross-platform and ultrafast toolkit for FASTA/Q file manipulation. </w:t>
      </w:r>
      <w:r w:rsidRPr="00B631BB">
        <w:rPr>
          <w:i/>
          <w:noProof/>
        </w:rPr>
        <w:t>PLOS ONE</w:t>
      </w:r>
      <w:r w:rsidRPr="00B631BB">
        <w:rPr>
          <w:noProof/>
        </w:rPr>
        <w:t xml:space="preserve"> </w:t>
      </w:r>
      <w:r w:rsidRPr="00B631BB">
        <w:rPr>
          <w:b/>
          <w:noProof/>
        </w:rPr>
        <w:t>11</w:t>
      </w:r>
      <w:r w:rsidRPr="00B631BB">
        <w:rPr>
          <w:noProof/>
        </w:rPr>
        <w:t>, e0163962, doi:10.1371/journal.pone.0163962 (2016).</w:t>
      </w:r>
    </w:p>
    <w:p w14:paraId="18DD7B6C" w14:textId="77777777" w:rsidR="00B631BB" w:rsidRPr="00B631BB" w:rsidRDefault="00B631BB" w:rsidP="00B631BB">
      <w:pPr>
        <w:pStyle w:val="EndNoteBibliography"/>
        <w:ind w:left="720" w:hanging="720"/>
        <w:rPr>
          <w:noProof/>
        </w:rPr>
      </w:pPr>
      <w:r w:rsidRPr="00B631BB">
        <w:rPr>
          <w:noProof/>
        </w:rPr>
        <w:t>57</w:t>
      </w:r>
      <w:r w:rsidRPr="00B631BB">
        <w:rPr>
          <w:noProof/>
        </w:rPr>
        <w:tab/>
        <w:t xml:space="preserve">The Arabidopsis Genome, I. Analysis of the genome sequence of the flowering plant </w:t>
      </w:r>
      <w:r w:rsidRPr="00B631BB">
        <w:rPr>
          <w:i/>
          <w:noProof/>
        </w:rPr>
        <w:t>Arabidopsis thaliana</w:t>
      </w:r>
      <w:r w:rsidRPr="00B631BB">
        <w:rPr>
          <w:noProof/>
        </w:rPr>
        <w:t xml:space="preserve">. </w:t>
      </w:r>
      <w:r w:rsidRPr="00B631BB">
        <w:rPr>
          <w:i/>
          <w:noProof/>
        </w:rPr>
        <w:t>Nature</w:t>
      </w:r>
      <w:r w:rsidRPr="00B631BB">
        <w:rPr>
          <w:noProof/>
        </w:rPr>
        <w:t xml:space="preserve"> </w:t>
      </w:r>
      <w:r w:rsidRPr="00B631BB">
        <w:rPr>
          <w:b/>
          <w:noProof/>
        </w:rPr>
        <w:t>408</w:t>
      </w:r>
      <w:r w:rsidRPr="00B631BB">
        <w:rPr>
          <w:noProof/>
        </w:rPr>
        <w:t>, 796-815, doi:10.1038/35048692 (2000).</w:t>
      </w:r>
    </w:p>
    <w:p w14:paraId="11508A8A" w14:textId="77777777" w:rsidR="00B631BB" w:rsidRPr="00B631BB" w:rsidRDefault="00B631BB" w:rsidP="00B631BB">
      <w:pPr>
        <w:pStyle w:val="EndNoteBibliography"/>
        <w:ind w:left="720" w:hanging="720"/>
        <w:rPr>
          <w:noProof/>
        </w:rPr>
      </w:pPr>
      <w:r w:rsidRPr="00B631BB">
        <w:rPr>
          <w:noProof/>
        </w:rPr>
        <w:t>58</w:t>
      </w:r>
      <w:r w:rsidRPr="00B631BB">
        <w:rPr>
          <w:noProof/>
        </w:rPr>
        <w:tab/>
        <w:t xml:space="preserve">Li, H. Minimap2: pairwise alignment for nucleotide sequences. </w:t>
      </w:r>
      <w:r w:rsidRPr="00B631BB">
        <w:rPr>
          <w:i/>
          <w:noProof/>
        </w:rPr>
        <w:t>Bioinformatics</w:t>
      </w:r>
      <w:r w:rsidRPr="00B631BB">
        <w:rPr>
          <w:noProof/>
        </w:rPr>
        <w:t xml:space="preserve"> </w:t>
      </w:r>
      <w:r w:rsidRPr="00B631BB">
        <w:rPr>
          <w:b/>
          <w:noProof/>
        </w:rPr>
        <w:t>34</w:t>
      </w:r>
      <w:r w:rsidRPr="00B631BB">
        <w:rPr>
          <w:noProof/>
        </w:rPr>
        <w:t>, 3094-3100, doi:10.1093/bioinformatics/bty191 (2018).</w:t>
      </w:r>
    </w:p>
    <w:p w14:paraId="70751612" w14:textId="77777777" w:rsidR="00B631BB" w:rsidRPr="00B631BB" w:rsidRDefault="00B631BB" w:rsidP="00B631BB">
      <w:pPr>
        <w:pStyle w:val="EndNoteBibliography"/>
        <w:ind w:left="720" w:hanging="720"/>
        <w:rPr>
          <w:noProof/>
        </w:rPr>
      </w:pPr>
      <w:r w:rsidRPr="00B631BB">
        <w:rPr>
          <w:noProof/>
        </w:rPr>
        <w:t>59</w:t>
      </w:r>
      <w:r w:rsidRPr="00B631BB">
        <w:rPr>
          <w:noProof/>
        </w:rPr>
        <w:tab/>
        <w:t xml:space="preserve">Magoč, T. &amp; Salzberg, S. L. FLASH: fast length adjustment of short reads to improve genome assemblies. </w:t>
      </w:r>
      <w:r w:rsidRPr="00B631BB">
        <w:rPr>
          <w:i/>
          <w:noProof/>
        </w:rPr>
        <w:t>Bioinformatics</w:t>
      </w:r>
      <w:r w:rsidRPr="00B631BB">
        <w:rPr>
          <w:noProof/>
        </w:rPr>
        <w:t xml:space="preserve"> </w:t>
      </w:r>
      <w:r w:rsidRPr="00B631BB">
        <w:rPr>
          <w:b/>
          <w:noProof/>
        </w:rPr>
        <w:t>27</w:t>
      </w:r>
      <w:r w:rsidRPr="00B631BB">
        <w:rPr>
          <w:noProof/>
        </w:rPr>
        <w:t>, 2957-2963, doi:10.1093/bioinformatics/btr507 (2011).</w:t>
      </w:r>
    </w:p>
    <w:p w14:paraId="2AE59EC8" w14:textId="77777777" w:rsidR="00B631BB" w:rsidRPr="00B631BB" w:rsidRDefault="00B631BB" w:rsidP="00B631BB">
      <w:pPr>
        <w:pStyle w:val="EndNoteBibliography"/>
        <w:ind w:left="720" w:hanging="720"/>
        <w:rPr>
          <w:noProof/>
        </w:rPr>
      </w:pPr>
      <w:r w:rsidRPr="00B631BB">
        <w:rPr>
          <w:noProof/>
        </w:rPr>
        <w:t>60</w:t>
      </w:r>
      <w:r w:rsidRPr="00B631BB">
        <w:rPr>
          <w:noProof/>
        </w:rPr>
        <w:tab/>
        <w:t>Heger, A., Belgrad, T. G., Goodson, M., &amp; Jacobs, K. pysam: Python interface for the SAM/BAM sequence alignment and mapping format.  (2014).</w:t>
      </w:r>
    </w:p>
    <w:p w14:paraId="16D14544" w14:textId="77777777" w:rsidR="00B631BB" w:rsidRPr="00B631BB" w:rsidRDefault="00B631BB" w:rsidP="00B631BB">
      <w:pPr>
        <w:pStyle w:val="EndNoteBibliography"/>
        <w:ind w:left="720" w:hanging="720"/>
        <w:rPr>
          <w:noProof/>
        </w:rPr>
      </w:pPr>
      <w:r w:rsidRPr="00B631BB">
        <w:rPr>
          <w:noProof/>
        </w:rPr>
        <w:t>61</w:t>
      </w:r>
      <w:r w:rsidRPr="00B631BB">
        <w:rPr>
          <w:noProof/>
        </w:rPr>
        <w:tab/>
        <w:t>Schurch, N. J.</w:t>
      </w:r>
      <w:r w:rsidRPr="00B631BB">
        <w:rPr>
          <w:i/>
          <w:noProof/>
        </w:rPr>
        <w:t xml:space="preserve"> et al.</w:t>
      </w:r>
      <w:r w:rsidRPr="00B631BB">
        <w:rPr>
          <w:noProof/>
        </w:rPr>
        <w:t xml:space="preserve"> Improved Annotation of 3′ Untranslated Regions and Complex Loci by Combination of Strand-Specific Direct RNA Sequencing, RNA-Seq and ESTs. </w:t>
      </w:r>
      <w:r w:rsidRPr="00B631BB">
        <w:rPr>
          <w:i/>
          <w:noProof/>
        </w:rPr>
        <w:t>PLOS ONE</w:t>
      </w:r>
      <w:r w:rsidRPr="00B631BB">
        <w:rPr>
          <w:noProof/>
        </w:rPr>
        <w:t xml:space="preserve"> </w:t>
      </w:r>
      <w:r w:rsidRPr="00B631BB">
        <w:rPr>
          <w:b/>
          <w:noProof/>
        </w:rPr>
        <w:t>9</w:t>
      </w:r>
      <w:r w:rsidRPr="00B631BB">
        <w:rPr>
          <w:noProof/>
        </w:rPr>
        <w:t>, e94270, doi:10.1371/journal.pone.0094270 (2014).</w:t>
      </w:r>
    </w:p>
    <w:p w14:paraId="03AC0779" w14:textId="77777777" w:rsidR="00B631BB" w:rsidRPr="00B631BB" w:rsidRDefault="00B631BB" w:rsidP="00B631BB">
      <w:pPr>
        <w:pStyle w:val="EndNoteBibliography"/>
        <w:ind w:left="720" w:hanging="720"/>
        <w:rPr>
          <w:noProof/>
        </w:rPr>
      </w:pPr>
      <w:r w:rsidRPr="00B631BB">
        <w:rPr>
          <w:noProof/>
        </w:rPr>
        <w:t>62</w:t>
      </w:r>
      <w:r w:rsidRPr="00B631BB">
        <w:rPr>
          <w:noProof/>
        </w:rPr>
        <w:tab/>
        <w:t>Cheng, C.-Y.</w:t>
      </w:r>
      <w:r w:rsidRPr="00B631BB">
        <w:rPr>
          <w:i/>
          <w:noProof/>
        </w:rPr>
        <w:t xml:space="preserve"> et al.</w:t>
      </w:r>
      <w:r w:rsidRPr="00B631BB">
        <w:rPr>
          <w:noProof/>
        </w:rPr>
        <w:t xml:space="preserve"> Araport11: a complete reannotation of the </w:t>
      </w:r>
      <w:r w:rsidRPr="00B631BB">
        <w:rPr>
          <w:i/>
          <w:noProof/>
        </w:rPr>
        <w:t>Arabidopsis thaliana</w:t>
      </w:r>
      <w:r w:rsidRPr="00B631BB">
        <w:rPr>
          <w:noProof/>
        </w:rPr>
        <w:t xml:space="preserve"> reference genome. </w:t>
      </w:r>
      <w:r w:rsidRPr="00B631BB">
        <w:rPr>
          <w:i/>
          <w:noProof/>
        </w:rPr>
        <w:t>The Plant Journal</w:t>
      </w:r>
      <w:r w:rsidRPr="00B631BB">
        <w:rPr>
          <w:noProof/>
        </w:rPr>
        <w:t xml:space="preserve"> </w:t>
      </w:r>
      <w:r w:rsidRPr="00B631BB">
        <w:rPr>
          <w:b/>
          <w:noProof/>
        </w:rPr>
        <w:t>89</w:t>
      </w:r>
      <w:r w:rsidRPr="00B631BB">
        <w:rPr>
          <w:noProof/>
        </w:rPr>
        <w:t>, 789-804, doi:10.1111/tpj.13415 (2017).</w:t>
      </w:r>
    </w:p>
    <w:p w14:paraId="270B5E67" w14:textId="77777777" w:rsidR="00B631BB" w:rsidRPr="00B631BB" w:rsidRDefault="00B631BB" w:rsidP="00B631BB">
      <w:pPr>
        <w:pStyle w:val="EndNoteBibliography"/>
        <w:ind w:left="720" w:hanging="720"/>
        <w:rPr>
          <w:noProof/>
        </w:rPr>
      </w:pPr>
      <w:r w:rsidRPr="00B631BB">
        <w:rPr>
          <w:noProof/>
        </w:rPr>
        <w:t>63</w:t>
      </w:r>
      <w:r w:rsidRPr="00B631BB">
        <w:rPr>
          <w:noProof/>
        </w:rPr>
        <w:tab/>
        <w:t>Dalke, A.</w:t>
      </w:r>
      <w:r w:rsidRPr="00B631BB">
        <w:rPr>
          <w:i/>
          <w:noProof/>
        </w:rPr>
        <w:t xml:space="preserve"> et al.</w:t>
      </w:r>
      <w:r w:rsidRPr="00B631BB">
        <w:rPr>
          <w:noProof/>
        </w:rPr>
        <w:t xml:space="preserve"> Biopython: freely available Python tools for computational molecular biology and bioinformatics. </w:t>
      </w:r>
      <w:r w:rsidRPr="00B631BB">
        <w:rPr>
          <w:i/>
          <w:noProof/>
        </w:rPr>
        <w:t>Bioinformatics</w:t>
      </w:r>
      <w:r w:rsidRPr="00B631BB">
        <w:rPr>
          <w:noProof/>
        </w:rPr>
        <w:t xml:space="preserve"> </w:t>
      </w:r>
      <w:r w:rsidRPr="00B631BB">
        <w:rPr>
          <w:b/>
          <w:noProof/>
        </w:rPr>
        <w:t>25</w:t>
      </w:r>
      <w:r w:rsidRPr="00B631BB">
        <w:rPr>
          <w:noProof/>
        </w:rPr>
        <w:t>, 1422-1423, doi:10.1093/bioinformatics/btp163 (2009).</w:t>
      </w:r>
    </w:p>
    <w:p w14:paraId="38599AD5" w14:textId="77777777" w:rsidR="00B631BB" w:rsidRPr="00B631BB" w:rsidRDefault="00B631BB" w:rsidP="00B631BB">
      <w:pPr>
        <w:pStyle w:val="EndNoteBibliography"/>
        <w:ind w:left="720" w:hanging="720"/>
        <w:rPr>
          <w:noProof/>
        </w:rPr>
      </w:pPr>
      <w:r w:rsidRPr="00B631BB">
        <w:rPr>
          <w:noProof/>
        </w:rPr>
        <w:t>64</w:t>
      </w:r>
      <w:r w:rsidRPr="00B631BB">
        <w:rPr>
          <w:noProof/>
        </w:rPr>
        <w:tab/>
        <w:t>Camacho, C.</w:t>
      </w:r>
      <w:r w:rsidRPr="00B631BB">
        <w:rPr>
          <w:i/>
          <w:noProof/>
        </w:rPr>
        <w:t xml:space="preserve"> et al.</w:t>
      </w:r>
      <w:r w:rsidRPr="00B631BB">
        <w:rPr>
          <w:noProof/>
        </w:rPr>
        <w:t xml:space="preserve"> BLAST+: architecture and applications. </w:t>
      </w:r>
      <w:r w:rsidRPr="00B631BB">
        <w:rPr>
          <w:i/>
          <w:noProof/>
        </w:rPr>
        <w:t>BMC bioinformatics</w:t>
      </w:r>
      <w:r w:rsidRPr="00B631BB">
        <w:rPr>
          <w:noProof/>
        </w:rPr>
        <w:t xml:space="preserve"> </w:t>
      </w:r>
      <w:r w:rsidRPr="00B631BB">
        <w:rPr>
          <w:b/>
          <w:noProof/>
        </w:rPr>
        <w:t>10</w:t>
      </w:r>
      <w:r w:rsidRPr="00B631BB">
        <w:rPr>
          <w:noProof/>
        </w:rPr>
        <w:t>, 421-421, doi:10.1186/1471-2105-10-421 (2009).</w:t>
      </w:r>
    </w:p>
    <w:p w14:paraId="6A5AD43F" w14:textId="77777777" w:rsidR="00B631BB" w:rsidRPr="00B631BB" w:rsidRDefault="00B631BB" w:rsidP="00B631BB">
      <w:pPr>
        <w:pStyle w:val="EndNoteBibliography"/>
        <w:ind w:left="720" w:hanging="720"/>
        <w:rPr>
          <w:noProof/>
        </w:rPr>
      </w:pPr>
      <w:r w:rsidRPr="00B631BB">
        <w:rPr>
          <w:noProof/>
        </w:rPr>
        <w:t>65</w:t>
      </w:r>
      <w:r w:rsidRPr="00B631BB">
        <w:rPr>
          <w:noProof/>
        </w:rPr>
        <w:tab/>
        <w:t xml:space="preserve">Loman, N. J., Quick, J. &amp; Simpson, J. T. A complete bacterial genome assembled </w:t>
      </w:r>
      <w:r w:rsidRPr="00B631BB">
        <w:rPr>
          <w:i/>
          <w:noProof/>
        </w:rPr>
        <w:t>de novo</w:t>
      </w:r>
      <w:r w:rsidRPr="00B631BB">
        <w:rPr>
          <w:noProof/>
        </w:rPr>
        <w:t xml:space="preserve"> using only nanopore sequencing data. </w:t>
      </w:r>
      <w:r w:rsidRPr="00B631BB">
        <w:rPr>
          <w:i/>
          <w:noProof/>
        </w:rPr>
        <w:t>Nature Methods</w:t>
      </w:r>
      <w:r w:rsidRPr="00B631BB">
        <w:rPr>
          <w:noProof/>
        </w:rPr>
        <w:t xml:space="preserve"> </w:t>
      </w:r>
      <w:r w:rsidRPr="00B631BB">
        <w:rPr>
          <w:b/>
          <w:noProof/>
        </w:rPr>
        <w:t>12</w:t>
      </w:r>
      <w:r w:rsidRPr="00B631BB">
        <w:rPr>
          <w:noProof/>
        </w:rPr>
        <w:t>, 733, doi:10.1038/nmeth.3444 (2015).</w:t>
      </w:r>
    </w:p>
    <w:p w14:paraId="54916331" w14:textId="7D288324" w:rsidR="00B631BB" w:rsidRPr="00B631BB" w:rsidRDefault="00B631BB" w:rsidP="00B631BB">
      <w:pPr>
        <w:pStyle w:val="EndNoteBibliography"/>
        <w:ind w:left="720" w:hanging="720"/>
        <w:rPr>
          <w:noProof/>
        </w:rPr>
      </w:pPr>
      <w:r w:rsidRPr="00B631BB">
        <w:rPr>
          <w:noProof/>
        </w:rPr>
        <w:t>66</w:t>
      </w:r>
      <w:r w:rsidRPr="00B631BB">
        <w:rPr>
          <w:noProof/>
        </w:rPr>
        <w:tab/>
        <w:t xml:space="preserve">Chollet, F. </w:t>
      </w:r>
      <w:r w:rsidRPr="00B631BB">
        <w:rPr>
          <w:i/>
          <w:noProof/>
        </w:rPr>
        <w:t>Keras</w:t>
      </w:r>
      <w:r w:rsidRPr="00B631BB">
        <w:rPr>
          <w:noProof/>
        </w:rPr>
        <w:t>, &lt;</w:t>
      </w:r>
      <w:hyperlink r:id="rId13" w:history="1">
        <w:r w:rsidRPr="00B631BB">
          <w:rPr>
            <w:rStyle w:val="Hyperlink"/>
            <w:noProof/>
          </w:rPr>
          <w:t>https://github.com/fchollet/keras</w:t>
        </w:r>
      </w:hyperlink>
      <w:r w:rsidRPr="00B631BB">
        <w:rPr>
          <w:noProof/>
        </w:rPr>
        <w:t>&gt; (2018).</w:t>
      </w:r>
    </w:p>
    <w:p w14:paraId="0A60B452" w14:textId="77777777" w:rsidR="00B631BB" w:rsidRPr="00B631BB" w:rsidRDefault="00B631BB" w:rsidP="00B631BB">
      <w:pPr>
        <w:pStyle w:val="EndNoteBibliography"/>
        <w:ind w:left="720" w:hanging="720"/>
        <w:rPr>
          <w:noProof/>
        </w:rPr>
      </w:pPr>
      <w:r w:rsidRPr="00B631BB">
        <w:rPr>
          <w:noProof/>
        </w:rPr>
        <w:t>67</w:t>
      </w:r>
      <w:r w:rsidRPr="00B631BB">
        <w:rPr>
          <w:noProof/>
        </w:rPr>
        <w:tab/>
        <w:t>Abadi, M.</w:t>
      </w:r>
      <w:r w:rsidRPr="00B631BB">
        <w:rPr>
          <w:i/>
          <w:noProof/>
        </w:rPr>
        <w:t xml:space="preserve"> et al.</w:t>
      </w:r>
      <w:r w:rsidRPr="00B631BB">
        <w:rPr>
          <w:noProof/>
        </w:rPr>
        <w:t xml:space="preserve"> TensorFlow: large-scale machine learning on heterogeneous distributed systems.  (2016).</w:t>
      </w:r>
    </w:p>
    <w:p w14:paraId="758F0228" w14:textId="77777777" w:rsidR="00B631BB" w:rsidRPr="00B631BB" w:rsidRDefault="00B631BB" w:rsidP="00B631BB">
      <w:pPr>
        <w:pStyle w:val="EndNoteBibliography"/>
        <w:ind w:left="720" w:hanging="720"/>
        <w:rPr>
          <w:noProof/>
        </w:rPr>
      </w:pPr>
      <w:r w:rsidRPr="00B631BB">
        <w:rPr>
          <w:noProof/>
        </w:rPr>
        <w:t>68</w:t>
      </w:r>
      <w:r w:rsidRPr="00B631BB">
        <w:rPr>
          <w:noProof/>
        </w:rPr>
        <w:tab/>
        <w:t>Kaiming He, X. Z., Shaoqing Ren, Jian Sun. Deep residual learning for image recognition.  (2015).</w:t>
      </w:r>
    </w:p>
    <w:p w14:paraId="1EAED0A9" w14:textId="77777777" w:rsidR="00B631BB" w:rsidRPr="00B631BB" w:rsidRDefault="00B631BB" w:rsidP="00B631BB">
      <w:pPr>
        <w:pStyle w:val="EndNoteBibliography"/>
        <w:ind w:left="720" w:hanging="720"/>
        <w:rPr>
          <w:noProof/>
        </w:rPr>
      </w:pPr>
      <w:r w:rsidRPr="00B631BB">
        <w:rPr>
          <w:noProof/>
        </w:rPr>
        <w:t>69</w:t>
      </w:r>
      <w:r w:rsidRPr="00B631BB">
        <w:rPr>
          <w:noProof/>
        </w:rPr>
        <w:tab/>
        <w:t xml:space="preserve">Wick, R. R., Judd, L. M. &amp; Holt, K. E. Deepbinner: Demultiplexing barcoded Oxford Nanopore reads with deep convolutional neural networks. </w:t>
      </w:r>
      <w:r w:rsidRPr="00B631BB">
        <w:rPr>
          <w:i/>
          <w:noProof/>
        </w:rPr>
        <w:t>PLoS Comput Biol</w:t>
      </w:r>
      <w:r w:rsidRPr="00B631BB">
        <w:rPr>
          <w:noProof/>
        </w:rPr>
        <w:t xml:space="preserve"> </w:t>
      </w:r>
      <w:r w:rsidRPr="00B631BB">
        <w:rPr>
          <w:b/>
          <w:noProof/>
        </w:rPr>
        <w:t>14</w:t>
      </w:r>
      <w:r w:rsidRPr="00B631BB">
        <w:rPr>
          <w:noProof/>
        </w:rPr>
        <w:t>, e1006583, doi:10.1371/journal.pcbi.1006583 (2018).</w:t>
      </w:r>
    </w:p>
    <w:p w14:paraId="0D59831F" w14:textId="77777777" w:rsidR="00B631BB" w:rsidRPr="00B631BB" w:rsidRDefault="00B631BB" w:rsidP="00B631BB">
      <w:pPr>
        <w:pStyle w:val="EndNoteBibliography"/>
        <w:ind w:left="720" w:hanging="720"/>
        <w:rPr>
          <w:noProof/>
        </w:rPr>
      </w:pPr>
      <w:r w:rsidRPr="00B631BB">
        <w:rPr>
          <w:noProof/>
        </w:rPr>
        <w:t>70</w:t>
      </w:r>
      <w:r w:rsidRPr="00B631BB">
        <w:rPr>
          <w:noProof/>
        </w:rPr>
        <w:tab/>
        <w:t>Bailey, T. L.</w:t>
      </w:r>
      <w:r w:rsidRPr="00B631BB">
        <w:rPr>
          <w:i/>
          <w:noProof/>
        </w:rPr>
        <w:t xml:space="preserve"> et al.</w:t>
      </w:r>
      <w:r w:rsidRPr="00B631BB">
        <w:rPr>
          <w:noProof/>
        </w:rPr>
        <w:t xml:space="preserve"> MEME Suite: tools for motif discovery and searching. </w:t>
      </w:r>
      <w:r w:rsidRPr="00B631BB">
        <w:rPr>
          <w:i/>
          <w:noProof/>
        </w:rPr>
        <w:t>Nucleic Acids Research</w:t>
      </w:r>
      <w:r w:rsidRPr="00B631BB">
        <w:rPr>
          <w:noProof/>
        </w:rPr>
        <w:t xml:space="preserve"> </w:t>
      </w:r>
      <w:r w:rsidRPr="00B631BB">
        <w:rPr>
          <w:b/>
          <w:noProof/>
        </w:rPr>
        <w:t>37</w:t>
      </w:r>
      <w:r w:rsidRPr="00B631BB">
        <w:rPr>
          <w:noProof/>
        </w:rPr>
        <w:t>, W202-W208, doi:10.1093/nar/gkp335 (2009).</w:t>
      </w:r>
    </w:p>
    <w:p w14:paraId="13FC06B9" w14:textId="77777777" w:rsidR="00B631BB" w:rsidRPr="00B631BB" w:rsidRDefault="00B631BB" w:rsidP="00B631BB">
      <w:pPr>
        <w:pStyle w:val="EndNoteBibliography"/>
        <w:ind w:left="720" w:hanging="720"/>
        <w:rPr>
          <w:noProof/>
        </w:rPr>
      </w:pPr>
      <w:r w:rsidRPr="00B631BB">
        <w:rPr>
          <w:noProof/>
        </w:rPr>
        <w:t>71</w:t>
      </w:r>
      <w:r w:rsidRPr="00B631BB">
        <w:rPr>
          <w:noProof/>
        </w:rPr>
        <w:tab/>
        <w:t xml:space="preserve">Grant, C. E., Bailey, T. L. &amp; Noble, W. S. FIMO: scanning for occurrences of a given motif. </w:t>
      </w:r>
      <w:r w:rsidRPr="00B631BB">
        <w:rPr>
          <w:i/>
          <w:noProof/>
        </w:rPr>
        <w:t>Bioinformatics</w:t>
      </w:r>
      <w:r w:rsidRPr="00B631BB">
        <w:rPr>
          <w:noProof/>
        </w:rPr>
        <w:t xml:space="preserve"> </w:t>
      </w:r>
      <w:r w:rsidRPr="00B631BB">
        <w:rPr>
          <w:b/>
          <w:noProof/>
        </w:rPr>
        <w:t>27</w:t>
      </w:r>
      <w:r w:rsidRPr="00B631BB">
        <w:rPr>
          <w:noProof/>
        </w:rPr>
        <w:t>, 1017-1018, doi:10.1093/bioinformatics/btr064 (2011).</w:t>
      </w:r>
    </w:p>
    <w:p w14:paraId="32EDEB9A" w14:textId="77777777" w:rsidR="00B631BB" w:rsidRPr="00B631BB" w:rsidRDefault="00B631BB" w:rsidP="00B631BB">
      <w:pPr>
        <w:pStyle w:val="EndNoteBibliography"/>
        <w:ind w:left="720" w:hanging="720"/>
        <w:rPr>
          <w:noProof/>
        </w:rPr>
      </w:pPr>
      <w:r w:rsidRPr="00B631BB">
        <w:rPr>
          <w:noProof/>
        </w:rPr>
        <w:t>72</w:t>
      </w:r>
      <w:r w:rsidRPr="00B631BB">
        <w:rPr>
          <w:noProof/>
        </w:rPr>
        <w:tab/>
        <w:t xml:space="preserve">Liao, Y., Smyth, G. K. &amp; Shi, W. The Subread aligner: fast, accurate and scalable read mapping by seed-and-vote. </w:t>
      </w:r>
      <w:r w:rsidRPr="00B631BB">
        <w:rPr>
          <w:i/>
          <w:noProof/>
        </w:rPr>
        <w:t>Nucleic acids Res</w:t>
      </w:r>
      <w:r w:rsidRPr="00B631BB">
        <w:rPr>
          <w:noProof/>
        </w:rPr>
        <w:t xml:space="preserve"> </w:t>
      </w:r>
      <w:r w:rsidRPr="00B631BB">
        <w:rPr>
          <w:b/>
          <w:noProof/>
        </w:rPr>
        <w:t>41</w:t>
      </w:r>
      <w:r w:rsidRPr="00B631BB">
        <w:rPr>
          <w:noProof/>
        </w:rPr>
        <w:t>, e108-e108, doi:10.1093/nar/gkt214 (2013).</w:t>
      </w:r>
    </w:p>
    <w:p w14:paraId="2E6B9EB0" w14:textId="77777777" w:rsidR="00B631BB" w:rsidRPr="00B631BB" w:rsidRDefault="00B631BB" w:rsidP="00B631BB">
      <w:pPr>
        <w:pStyle w:val="EndNoteBibliography"/>
        <w:ind w:left="720" w:hanging="720"/>
        <w:rPr>
          <w:noProof/>
        </w:rPr>
      </w:pPr>
      <w:r w:rsidRPr="00B631BB">
        <w:rPr>
          <w:noProof/>
        </w:rPr>
        <w:t>73</w:t>
      </w:r>
      <w:r w:rsidRPr="00B631BB">
        <w:rPr>
          <w:noProof/>
        </w:rPr>
        <w:tab/>
        <w:t>Yu, J.</w:t>
      </w:r>
      <w:r w:rsidRPr="00B631BB">
        <w:rPr>
          <w:i/>
          <w:noProof/>
        </w:rPr>
        <w:t xml:space="preserve"> et al.</w:t>
      </w:r>
      <w:r w:rsidRPr="00B631BB">
        <w:rPr>
          <w:noProof/>
        </w:rPr>
        <w:t xml:space="preserve"> PTGBase: an integrated database to study tandem duplicated genes in plants. </w:t>
      </w:r>
      <w:r w:rsidRPr="00B631BB">
        <w:rPr>
          <w:i/>
          <w:noProof/>
        </w:rPr>
        <w:t>Database</w:t>
      </w:r>
      <w:r w:rsidRPr="00B631BB">
        <w:rPr>
          <w:noProof/>
        </w:rPr>
        <w:t xml:space="preserve"> </w:t>
      </w:r>
      <w:r w:rsidRPr="00B631BB">
        <w:rPr>
          <w:b/>
          <w:noProof/>
        </w:rPr>
        <w:t>2015</w:t>
      </w:r>
      <w:r w:rsidRPr="00B631BB">
        <w:rPr>
          <w:noProof/>
        </w:rPr>
        <w:t>, doi:10.1093/database/bav017 (2015).</w:t>
      </w:r>
    </w:p>
    <w:p w14:paraId="305B3493" w14:textId="77777777" w:rsidR="00B631BB" w:rsidRPr="00B631BB" w:rsidRDefault="00B631BB" w:rsidP="00B631BB">
      <w:pPr>
        <w:pStyle w:val="EndNoteBibliography"/>
        <w:ind w:left="720" w:hanging="720"/>
        <w:rPr>
          <w:noProof/>
        </w:rPr>
      </w:pPr>
      <w:r w:rsidRPr="00B631BB">
        <w:rPr>
          <w:noProof/>
        </w:rPr>
        <w:t>74</w:t>
      </w:r>
      <w:r w:rsidRPr="00B631BB">
        <w:rPr>
          <w:noProof/>
        </w:rPr>
        <w:tab/>
        <w:t xml:space="preserve">Quesada, V., Macknight, R., Dean, C. &amp; Simpson, G. G. Autoregulation of </w:t>
      </w:r>
      <w:r w:rsidRPr="00B631BB">
        <w:rPr>
          <w:i/>
          <w:noProof/>
        </w:rPr>
        <w:t>FCA</w:t>
      </w:r>
      <w:r w:rsidRPr="00B631BB">
        <w:rPr>
          <w:noProof/>
        </w:rPr>
        <w:t xml:space="preserve"> pre-mRNA processing controls Arabidopsis flowering time. </w:t>
      </w:r>
      <w:r w:rsidRPr="00B631BB">
        <w:rPr>
          <w:i/>
          <w:noProof/>
        </w:rPr>
        <w:t>The EMBO Journal</w:t>
      </w:r>
      <w:r w:rsidRPr="00B631BB">
        <w:rPr>
          <w:noProof/>
        </w:rPr>
        <w:t xml:space="preserve"> </w:t>
      </w:r>
      <w:r w:rsidRPr="00B631BB">
        <w:rPr>
          <w:b/>
          <w:noProof/>
        </w:rPr>
        <w:t>22</w:t>
      </w:r>
      <w:r w:rsidRPr="00B631BB">
        <w:rPr>
          <w:noProof/>
        </w:rPr>
        <w:t>, 3142-3152, doi:10.1093/emboj/cdg305 (2003).</w:t>
      </w:r>
    </w:p>
    <w:p w14:paraId="02E6524B" w14:textId="77777777" w:rsidR="00B631BB" w:rsidRPr="00B631BB" w:rsidRDefault="00B631BB" w:rsidP="00B631BB">
      <w:pPr>
        <w:pStyle w:val="EndNoteBibliography"/>
        <w:ind w:left="720" w:hanging="720"/>
        <w:rPr>
          <w:noProof/>
        </w:rPr>
      </w:pPr>
      <w:r w:rsidRPr="00B631BB">
        <w:rPr>
          <w:noProof/>
        </w:rPr>
        <w:t>75</w:t>
      </w:r>
      <w:r w:rsidRPr="00B631BB">
        <w:rPr>
          <w:noProof/>
        </w:rPr>
        <w:tab/>
        <w:t>Grozhik, A. V., Linder, B., Olarerin-George, A. O. &amp; Jaffrey, S. R. Mapping m</w:t>
      </w:r>
      <w:r w:rsidRPr="00B631BB">
        <w:rPr>
          <w:noProof/>
          <w:vertAlign w:val="superscript"/>
        </w:rPr>
        <w:t>6</w:t>
      </w:r>
      <w:r w:rsidRPr="00B631BB">
        <w:rPr>
          <w:noProof/>
        </w:rPr>
        <w:t xml:space="preserve">A at individual-nucleotide resolution using crosslinking and immunoprecipitation (miCLIP). </w:t>
      </w:r>
      <w:r w:rsidRPr="00B631BB">
        <w:rPr>
          <w:i/>
          <w:noProof/>
        </w:rPr>
        <w:t>Methods in molecular biology</w:t>
      </w:r>
      <w:r w:rsidRPr="00B631BB">
        <w:rPr>
          <w:noProof/>
        </w:rPr>
        <w:t xml:space="preserve"> </w:t>
      </w:r>
      <w:r w:rsidRPr="00B631BB">
        <w:rPr>
          <w:b/>
          <w:noProof/>
        </w:rPr>
        <w:t>1562</w:t>
      </w:r>
      <w:r w:rsidRPr="00B631BB">
        <w:rPr>
          <w:noProof/>
        </w:rPr>
        <w:t>, 55-78, doi:10.1007/978-1-4939-6807-7_5 (2017).</w:t>
      </w:r>
    </w:p>
    <w:p w14:paraId="004E17B6" w14:textId="77777777" w:rsidR="00B631BB" w:rsidRPr="00B631BB" w:rsidRDefault="00B631BB" w:rsidP="00B631BB">
      <w:pPr>
        <w:pStyle w:val="EndNoteBibliography"/>
        <w:ind w:left="720" w:hanging="720"/>
        <w:rPr>
          <w:noProof/>
        </w:rPr>
      </w:pPr>
      <w:r w:rsidRPr="00B631BB">
        <w:rPr>
          <w:noProof/>
        </w:rPr>
        <w:t>76</w:t>
      </w:r>
      <w:r w:rsidRPr="00B631BB">
        <w:rPr>
          <w:noProof/>
        </w:rPr>
        <w:tab/>
        <w:t>Andrews, S. FastQC: a quality control tool for high throughput sequence data.  (2010).</w:t>
      </w:r>
    </w:p>
    <w:p w14:paraId="035EE051" w14:textId="77777777" w:rsidR="00B631BB" w:rsidRPr="00B631BB" w:rsidRDefault="00B631BB" w:rsidP="00B631BB">
      <w:pPr>
        <w:pStyle w:val="EndNoteBibliography"/>
        <w:ind w:left="720" w:hanging="720"/>
        <w:rPr>
          <w:noProof/>
        </w:rPr>
      </w:pPr>
      <w:r w:rsidRPr="00B631BB">
        <w:rPr>
          <w:noProof/>
        </w:rPr>
        <w:t>77</w:t>
      </w:r>
      <w:r w:rsidRPr="00B631BB">
        <w:rPr>
          <w:noProof/>
        </w:rPr>
        <w:tab/>
        <w:t xml:space="preserve">Ewels, P., Magnusson, M., Käller, M. &amp; Lundin, S. MultiQC: summarize analysis results for multiple tools and samples in a single report. </w:t>
      </w:r>
      <w:r w:rsidRPr="00B631BB">
        <w:rPr>
          <w:i/>
          <w:noProof/>
        </w:rPr>
        <w:t>Bioinformatics</w:t>
      </w:r>
      <w:r w:rsidRPr="00B631BB">
        <w:rPr>
          <w:noProof/>
        </w:rPr>
        <w:t xml:space="preserve"> </w:t>
      </w:r>
      <w:r w:rsidRPr="00B631BB">
        <w:rPr>
          <w:b/>
          <w:noProof/>
        </w:rPr>
        <w:t>32</w:t>
      </w:r>
      <w:r w:rsidRPr="00B631BB">
        <w:rPr>
          <w:noProof/>
        </w:rPr>
        <w:t>, 3047-3048, doi:10.1093/bioinformatics/btw354 (2016).</w:t>
      </w:r>
    </w:p>
    <w:p w14:paraId="74050B85" w14:textId="77777777" w:rsidR="00B631BB" w:rsidRPr="00B631BB" w:rsidRDefault="00B631BB" w:rsidP="00B631BB">
      <w:pPr>
        <w:pStyle w:val="EndNoteBibliography"/>
        <w:ind w:left="720" w:hanging="720"/>
        <w:rPr>
          <w:noProof/>
        </w:rPr>
      </w:pPr>
      <w:r w:rsidRPr="00B631BB">
        <w:rPr>
          <w:noProof/>
        </w:rPr>
        <w:t>78</w:t>
      </w:r>
      <w:r w:rsidRPr="00B631BB">
        <w:rPr>
          <w:noProof/>
        </w:rPr>
        <w:tab/>
        <w:t xml:space="preserve">Martin, M. Cutadapt removes adapter sequences from high-throughput sequencing reads.  </w:t>
      </w:r>
      <w:r w:rsidRPr="00B631BB">
        <w:rPr>
          <w:b/>
          <w:noProof/>
        </w:rPr>
        <w:t>17</w:t>
      </w:r>
      <w:r w:rsidRPr="00B631BB">
        <w:rPr>
          <w:noProof/>
        </w:rPr>
        <w:t>, 3, doi:10.14806/ej.17.1.200 (2011).</w:t>
      </w:r>
    </w:p>
    <w:p w14:paraId="2BD86811" w14:textId="77777777" w:rsidR="00B631BB" w:rsidRPr="00B631BB" w:rsidRDefault="00B631BB" w:rsidP="00B631BB">
      <w:pPr>
        <w:pStyle w:val="EndNoteBibliography"/>
        <w:ind w:left="720" w:hanging="720"/>
        <w:rPr>
          <w:noProof/>
        </w:rPr>
      </w:pPr>
      <w:r w:rsidRPr="00B631BB">
        <w:rPr>
          <w:noProof/>
        </w:rPr>
        <w:t>79</w:t>
      </w:r>
      <w:r w:rsidRPr="00B631BB">
        <w:rPr>
          <w:noProof/>
        </w:rPr>
        <w:tab/>
        <w:t xml:space="preserve">Smith, T., Heger, A. &amp; Sudbery, I. UMI-tools: modeling sequencing errors in Unique Molecular Identifiers to improve quantification accuracy. </w:t>
      </w:r>
      <w:r w:rsidRPr="00B631BB">
        <w:rPr>
          <w:i/>
          <w:noProof/>
        </w:rPr>
        <w:t>Genome research</w:t>
      </w:r>
      <w:r w:rsidRPr="00B631BB">
        <w:rPr>
          <w:noProof/>
        </w:rPr>
        <w:t xml:space="preserve"> </w:t>
      </w:r>
      <w:r w:rsidRPr="00B631BB">
        <w:rPr>
          <w:b/>
          <w:noProof/>
        </w:rPr>
        <w:t>27</w:t>
      </w:r>
      <w:r w:rsidRPr="00B631BB">
        <w:rPr>
          <w:noProof/>
        </w:rPr>
        <w:t>, 491-499, doi:10.1101/gr.209601.116 (2017).</w:t>
      </w:r>
    </w:p>
    <w:p w14:paraId="5B26E6C4" w14:textId="77777777" w:rsidR="00B631BB" w:rsidRPr="00B631BB" w:rsidRDefault="00B631BB" w:rsidP="00B631BB">
      <w:pPr>
        <w:pStyle w:val="EndNoteBibliography"/>
        <w:ind w:left="720" w:hanging="720"/>
        <w:rPr>
          <w:noProof/>
        </w:rPr>
      </w:pPr>
      <w:r w:rsidRPr="00B631BB">
        <w:rPr>
          <w:noProof/>
        </w:rPr>
        <w:t>80</w:t>
      </w:r>
      <w:r w:rsidRPr="00B631BB">
        <w:rPr>
          <w:noProof/>
        </w:rPr>
        <w:tab/>
        <w:t>Uren, P. J.</w:t>
      </w:r>
      <w:r w:rsidRPr="00B631BB">
        <w:rPr>
          <w:i/>
          <w:noProof/>
        </w:rPr>
        <w:t xml:space="preserve"> et al.</w:t>
      </w:r>
      <w:r w:rsidRPr="00B631BB">
        <w:rPr>
          <w:noProof/>
        </w:rPr>
        <w:t xml:space="preserve"> Site identification in high-throughput RNA-protein interaction data. </w:t>
      </w:r>
      <w:r w:rsidRPr="00B631BB">
        <w:rPr>
          <w:i/>
          <w:noProof/>
        </w:rPr>
        <w:t>Bioinformatics</w:t>
      </w:r>
      <w:r w:rsidRPr="00B631BB">
        <w:rPr>
          <w:noProof/>
        </w:rPr>
        <w:t xml:space="preserve"> </w:t>
      </w:r>
      <w:r w:rsidRPr="00B631BB">
        <w:rPr>
          <w:b/>
          <w:noProof/>
        </w:rPr>
        <w:t>28</w:t>
      </w:r>
      <w:r w:rsidRPr="00B631BB">
        <w:rPr>
          <w:noProof/>
        </w:rPr>
        <w:t>, 3013-3020, doi:10.1093/bioinformatics/bts569 (2012).</w:t>
      </w:r>
    </w:p>
    <w:p w14:paraId="20874A6E" w14:textId="77777777" w:rsidR="00B631BB" w:rsidRPr="00B631BB" w:rsidRDefault="00B631BB" w:rsidP="00B631BB">
      <w:pPr>
        <w:pStyle w:val="EndNoteBibliography"/>
        <w:ind w:left="720" w:hanging="720"/>
        <w:rPr>
          <w:noProof/>
        </w:rPr>
      </w:pPr>
      <w:r w:rsidRPr="00B631BB">
        <w:rPr>
          <w:noProof/>
        </w:rPr>
        <w:t>81</w:t>
      </w:r>
      <w:r w:rsidRPr="00B631BB">
        <w:rPr>
          <w:noProof/>
        </w:rPr>
        <w:tab/>
        <w:t xml:space="preserve">Li, Q., Brown, J. B., Huang, H. &amp; Bickel, P. J. Measuring reproducibility of high-throughput experiments. </w:t>
      </w:r>
      <w:r w:rsidRPr="00B631BB">
        <w:rPr>
          <w:i/>
          <w:noProof/>
        </w:rPr>
        <w:t>Ann. Appl. Stat.</w:t>
      </w:r>
      <w:r w:rsidRPr="00B631BB">
        <w:rPr>
          <w:noProof/>
        </w:rPr>
        <w:t xml:space="preserve"> </w:t>
      </w:r>
      <w:r w:rsidRPr="00B631BB">
        <w:rPr>
          <w:b/>
          <w:noProof/>
        </w:rPr>
        <w:t>5</w:t>
      </w:r>
      <w:r w:rsidRPr="00B631BB">
        <w:rPr>
          <w:noProof/>
        </w:rPr>
        <w:t>, 1752-1779, doi:10.1214/11-AOAS466 (2011).</w:t>
      </w:r>
    </w:p>
    <w:p w14:paraId="10659553" w14:textId="77777777" w:rsidR="00B631BB" w:rsidRPr="00B631BB" w:rsidRDefault="00B631BB" w:rsidP="00B631BB">
      <w:pPr>
        <w:pStyle w:val="EndNoteBibliography"/>
        <w:ind w:left="720" w:hanging="720"/>
        <w:rPr>
          <w:noProof/>
        </w:rPr>
      </w:pPr>
      <w:r w:rsidRPr="00B631BB">
        <w:rPr>
          <w:noProof/>
        </w:rPr>
        <w:t>82</w:t>
      </w:r>
      <w:r w:rsidRPr="00B631BB">
        <w:rPr>
          <w:noProof/>
        </w:rPr>
        <w:tab/>
        <w:t>Huang, H.</w:t>
      </w:r>
      <w:r w:rsidRPr="00B631BB">
        <w:rPr>
          <w:i/>
          <w:noProof/>
        </w:rPr>
        <w:t xml:space="preserve"> et al.</w:t>
      </w:r>
      <w:r w:rsidRPr="00B631BB">
        <w:rPr>
          <w:noProof/>
        </w:rPr>
        <w:t xml:space="preserve"> Recognition of RNA </w:t>
      </w:r>
      <w:r w:rsidRPr="00B631BB">
        <w:rPr>
          <w:i/>
          <w:noProof/>
        </w:rPr>
        <w:t>N</w:t>
      </w:r>
      <w:r w:rsidRPr="00B631BB">
        <w:rPr>
          <w:noProof/>
        </w:rPr>
        <w:t xml:space="preserve">6-methyladenosine by IGF2BP proteins enhances mRNA stability and translation. </w:t>
      </w:r>
      <w:r w:rsidRPr="00B631BB">
        <w:rPr>
          <w:i/>
          <w:noProof/>
        </w:rPr>
        <w:t>Nature Cell Biology</w:t>
      </w:r>
      <w:r w:rsidRPr="00B631BB">
        <w:rPr>
          <w:noProof/>
        </w:rPr>
        <w:t xml:space="preserve"> </w:t>
      </w:r>
      <w:r w:rsidRPr="00B631BB">
        <w:rPr>
          <w:b/>
          <w:noProof/>
        </w:rPr>
        <w:t>20</w:t>
      </w:r>
      <w:r w:rsidRPr="00B631BB">
        <w:rPr>
          <w:noProof/>
        </w:rPr>
        <w:t>, 285-295, doi:10.1038/s41556-018-0045-z (2018).</w:t>
      </w:r>
    </w:p>
    <w:p w14:paraId="4CE6C533" w14:textId="198D1D0B" w:rsidR="00BB29B7" w:rsidRPr="00AD15C9" w:rsidRDefault="00C54AF7" w:rsidP="00C54AF7">
      <w:pPr>
        <w:spacing w:line="360" w:lineRule="auto"/>
        <w:jc w:val="both"/>
        <w:rPr>
          <w:rFonts w:cstheme="minorHAnsi"/>
          <w:sz w:val="22"/>
          <w:szCs w:val="22"/>
        </w:rPr>
      </w:pPr>
      <w:r w:rsidRPr="4979BB12">
        <w:fldChar w:fldCharType="end"/>
      </w:r>
      <w:commentRangeEnd w:id="64"/>
      <w:r w:rsidR="004516C9">
        <w:rPr>
          <w:rStyle w:val="CommentReference"/>
        </w:rPr>
        <w:commentReference w:id="64"/>
      </w:r>
    </w:p>
    <w:p w14:paraId="23B4D573" w14:textId="00268EB0" w:rsidR="4979BB12" w:rsidRDefault="4979BB12">
      <w:r>
        <w:br w:type="page"/>
      </w:r>
    </w:p>
    <w:p w14:paraId="33B1731D" w14:textId="20C2CF1A" w:rsidR="00BB29B7" w:rsidRPr="00AD15C9" w:rsidRDefault="009E68DF" w:rsidP="00BB29B7">
      <w:pPr>
        <w:jc w:val="center"/>
        <w:rPr>
          <w:sz w:val="22"/>
          <w:szCs w:val="22"/>
        </w:rPr>
      </w:pPr>
      <w:r>
        <w:rPr>
          <w:noProof/>
        </w:rPr>
        <w:drawing>
          <wp:inline distT="0" distB="0" distL="0" distR="0" wp14:anchorId="495C3D05" wp14:editId="7175ABB1">
            <wp:extent cx="5136083" cy="3901447"/>
            <wp:effectExtent l="0" t="0" r="0" b="0"/>
            <wp:docPr id="164983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6083" cy="3901447"/>
                    </a:xfrm>
                    <a:prstGeom prst="rect">
                      <a:avLst/>
                    </a:prstGeom>
                  </pic:spPr>
                </pic:pic>
              </a:graphicData>
            </a:graphic>
          </wp:inline>
        </w:drawing>
      </w:r>
    </w:p>
    <w:p w14:paraId="3CA82829" w14:textId="77777777" w:rsidR="002D5A5B" w:rsidRDefault="002D5A5B" w:rsidP="00BB29B7">
      <w:pPr>
        <w:rPr>
          <w:b/>
          <w:bCs/>
          <w:sz w:val="22"/>
          <w:szCs w:val="22"/>
        </w:rPr>
      </w:pPr>
    </w:p>
    <w:p w14:paraId="184E31D6" w14:textId="77777777" w:rsidR="002D5A5B" w:rsidRDefault="002D5A5B" w:rsidP="00BB29B7">
      <w:pPr>
        <w:rPr>
          <w:b/>
          <w:bCs/>
          <w:sz w:val="22"/>
          <w:szCs w:val="22"/>
        </w:rPr>
      </w:pPr>
    </w:p>
    <w:p w14:paraId="3C4B6325" w14:textId="606278A4" w:rsidR="00BB29B7" w:rsidRPr="006346A8" w:rsidRDefault="246CC1D7" w:rsidP="007C5C0E">
      <w:pPr>
        <w:pStyle w:val="ListParagraph"/>
        <w:rPr>
          <w:b/>
        </w:rPr>
      </w:pPr>
      <w:r w:rsidRPr="006346A8">
        <w:rPr>
          <w:rFonts w:ascii="Calibri" w:eastAsia="Calibri" w:hAnsi="Calibri" w:cs="Calibri"/>
          <w:b/>
        </w:rPr>
        <w:t xml:space="preserve">Figure 1. Diverse Arabidopsis RNAs are detected by </w:t>
      </w:r>
      <w:ins w:id="65" w:author="Anna Belyaevskaya" w:date="2019-06-18T13:32:00Z">
        <w:r w:rsidR="009103EA">
          <w:rPr>
            <w:rFonts w:ascii="Calibri" w:eastAsia="Calibri" w:hAnsi="Calibri" w:cs="Calibri"/>
            <w:b/>
          </w:rPr>
          <w:t>n</w:t>
        </w:r>
      </w:ins>
      <w:del w:id="66" w:author="Anna Belyaevskaya" w:date="2019-06-18T13:32:00Z">
        <w:r w:rsidRPr="006346A8">
          <w:rPr>
            <w:rFonts w:ascii="Calibri" w:eastAsia="Calibri" w:hAnsi="Calibri" w:cs="Calibri"/>
            <w:b/>
          </w:rPr>
          <w:delText>N</w:delText>
        </w:r>
      </w:del>
      <w:r w:rsidRPr="006346A8">
        <w:rPr>
          <w:rFonts w:ascii="Calibri" w:eastAsia="Calibri" w:hAnsi="Calibri" w:cs="Calibri"/>
          <w:b/>
        </w:rPr>
        <w:t xml:space="preserve">anopore DRS </w:t>
      </w:r>
    </w:p>
    <w:p w14:paraId="23227AD6" w14:textId="13EADDEF" w:rsidR="00BB29B7" w:rsidRPr="006346A8" w:rsidRDefault="246CC1D7" w:rsidP="00913B81">
      <w:pPr>
        <w:numPr>
          <w:ilvl w:val="0"/>
          <w:numId w:val="1"/>
        </w:numPr>
        <w:rPr>
          <w:sz w:val="22"/>
          <w:szCs w:val="22"/>
        </w:rPr>
      </w:pPr>
      <w:r w:rsidRPr="006346A8">
        <w:rPr>
          <w:sz w:val="22"/>
          <w:szCs w:val="22"/>
        </w:rPr>
        <w:t xml:space="preserve">Nanopore DRS 12.7kb read alignment at </w:t>
      </w:r>
      <w:r w:rsidRPr="006346A8">
        <w:rPr>
          <w:i/>
          <w:sz w:val="22"/>
          <w:szCs w:val="22"/>
        </w:rPr>
        <w:t xml:space="preserve">AT1G48090 </w:t>
      </w:r>
      <w:r w:rsidRPr="006346A8">
        <w:rPr>
          <w:sz w:val="22"/>
          <w:szCs w:val="22"/>
        </w:rPr>
        <w:t xml:space="preserve">comprising 63 exons. Araport11 annotation is shown in </w:t>
      </w:r>
      <w:r w:rsidR="00BB6B1D">
        <w:rPr>
          <w:sz w:val="22"/>
          <w:szCs w:val="22"/>
        </w:rPr>
        <w:t>black</w:t>
      </w:r>
      <w:r w:rsidRPr="006346A8">
        <w:rPr>
          <w:sz w:val="22"/>
          <w:szCs w:val="22"/>
        </w:rPr>
        <w:t>, nanopore DRS read alignment – in blue.</w:t>
      </w:r>
    </w:p>
    <w:p w14:paraId="401BB703" w14:textId="3EFD82C7" w:rsidR="00BB29B7" w:rsidRPr="006346A8" w:rsidRDefault="246CC1D7" w:rsidP="00913B81">
      <w:pPr>
        <w:numPr>
          <w:ilvl w:val="0"/>
          <w:numId w:val="1"/>
        </w:numPr>
        <w:rPr>
          <w:sz w:val="22"/>
          <w:szCs w:val="22"/>
        </w:rPr>
      </w:pPr>
      <w:r w:rsidRPr="006346A8">
        <w:rPr>
          <w:sz w:val="22"/>
          <w:szCs w:val="22"/>
        </w:rPr>
        <w:t xml:space="preserve">Nanopore DRS </w:t>
      </w:r>
      <w:r w:rsidR="002357E0">
        <w:rPr>
          <w:sz w:val="22"/>
          <w:szCs w:val="22"/>
        </w:rPr>
        <w:t xml:space="preserve">read alignments at </w:t>
      </w:r>
      <w:r w:rsidR="000467C2">
        <w:rPr>
          <w:sz w:val="22"/>
          <w:szCs w:val="22"/>
        </w:rPr>
        <w:t xml:space="preserve">the </w:t>
      </w:r>
      <w:r w:rsidR="000B68E9">
        <w:rPr>
          <w:sz w:val="22"/>
          <w:szCs w:val="22"/>
        </w:rPr>
        <w:t>snoRNA</w:t>
      </w:r>
      <w:r w:rsidR="000467C2">
        <w:rPr>
          <w:sz w:val="22"/>
          <w:szCs w:val="22"/>
        </w:rPr>
        <w:t xml:space="preserve"> gene </w:t>
      </w:r>
      <w:r w:rsidR="000467C2" w:rsidRPr="0033363C">
        <w:rPr>
          <w:i/>
          <w:iCs/>
          <w:sz w:val="22"/>
          <w:szCs w:val="22"/>
        </w:rPr>
        <w:t>U3B</w:t>
      </w:r>
      <w:r w:rsidR="000467C2">
        <w:rPr>
          <w:sz w:val="22"/>
          <w:szCs w:val="22"/>
        </w:rPr>
        <w:t>.</w:t>
      </w:r>
      <w:r w:rsidR="00DC4D9A">
        <w:rPr>
          <w:sz w:val="22"/>
          <w:szCs w:val="22"/>
        </w:rPr>
        <w:t xml:space="preserve"> Nanopore DRS read alignments are shown in blue, Araport11 annotation – in black.</w:t>
      </w:r>
    </w:p>
    <w:p w14:paraId="317A90F3" w14:textId="7AC3D6CD" w:rsidR="246CC1D7" w:rsidRPr="006346A8" w:rsidRDefault="246CC1D7" w:rsidP="00913B81">
      <w:pPr>
        <w:numPr>
          <w:ilvl w:val="0"/>
          <w:numId w:val="1"/>
        </w:numPr>
        <w:rPr>
          <w:sz w:val="22"/>
          <w:szCs w:val="22"/>
        </w:rPr>
      </w:pPr>
      <w:r w:rsidRPr="006346A8">
        <w:rPr>
          <w:i/>
          <w:sz w:val="22"/>
          <w:szCs w:val="22"/>
        </w:rPr>
        <w:t xml:space="preserve">PIN4 </w:t>
      </w:r>
      <w:r w:rsidRPr="006346A8">
        <w:rPr>
          <w:sz w:val="22"/>
          <w:szCs w:val="22"/>
        </w:rPr>
        <w:t xml:space="preserve">long non-coding antisense RNAs detected using nanopore DRS. Col-0 sense Illumina </w:t>
      </w:r>
      <w:proofErr w:type="spellStart"/>
      <w:r w:rsidRPr="006346A8">
        <w:rPr>
          <w:sz w:val="22"/>
          <w:szCs w:val="22"/>
        </w:rPr>
        <w:t>RNAseq</w:t>
      </w:r>
      <w:proofErr w:type="spellEnd"/>
      <w:r w:rsidRPr="006346A8">
        <w:rPr>
          <w:sz w:val="22"/>
          <w:szCs w:val="22"/>
        </w:rPr>
        <w:t xml:space="preserve"> coverage and nanopore sense read alignments are shown in blue; Col-0 antisense Illumina </w:t>
      </w:r>
      <w:proofErr w:type="spellStart"/>
      <w:r w:rsidRPr="006346A8">
        <w:rPr>
          <w:sz w:val="22"/>
          <w:szCs w:val="22"/>
        </w:rPr>
        <w:t>RNAseq</w:t>
      </w:r>
      <w:proofErr w:type="spellEnd"/>
      <w:r w:rsidRPr="006346A8">
        <w:rPr>
          <w:sz w:val="22"/>
          <w:szCs w:val="22"/>
        </w:rPr>
        <w:t xml:space="preserve"> coverage and </w:t>
      </w:r>
      <w:ins w:id="67" w:author="Anna Belyaevskaya" w:date="2019-06-18T13:32:00Z">
        <w:r w:rsidR="00657DCC">
          <w:rPr>
            <w:sz w:val="22"/>
            <w:szCs w:val="22"/>
          </w:rPr>
          <w:t>n</w:t>
        </w:r>
      </w:ins>
      <w:del w:id="68" w:author="Anna Belyaevskaya" w:date="2019-06-18T13:32:00Z">
        <w:r w:rsidRPr="006346A8">
          <w:rPr>
            <w:sz w:val="22"/>
            <w:szCs w:val="22"/>
          </w:rPr>
          <w:delText>N</w:delText>
        </w:r>
      </w:del>
      <w:r w:rsidRPr="006346A8">
        <w:rPr>
          <w:sz w:val="22"/>
          <w:szCs w:val="22"/>
        </w:rPr>
        <w:t xml:space="preserve">anopore antisense read alignments – in orange; </w:t>
      </w:r>
      <w:r w:rsidRPr="006346A8">
        <w:rPr>
          <w:i/>
          <w:sz w:val="22"/>
          <w:szCs w:val="22"/>
        </w:rPr>
        <w:t xml:space="preserve">hen2-2 </w:t>
      </w:r>
      <w:r w:rsidRPr="006346A8">
        <w:rPr>
          <w:sz w:val="22"/>
          <w:szCs w:val="22"/>
        </w:rPr>
        <w:t xml:space="preserve">mutant sense Illumina </w:t>
      </w:r>
      <w:proofErr w:type="spellStart"/>
      <w:r w:rsidRPr="006346A8">
        <w:rPr>
          <w:sz w:val="22"/>
          <w:szCs w:val="22"/>
        </w:rPr>
        <w:t>RNAseq</w:t>
      </w:r>
      <w:proofErr w:type="spellEnd"/>
      <w:r w:rsidRPr="006346A8">
        <w:rPr>
          <w:sz w:val="22"/>
          <w:szCs w:val="22"/>
        </w:rPr>
        <w:t xml:space="preserve"> coverage – in green; </w:t>
      </w:r>
      <w:r w:rsidRPr="006346A8">
        <w:rPr>
          <w:i/>
          <w:sz w:val="22"/>
          <w:szCs w:val="22"/>
        </w:rPr>
        <w:t xml:space="preserve">hen2-2 </w:t>
      </w:r>
      <w:r w:rsidRPr="006346A8">
        <w:rPr>
          <w:sz w:val="22"/>
          <w:szCs w:val="22"/>
        </w:rPr>
        <w:t xml:space="preserve">mutant antisense Illumina </w:t>
      </w:r>
      <w:proofErr w:type="spellStart"/>
      <w:r w:rsidRPr="006346A8">
        <w:rPr>
          <w:sz w:val="22"/>
          <w:szCs w:val="22"/>
        </w:rPr>
        <w:t>RNAseq</w:t>
      </w:r>
      <w:proofErr w:type="spellEnd"/>
      <w:r w:rsidRPr="006346A8">
        <w:rPr>
          <w:sz w:val="22"/>
          <w:szCs w:val="22"/>
        </w:rPr>
        <w:t xml:space="preserve"> coverage – in purple. Sense RNA isoforms found in Araport11</w:t>
      </w:r>
      <w:r w:rsidR="002848B6">
        <w:rPr>
          <w:sz w:val="22"/>
          <w:szCs w:val="22"/>
        </w:rPr>
        <w:t xml:space="preserve"> are shown in black,</w:t>
      </w:r>
      <w:r w:rsidRPr="006346A8">
        <w:rPr>
          <w:sz w:val="22"/>
          <w:szCs w:val="22"/>
        </w:rPr>
        <w:t xml:space="preserve"> and antisense differentially expressed regions detected with </w:t>
      </w:r>
      <w:proofErr w:type="spellStart"/>
      <w:r w:rsidRPr="006346A8">
        <w:rPr>
          <w:sz w:val="22"/>
          <w:szCs w:val="22"/>
        </w:rPr>
        <w:t>DERfinder</w:t>
      </w:r>
      <w:proofErr w:type="spellEnd"/>
      <w:r w:rsidRPr="006346A8">
        <w:rPr>
          <w:sz w:val="22"/>
          <w:szCs w:val="22"/>
        </w:rPr>
        <w:t xml:space="preserve"> are shown in </w:t>
      </w:r>
      <w:r w:rsidR="002848B6">
        <w:rPr>
          <w:sz w:val="22"/>
          <w:szCs w:val="22"/>
        </w:rPr>
        <w:t>grey</w:t>
      </w:r>
      <w:r w:rsidRPr="006346A8">
        <w:rPr>
          <w:sz w:val="22"/>
          <w:szCs w:val="22"/>
        </w:rPr>
        <w:t>.</w:t>
      </w:r>
    </w:p>
    <w:p w14:paraId="1464583E" w14:textId="2ABDBF7A" w:rsidR="4979BB12" w:rsidRDefault="4979BB12">
      <w:r>
        <w:br w:type="page"/>
      </w:r>
    </w:p>
    <w:p w14:paraId="688816E9" w14:textId="4CC748CF" w:rsidR="00BB29B7" w:rsidRPr="00AD15C9" w:rsidRDefault="009E68DF" w:rsidP="00F83255">
      <w:r>
        <w:rPr>
          <w:noProof/>
        </w:rPr>
        <w:drawing>
          <wp:inline distT="0" distB="0" distL="0" distR="0" wp14:anchorId="294B2B67" wp14:editId="67BE5A3A">
            <wp:extent cx="5105228" cy="5373924"/>
            <wp:effectExtent l="0" t="0" r="635" b="0"/>
            <wp:docPr id="150113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5228" cy="5373924"/>
                    </a:xfrm>
                    <a:prstGeom prst="rect">
                      <a:avLst/>
                    </a:prstGeom>
                  </pic:spPr>
                </pic:pic>
              </a:graphicData>
            </a:graphic>
          </wp:inline>
        </w:drawing>
      </w:r>
    </w:p>
    <w:p w14:paraId="56E98683" w14:textId="77777777" w:rsidR="002D5A5B" w:rsidRDefault="002D5A5B" w:rsidP="00BB29B7">
      <w:pPr>
        <w:rPr>
          <w:b/>
          <w:sz w:val="22"/>
          <w:szCs w:val="22"/>
        </w:rPr>
      </w:pPr>
    </w:p>
    <w:p w14:paraId="4FE2EB1A" w14:textId="77777777" w:rsidR="002D5A5B" w:rsidRDefault="002D5A5B" w:rsidP="00BB29B7">
      <w:pPr>
        <w:rPr>
          <w:b/>
          <w:sz w:val="22"/>
          <w:szCs w:val="22"/>
        </w:rPr>
      </w:pPr>
    </w:p>
    <w:p w14:paraId="47E3E267" w14:textId="08E4E2F1" w:rsidR="00BB29B7" w:rsidRPr="00AD15C9" w:rsidRDefault="00240EDD" w:rsidP="00BB29B7">
      <w:pPr>
        <w:rPr>
          <w:b/>
          <w:sz w:val="22"/>
          <w:szCs w:val="22"/>
        </w:rPr>
      </w:pPr>
      <w:r>
        <w:rPr>
          <w:b/>
          <w:sz w:val="22"/>
          <w:szCs w:val="22"/>
        </w:rPr>
        <w:t>Fig.</w:t>
      </w:r>
      <w:r w:rsidR="00BB29B7" w:rsidRPr="00AD15C9">
        <w:rPr>
          <w:b/>
          <w:sz w:val="22"/>
          <w:szCs w:val="22"/>
        </w:rPr>
        <w:t xml:space="preserve"> 2. Nanopore DRS </w:t>
      </w:r>
      <w:r w:rsidR="55B5ACB5" w:rsidRPr="00F83255">
        <w:rPr>
          <w:b/>
          <w:bCs/>
          <w:sz w:val="22"/>
          <w:szCs w:val="22"/>
        </w:rPr>
        <w:t>reveal</w:t>
      </w:r>
      <w:r w:rsidR="246F033E" w:rsidRPr="00F83255">
        <w:rPr>
          <w:b/>
          <w:bCs/>
          <w:sz w:val="22"/>
          <w:szCs w:val="22"/>
        </w:rPr>
        <w:t>s</w:t>
      </w:r>
      <w:r w:rsidR="00BB29B7" w:rsidRPr="00AD15C9">
        <w:rPr>
          <w:b/>
          <w:sz w:val="22"/>
          <w:szCs w:val="22"/>
        </w:rPr>
        <w:t xml:space="preserve"> poly(A) </w:t>
      </w:r>
      <w:r w:rsidR="00BB29B7" w:rsidRPr="00F83255">
        <w:rPr>
          <w:b/>
          <w:bCs/>
          <w:sz w:val="22"/>
          <w:szCs w:val="22"/>
        </w:rPr>
        <w:t>tail</w:t>
      </w:r>
      <w:r w:rsidR="78DD0618" w:rsidRPr="00F83255">
        <w:rPr>
          <w:b/>
          <w:bCs/>
          <w:sz w:val="22"/>
          <w:szCs w:val="22"/>
        </w:rPr>
        <w:t xml:space="preserve"> length</w:t>
      </w:r>
      <w:r w:rsidR="00BB29B7" w:rsidRPr="00F83255">
        <w:rPr>
          <w:b/>
          <w:bCs/>
          <w:sz w:val="22"/>
          <w:szCs w:val="22"/>
        </w:rPr>
        <w:t xml:space="preserve"> </w:t>
      </w:r>
      <w:r w:rsidR="00BB29B7" w:rsidRPr="00AD15C9">
        <w:rPr>
          <w:b/>
          <w:sz w:val="22"/>
          <w:szCs w:val="22"/>
        </w:rPr>
        <w:t xml:space="preserve">and </w:t>
      </w:r>
      <w:r w:rsidR="51F04EFB" w:rsidRPr="00F83255">
        <w:rPr>
          <w:b/>
          <w:bCs/>
          <w:sz w:val="22"/>
          <w:szCs w:val="22"/>
        </w:rPr>
        <w:t>map</w:t>
      </w:r>
      <w:r w:rsidR="78E244E4" w:rsidRPr="00F83255">
        <w:rPr>
          <w:b/>
          <w:bCs/>
          <w:sz w:val="22"/>
          <w:szCs w:val="22"/>
        </w:rPr>
        <w:t>s</w:t>
      </w:r>
      <w:r w:rsidR="00BB29B7" w:rsidRPr="00AD15C9">
        <w:rPr>
          <w:b/>
          <w:sz w:val="22"/>
          <w:szCs w:val="22"/>
        </w:rPr>
        <w:t xml:space="preserve"> 3’ </w:t>
      </w:r>
      <w:r w:rsidR="51F04EFB" w:rsidRPr="00F83255">
        <w:rPr>
          <w:b/>
          <w:bCs/>
          <w:sz w:val="22"/>
          <w:szCs w:val="22"/>
        </w:rPr>
        <w:t>cle</w:t>
      </w:r>
      <w:r w:rsidR="3D04AB06" w:rsidRPr="00F83255">
        <w:rPr>
          <w:b/>
          <w:bCs/>
          <w:sz w:val="22"/>
          <w:szCs w:val="22"/>
        </w:rPr>
        <w:t xml:space="preserve">avage and </w:t>
      </w:r>
      <w:r w:rsidR="00BB29B7" w:rsidRPr="00AD15C9">
        <w:rPr>
          <w:b/>
          <w:sz w:val="22"/>
          <w:szCs w:val="22"/>
        </w:rPr>
        <w:t>polyadenylation sites.</w:t>
      </w:r>
    </w:p>
    <w:p w14:paraId="0C7169A1" w14:textId="13BC803E" w:rsidR="00BB29B7" w:rsidRPr="00AD15C9" w:rsidRDefault="00BB29B7" w:rsidP="00BB29B7">
      <w:pPr>
        <w:pStyle w:val="ListParagraph"/>
        <w:numPr>
          <w:ilvl w:val="0"/>
          <w:numId w:val="2"/>
        </w:numPr>
      </w:pPr>
      <w:commentRangeStart w:id="69"/>
      <w:commentRangeStart w:id="70"/>
      <w:commentRangeStart w:id="71"/>
      <w:commentRangeStart w:id="72"/>
      <w:commentRangeStart w:id="73"/>
      <w:r w:rsidRPr="00AD15C9">
        <w:t xml:space="preserve">Normalised histogram of poly(A) tail length of RNAs </w:t>
      </w:r>
      <w:r w:rsidR="58E3D46F" w:rsidRPr="00AD15C9">
        <w:t>encod</w:t>
      </w:r>
      <w:r w:rsidR="3378D330" w:rsidRPr="00AD15C9">
        <w:t>ed by</w:t>
      </w:r>
      <w:r w:rsidRPr="00AD15C9">
        <w:t xml:space="preserve"> different </w:t>
      </w:r>
      <w:r w:rsidR="37CD7CDB" w:rsidRPr="00AD15C9">
        <w:t>genom</w:t>
      </w:r>
      <w:r w:rsidRPr="00AD15C9">
        <w:t xml:space="preserve">es. </w:t>
      </w:r>
      <w:r w:rsidR="6E48BB2A" w:rsidRPr="00AD15C9">
        <w:t>The</w:t>
      </w:r>
      <w:r w:rsidRPr="00AD15C9">
        <w:t xml:space="preserve"> poly(A) </w:t>
      </w:r>
      <w:r w:rsidR="5505AC41" w:rsidRPr="00AD15C9">
        <w:t>tail lengths of</w:t>
      </w:r>
      <w:r w:rsidR="6BEDAD3C" w:rsidRPr="00AD15C9">
        <w:t xml:space="preserve"> nuclear</w:t>
      </w:r>
      <w:r w:rsidRPr="0DB9280A">
        <w:t xml:space="preserve"> </w:t>
      </w:r>
      <w:r w:rsidR="3A5C48A0" w:rsidRPr="0DB9280A">
        <w:t>(</w:t>
      </w:r>
      <w:r w:rsidRPr="00AD15C9">
        <w:t>blue</w:t>
      </w:r>
      <w:r w:rsidR="156CCC43" w:rsidRPr="0DB9280A">
        <w:t>)</w:t>
      </w:r>
      <w:r w:rsidRPr="00AD15C9">
        <w:t xml:space="preserve">, mitochondrial </w:t>
      </w:r>
      <w:r w:rsidR="156CCC43" w:rsidRPr="0DB9280A">
        <w:t>(</w:t>
      </w:r>
      <w:r w:rsidRPr="00AD15C9">
        <w:t>orange</w:t>
      </w:r>
      <w:r w:rsidR="52F10E91" w:rsidRPr="0DB9280A">
        <w:t>)</w:t>
      </w:r>
      <w:r w:rsidRPr="00AD15C9">
        <w:t xml:space="preserve"> and chloroplast </w:t>
      </w:r>
      <w:r w:rsidR="0DB9280A" w:rsidRPr="00AD15C9">
        <w:t>(</w:t>
      </w:r>
      <w:r w:rsidRPr="00AD15C9">
        <w:t>in green</w:t>
      </w:r>
      <w:r w:rsidR="0DB9280A" w:rsidRPr="00AD15C9">
        <w:t>) genome</w:t>
      </w:r>
      <w:r w:rsidR="00A84AB6">
        <w:t>-derived RNA</w:t>
      </w:r>
      <w:r w:rsidR="0DB9280A" w:rsidRPr="00AD15C9">
        <w:t>s are show</w:t>
      </w:r>
      <w:r w:rsidRPr="00AD15C9">
        <w:t>n.</w:t>
      </w:r>
      <w:commentRangeEnd w:id="69"/>
      <w:r>
        <w:rPr>
          <w:rStyle w:val="CommentReference"/>
        </w:rPr>
        <w:commentReference w:id="69"/>
      </w:r>
      <w:commentRangeEnd w:id="70"/>
      <w:r w:rsidR="0040375D">
        <w:rPr>
          <w:rStyle w:val="CommentReference"/>
        </w:rPr>
        <w:commentReference w:id="70"/>
      </w:r>
      <w:commentRangeEnd w:id="71"/>
      <w:r>
        <w:rPr>
          <w:rStyle w:val="CommentReference"/>
        </w:rPr>
        <w:commentReference w:id="71"/>
      </w:r>
      <w:commentRangeEnd w:id="72"/>
      <w:r w:rsidR="007A1E1C">
        <w:rPr>
          <w:rStyle w:val="CommentReference"/>
        </w:rPr>
        <w:commentReference w:id="72"/>
      </w:r>
      <w:r>
        <w:rPr>
          <w:rStyle w:val="CommentReference"/>
        </w:rPr>
        <w:commentReference w:id="73"/>
      </w:r>
      <w:commentRangeEnd w:id="73"/>
    </w:p>
    <w:p w14:paraId="75EE01A7" w14:textId="337B7077" w:rsidR="00BB29B7" w:rsidRPr="00AD15C9" w:rsidRDefault="00BB29B7" w:rsidP="00BB29B7">
      <w:pPr>
        <w:pStyle w:val="ListParagraph"/>
        <w:numPr>
          <w:ilvl w:val="0"/>
          <w:numId w:val="2"/>
        </w:numPr>
        <w:spacing w:after="0" w:line="240" w:lineRule="auto"/>
      </w:pPr>
      <w:r w:rsidRPr="00AD15C9">
        <w:t xml:space="preserve">Separation between the RNA 3’ end positions in </w:t>
      </w:r>
      <w:ins w:id="74" w:author="Anna Belyaevskaya" w:date="2019-06-18T13:32:00Z">
        <w:r w:rsidR="001C2AE2">
          <w:t>n</w:t>
        </w:r>
      </w:ins>
      <w:del w:id="75" w:author="Anna Belyaevskaya" w:date="2019-06-18T13:32:00Z">
        <w:r w:rsidR="006E77C4">
          <w:delText>N</w:delText>
        </w:r>
      </w:del>
      <w:r w:rsidRPr="00AD15C9">
        <w:t xml:space="preserve">anopore DRS read alignments and the nearest polyadenylation sites identified in </w:t>
      </w:r>
      <w:proofErr w:type="spellStart"/>
      <w:r w:rsidRPr="00AD15C9">
        <w:t>Helicos</w:t>
      </w:r>
      <w:proofErr w:type="spellEnd"/>
      <w:r w:rsidRPr="00AD15C9">
        <w:t xml:space="preserve"> Bio data.</w:t>
      </w:r>
    </w:p>
    <w:p w14:paraId="46C25E67" w14:textId="113BB7A7" w:rsidR="009767A5" w:rsidRPr="00AD15C9" w:rsidRDefault="00BB29B7" w:rsidP="009767A5">
      <w:pPr>
        <w:pStyle w:val="ListParagraph"/>
        <w:numPr>
          <w:ilvl w:val="0"/>
          <w:numId w:val="2"/>
        </w:numPr>
        <w:spacing w:after="0" w:line="240" w:lineRule="auto"/>
      </w:pPr>
      <w:r w:rsidRPr="00AD15C9">
        <w:rPr>
          <w:rFonts w:ascii="Calibri" w:eastAsia="Times New Roman" w:hAnsi="Calibri" w:cs="Calibri"/>
          <w:shd w:val="clear" w:color="auto" w:fill="FFFFFF"/>
        </w:rPr>
        <w:t xml:space="preserve">Nanopore DRS identified 3’ polyadenylation sites in RNAs transcribed from </w:t>
      </w:r>
      <w:r w:rsidRPr="00AD15C9">
        <w:rPr>
          <w:rFonts w:ascii="Calibri" w:eastAsia="Times New Roman" w:hAnsi="Calibri" w:cs="Calibri"/>
          <w:i/>
          <w:iCs/>
          <w:shd w:val="clear" w:color="auto" w:fill="FFFFFF"/>
        </w:rPr>
        <w:t>FPA (AT2G43410)</w:t>
      </w:r>
      <w:r w:rsidRPr="00AD15C9">
        <w:rPr>
          <w:rFonts w:ascii="Calibri" w:eastAsia="Times New Roman" w:hAnsi="Calibri" w:cs="Calibri"/>
          <w:shd w:val="clear" w:color="auto" w:fill="FFFFFF"/>
        </w:rPr>
        <w:t xml:space="preserve">. Blue track shows coverage of </w:t>
      </w:r>
      <w:ins w:id="76" w:author="Anna Belyaevskaya" w:date="2019-06-18T13:32:00Z">
        <w:r w:rsidR="00D31001">
          <w:rPr>
            <w:rFonts w:ascii="Calibri" w:eastAsia="Times New Roman" w:hAnsi="Calibri" w:cs="Calibri"/>
            <w:shd w:val="clear" w:color="auto" w:fill="FFFFFF"/>
          </w:rPr>
          <w:t>n</w:t>
        </w:r>
      </w:ins>
      <w:del w:id="77" w:author="Anna Belyaevskaya" w:date="2019-06-18T13:32:00Z">
        <w:r w:rsidRPr="00AD15C9">
          <w:rPr>
            <w:rFonts w:ascii="Calibri" w:eastAsia="Times New Roman" w:hAnsi="Calibri" w:cs="Calibri"/>
            <w:shd w:val="clear" w:color="auto" w:fill="FFFFFF"/>
          </w:rPr>
          <w:delText>N</w:delText>
        </w:r>
      </w:del>
      <w:r w:rsidRPr="00AD15C9">
        <w:rPr>
          <w:rFonts w:ascii="Calibri" w:eastAsia="Times New Roman" w:hAnsi="Calibri" w:cs="Calibri"/>
          <w:shd w:val="clear" w:color="auto" w:fill="FFFFFF"/>
        </w:rPr>
        <w:t>anopore DRS read</w:t>
      </w:r>
      <w:r w:rsidR="2B18C301" w:rsidRPr="00AD15C9">
        <w:rPr>
          <w:rFonts w:ascii="Calibri" w:eastAsia="Times New Roman" w:hAnsi="Calibri" w:cs="Calibri"/>
          <w:shd w:val="clear" w:color="auto" w:fill="FFFFFF"/>
        </w:rPr>
        <w:t xml:space="preserve"> alignments</w:t>
      </w:r>
      <w:r w:rsidR="00A74871">
        <w:rPr>
          <w:rFonts w:ascii="Calibri" w:eastAsia="Times New Roman" w:hAnsi="Calibri" w:cs="Calibri"/>
          <w:shd w:val="clear" w:color="auto" w:fill="FFFFFF"/>
        </w:rPr>
        <w:t xml:space="preserve">, and </w:t>
      </w:r>
      <w:r w:rsidR="001124E5">
        <w:rPr>
          <w:rFonts w:ascii="Calibri" w:eastAsia="Times New Roman" w:hAnsi="Calibri" w:cs="Calibri"/>
          <w:shd w:val="clear" w:color="auto" w:fill="FFFFFF"/>
        </w:rPr>
        <w:t xml:space="preserve">collapsed read alignments </w:t>
      </w:r>
      <w:r w:rsidR="007F4EB0">
        <w:rPr>
          <w:rFonts w:ascii="Calibri" w:eastAsia="Times New Roman" w:hAnsi="Calibri" w:cs="Calibri"/>
          <w:shd w:val="clear" w:color="auto" w:fill="FFFFFF"/>
        </w:rPr>
        <w:t xml:space="preserve">representing putative transcript </w:t>
      </w:r>
      <w:r w:rsidR="00F65859">
        <w:rPr>
          <w:rFonts w:ascii="Calibri" w:eastAsia="Times New Roman" w:hAnsi="Calibri" w:cs="Calibri"/>
          <w:shd w:val="clear" w:color="auto" w:fill="FFFFFF"/>
        </w:rPr>
        <w:t xml:space="preserve">annotations detected by </w:t>
      </w:r>
      <w:ins w:id="78" w:author="Anna Belyaevskaya" w:date="2019-06-18T13:32:00Z">
        <w:r w:rsidR="00D31001">
          <w:rPr>
            <w:rFonts w:ascii="Calibri" w:eastAsia="Times New Roman" w:hAnsi="Calibri" w:cs="Calibri"/>
            <w:shd w:val="clear" w:color="auto" w:fill="FFFFFF"/>
          </w:rPr>
          <w:t>n</w:t>
        </w:r>
      </w:ins>
      <w:del w:id="79" w:author="Anna Belyaevskaya" w:date="2019-06-18T13:32:00Z">
        <w:r w:rsidR="00F65859">
          <w:rPr>
            <w:rFonts w:ascii="Calibri" w:eastAsia="Times New Roman" w:hAnsi="Calibri" w:cs="Calibri"/>
            <w:shd w:val="clear" w:color="auto" w:fill="FFFFFF"/>
          </w:rPr>
          <w:delText>N</w:delText>
        </w:r>
      </w:del>
      <w:r w:rsidR="00F65859">
        <w:rPr>
          <w:rFonts w:ascii="Calibri" w:eastAsia="Times New Roman" w:hAnsi="Calibri" w:cs="Calibri"/>
          <w:shd w:val="clear" w:color="auto" w:fill="FFFFFF"/>
        </w:rPr>
        <w:t>anopore DRS</w:t>
      </w:r>
      <w:r w:rsidRPr="003404AC">
        <w:rPr>
          <w:rFonts w:ascii="Calibri" w:eastAsia="Times New Roman" w:hAnsi="Calibri" w:cs="Calibri"/>
          <w:shd w:val="clear" w:color="auto" w:fill="FFFFFF"/>
        </w:rPr>
        <w:t>.</w:t>
      </w:r>
      <w:r w:rsidR="003404AC">
        <w:rPr>
          <w:rFonts w:ascii="Calibri" w:eastAsia="Times New Roman" w:hAnsi="Calibri" w:cs="Calibri"/>
          <w:shd w:val="clear" w:color="auto" w:fill="FFFFFF"/>
        </w:rPr>
        <w:t xml:space="preserve"> </w:t>
      </w:r>
      <w:r w:rsidR="2E2BDE6E" w:rsidRPr="00212CBC">
        <w:rPr>
          <w:rFonts w:ascii="Calibri" w:eastAsia="Times New Roman" w:hAnsi="Calibri" w:cs="Calibri"/>
        </w:rPr>
        <w:t>Isoforms found in Araport11 annotation are</w:t>
      </w:r>
      <w:r w:rsidRPr="00212CBC">
        <w:rPr>
          <w:rFonts w:ascii="Calibri" w:eastAsia="Times New Roman" w:hAnsi="Calibri" w:cs="Calibri"/>
          <w:shd w:val="clear" w:color="auto" w:fill="FFFFFF"/>
        </w:rPr>
        <w:t xml:space="preserve"> shown in </w:t>
      </w:r>
      <w:r w:rsidR="00B202F0">
        <w:rPr>
          <w:rFonts w:ascii="Calibri" w:eastAsia="Times New Roman" w:hAnsi="Calibri" w:cs="Calibri"/>
          <w:shd w:val="clear" w:color="auto" w:fill="FFFFFF"/>
        </w:rPr>
        <w:t>black</w:t>
      </w:r>
      <w:r w:rsidR="00B202F0" w:rsidRPr="00212CBC">
        <w:rPr>
          <w:rFonts w:ascii="Calibri" w:eastAsia="Times New Roman" w:hAnsi="Calibri" w:cs="Calibri"/>
          <w:shd w:val="clear" w:color="auto" w:fill="FFFFFF"/>
        </w:rPr>
        <w:t xml:space="preserve"> </w:t>
      </w:r>
      <w:r w:rsidRPr="00212CBC">
        <w:rPr>
          <w:rFonts w:ascii="Calibri" w:eastAsia="Times New Roman" w:hAnsi="Calibri" w:cs="Calibri"/>
          <w:shd w:val="clear" w:color="auto" w:fill="FFFFFF"/>
        </w:rPr>
        <w:t xml:space="preserve">and </w:t>
      </w:r>
      <w:r w:rsidR="6D62F787" w:rsidRPr="00212CBC">
        <w:rPr>
          <w:rFonts w:ascii="Calibri" w:eastAsia="Times New Roman" w:hAnsi="Calibri" w:cs="Calibri"/>
          <w:shd w:val="clear" w:color="auto" w:fill="FFFFFF"/>
        </w:rPr>
        <w:t>read ali</w:t>
      </w:r>
      <w:r w:rsidR="6D1F5D5A" w:rsidRPr="00212CBC">
        <w:rPr>
          <w:rFonts w:ascii="Calibri" w:eastAsia="Times New Roman" w:hAnsi="Calibri" w:cs="Calibri"/>
          <w:shd w:val="clear" w:color="auto" w:fill="FFFFFF"/>
        </w:rPr>
        <w:t>g</w:t>
      </w:r>
      <w:r w:rsidR="6D62F787" w:rsidRPr="00212CBC">
        <w:rPr>
          <w:rFonts w:ascii="Calibri" w:eastAsia="Times New Roman" w:hAnsi="Calibri" w:cs="Calibri"/>
          <w:shd w:val="clear" w:color="auto" w:fill="FFFFFF"/>
        </w:rPr>
        <w:t>nments from</w:t>
      </w:r>
      <w:r w:rsidRPr="00212CBC">
        <w:rPr>
          <w:rFonts w:ascii="Calibri" w:eastAsia="Times New Roman" w:hAnsi="Calibri" w:cs="Calibri"/>
          <w:shd w:val="clear" w:color="auto" w:fill="FFFFFF"/>
        </w:rPr>
        <w:t xml:space="preserve"> nanopore DRS</w:t>
      </w:r>
      <w:r w:rsidR="00F23740" w:rsidRPr="00212CBC">
        <w:rPr>
          <w:rFonts w:ascii="Calibri" w:eastAsia="Times New Roman" w:hAnsi="Calibri" w:cs="Calibri"/>
          <w:shd w:val="clear" w:color="auto" w:fill="FFFFFF"/>
        </w:rPr>
        <w:t xml:space="preserve"> are </w:t>
      </w:r>
      <w:r w:rsidRPr="00212CBC">
        <w:rPr>
          <w:rFonts w:ascii="Calibri" w:eastAsia="Times New Roman" w:hAnsi="Calibri" w:cs="Calibri"/>
          <w:shd w:val="clear" w:color="auto" w:fill="FFFFFF"/>
        </w:rPr>
        <w:t>in blue.</w:t>
      </w:r>
      <w:r w:rsidR="037CD9A2" w:rsidRPr="00212CBC">
        <w:rPr>
          <w:rFonts w:ascii="Calibri" w:eastAsia="Times New Roman" w:hAnsi="Calibri" w:cs="Calibri"/>
          <w:shd w:val="clear" w:color="auto" w:fill="FFFFFF"/>
        </w:rPr>
        <w:t xml:space="preserve"> </w:t>
      </w:r>
      <w:proofErr w:type="spellStart"/>
      <w:r w:rsidR="3144A04B" w:rsidRPr="003404AC">
        <w:rPr>
          <w:rFonts w:ascii="Calibri" w:eastAsia="Times New Roman" w:hAnsi="Calibri" w:cs="Calibri"/>
        </w:rPr>
        <w:t>pPAS</w:t>
      </w:r>
      <w:proofErr w:type="spellEnd"/>
      <w:r w:rsidR="3144A04B" w:rsidRPr="00AD15C9">
        <w:rPr>
          <w:rFonts w:ascii="Calibri" w:eastAsia="Times New Roman" w:hAnsi="Calibri" w:cs="Calibri"/>
        </w:rPr>
        <w:t xml:space="preserve"> is the proximal polyadenylation </w:t>
      </w:r>
      <w:r w:rsidR="1291FDE2" w:rsidRPr="00AD15C9">
        <w:rPr>
          <w:rFonts w:ascii="Calibri" w:eastAsia="Times New Roman" w:hAnsi="Calibri" w:cs="Calibri"/>
        </w:rPr>
        <w:t xml:space="preserve">site; </w:t>
      </w:r>
      <w:proofErr w:type="spellStart"/>
      <w:r w:rsidR="1291FDE2" w:rsidRPr="00AD15C9">
        <w:rPr>
          <w:rFonts w:ascii="Calibri" w:eastAsia="Times New Roman" w:hAnsi="Calibri" w:cs="Calibri"/>
        </w:rPr>
        <w:t>dPAS</w:t>
      </w:r>
      <w:proofErr w:type="spellEnd"/>
      <w:r w:rsidR="1291FDE2" w:rsidRPr="00AD15C9">
        <w:rPr>
          <w:rFonts w:ascii="Calibri" w:eastAsia="Times New Roman" w:hAnsi="Calibri" w:cs="Calibri"/>
        </w:rPr>
        <w:t xml:space="preserve"> – distal polyadenylation sites.</w:t>
      </w:r>
    </w:p>
    <w:p w14:paraId="1A6A587C" w14:textId="32536610" w:rsidR="4979BB12" w:rsidRDefault="4979BB12">
      <w:r>
        <w:br w:type="page"/>
      </w:r>
    </w:p>
    <w:p w14:paraId="1B7AE733" w14:textId="776827EA" w:rsidR="4979BB12" w:rsidRDefault="4979BB12" w:rsidP="4979BB12">
      <w:pPr>
        <w:ind w:left="426"/>
        <w:rPr>
          <w:rFonts w:ascii="Calibri" w:eastAsia="Times New Roman" w:hAnsi="Calibri" w:cs="Calibri"/>
        </w:rPr>
      </w:pPr>
    </w:p>
    <w:p w14:paraId="76BCB217" w14:textId="7A5FF797" w:rsidR="4979BB12" w:rsidRDefault="4979BB12" w:rsidP="4979BB12">
      <w:pPr>
        <w:ind w:left="426"/>
        <w:rPr>
          <w:rFonts w:ascii="Calibri" w:eastAsia="Times New Roman" w:hAnsi="Calibri" w:cs="Calibri"/>
        </w:rPr>
      </w:pPr>
    </w:p>
    <w:p w14:paraId="29AC5D47" w14:textId="0C0200C8" w:rsidR="00BB29B7" w:rsidRPr="00AD15C9" w:rsidRDefault="009E68DF" w:rsidP="002D5A5B">
      <w:pPr>
        <w:rPr>
          <w:sz w:val="22"/>
          <w:szCs w:val="22"/>
        </w:rPr>
      </w:pPr>
      <w:r>
        <w:rPr>
          <w:noProof/>
        </w:rPr>
        <w:drawing>
          <wp:inline distT="0" distB="0" distL="0" distR="0" wp14:anchorId="55B45671" wp14:editId="59328313">
            <wp:extent cx="5674021" cy="7421454"/>
            <wp:effectExtent l="0" t="0" r="3175" b="0"/>
            <wp:docPr id="702676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4021" cy="7421454"/>
                    </a:xfrm>
                    <a:prstGeom prst="rect">
                      <a:avLst/>
                    </a:prstGeom>
                  </pic:spPr>
                </pic:pic>
              </a:graphicData>
            </a:graphic>
          </wp:inline>
        </w:drawing>
      </w:r>
    </w:p>
    <w:p w14:paraId="49D40A34" w14:textId="77777777" w:rsidR="002D5A5B" w:rsidRDefault="002D5A5B" w:rsidP="00BB29B7">
      <w:pPr>
        <w:rPr>
          <w:b/>
          <w:bCs/>
          <w:sz w:val="22"/>
          <w:szCs w:val="22"/>
        </w:rPr>
      </w:pPr>
    </w:p>
    <w:p w14:paraId="0E4FDBC8" w14:textId="77777777" w:rsidR="002D5A5B" w:rsidRDefault="002D5A5B" w:rsidP="00BB29B7">
      <w:pPr>
        <w:rPr>
          <w:b/>
          <w:bCs/>
          <w:sz w:val="22"/>
          <w:szCs w:val="22"/>
        </w:rPr>
      </w:pPr>
    </w:p>
    <w:p w14:paraId="548327B0" w14:textId="163870E6" w:rsidR="00BB29B7" w:rsidRPr="00AD15C9" w:rsidRDefault="00240EDD" w:rsidP="00BB29B7">
      <w:pPr>
        <w:rPr>
          <w:b/>
          <w:sz w:val="22"/>
          <w:szCs w:val="22"/>
        </w:rPr>
      </w:pPr>
      <w:r>
        <w:rPr>
          <w:b/>
          <w:bCs/>
          <w:sz w:val="22"/>
          <w:szCs w:val="22"/>
        </w:rPr>
        <w:t>Fig.</w:t>
      </w:r>
      <w:r w:rsidR="00BB29B7" w:rsidRPr="004D7266">
        <w:rPr>
          <w:b/>
          <w:bCs/>
          <w:sz w:val="22"/>
          <w:szCs w:val="22"/>
        </w:rPr>
        <w:t xml:space="preserve"> 3. Cap-dependent ligation of </w:t>
      </w:r>
      <w:r w:rsidR="5D751964" w:rsidRPr="004D7266">
        <w:rPr>
          <w:b/>
          <w:bCs/>
          <w:sz w:val="22"/>
          <w:szCs w:val="22"/>
        </w:rPr>
        <w:t>an</w:t>
      </w:r>
      <w:r w:rsidR="5D751964" w:rsidRPr="004D7266" w:rsidDel="005D2575">
        <w:rPr>
          <w:b/>
          <w:bCs/>
          <w:sz w:val="22"/>
          <w:szCs w:val="22"/>
        </w:rPr>
        <w:t xml:space="preserve"> </w:t>
      </w:r>
      <w:r w:rsidR="00BB29B7" w:rsidRPr="004D7266">
        <w:rPr>
          <w:b/>
          <w:bCs/>
          <w:sz w:val="22"/>
          <w:szCs w:val="22"/>
        </w:rPr>
        <w:t xml:space="preserve">adapter </w:t>
      </w:r>
      <w:r w:rsidR="11578568" w:rsidRPr="004D7266">
        <w:rPr>
          <w:b/>
          <w:bCs/>
          <w:sz w:val="22"/>
          <w:szCs w:val="22"/>
        </w:rPr>
        <w:t>enable</w:t>
      </w:r>
      <w:r w:rsidR="14479B68" w:rsidRPr="004D7266">
        <w:rPr>
          <w:b/>
          <w:bCs/>
          <w:sz w:val="22"/>
          <w:szCs w:val="22"/>
        </w:rPr>
        <w:t>s detection</w:t>
      </w:r>
      <w:r w:rsidR="00BB29B7" w:rsidRPr="004D7266">
        <w:rPr>
          <w:b/>
          <w:bCs/>
          <w:sz w:val="22"/>
          <w:szCs w:val="22"/>
        </w:rPr>
        <w:t xml:space="preserve"> of </w:t>
      </w:r>
      <w:r w:rsidR="12F435E1" w:rsidRPr="004D7266">
        <w:rPr>
          <w:b/>
          <w:bCs/>
          <w:sz w:val="22"/>
          <w:szCs w:val="22"/>
        </w:rPr>
        <w:t>authentic</w:t>
      </w:r>
      <w:r w:rsidR="00BB29B7" w:rsidRPr="004D7266">
        <w:rPr>
          <w:b/>
          <w:bCs/>
          <w:sz w:val="22"/>
          <w:szCs w:val="22"/>
        </w:rPr>
        <w:t xml:space="preserve"> RNA 5’ ends. </w:t>
      </w:r>
    </w:p>
    <w:p w14:paraId="2541E344" w14:textId="77777777" w:rsidR="00496E2B" w:rsidRPr="007C5C0E" w:rsidRDefault="00496E2B" w:rsidP="00496E2B">
      <w:pPr>
        <w:pStyle w:val="ListParagraph"/>
        <w:numPr>
          <w:ilvl w:val="0"/>
          <w:numId w:val="3"/>
        </w:numPr>
        <w:rPr>
          <w:rFonts w:eastAsia="Times New Roman" w:cstheme="minorHAnsi"/>
        </w:rPr>
      </w:pPr>
      <w:r w:rsidRPr="007C5C0E">
        <w:rPr>
          <w:rFonts w:eastAsia="Times New Roman" w:cstheme="minorHAnsi"/>
          <w:color w:val="000000"/>
        </w:rPr>
        <w:t xml:space="preserve">5’ adapter RNA ligation reduces 3’ bias in nanopore DRS data at </w:t>
      </w:r>
      <w:r w:rsidRPr="004176D4">
        <w:rPr>
          <w:rFonts w:eastAsia="Times New Roman" w:cstheme="minorHAnsi"/>
          <w:i/>
          <w:color w:val="000000"/>
        </w:rPr>
        <w:t>RCA</w:t>
      </w:r>
      <w:r w:rsidRPr="007C5C0E">
        <w:rPr>
          <w:rFonts w:eastAsia="Times New Roman" w:cstheme="minorHAnsi"/>
          <w:color w:val="000000"/>
        </w:rPr>
        <w:t xml:space="preserve"> (</w:t>
      </w:r>
      <w:r w:rsidRPr="004176D4">
        <w:rPr>
          <w:rFonts w:eastAsia="Times New Roman" w:cstheme="minorHAnsi"/>
          <w:i/>
          <w:color w:val="000000"/>
        </w:rPr>
        <w:t>AT2G39730</w:t>
      </w:r>
      <w:r w:rsidRPr="007C5C0E">
        <w:rPr>
          <w:rFonts w:eastAsia="Times New Roman" w:cstheme="minorHAnsi"/>
          <w:color w:val="000000"/>
        </w:rPr>
        <w:t xml:space="preserve">). Blue line shows </w:t>
      </w:r>
      <w:proofErr w:type="spellStart"/>
      <w:r w:rsidRPr="007C5C0E">
        <w:rPr>
          <w:rFonts w:eastAsia="Times New Roman" w:cstheme="minorHAnsi"/>
          <w:color w:val="000000"/>
        </w:rPr>
        <w:t>exonic</w:t>
      </w:r>
      <w:proofErr w:type="spellEnd"/>
      <w:r w:rsidRPr="007C5C0E">
        <w:rPr>
          <w:rFonts w:eastAsia="Times New Roman" w:cstheme="minorHAnsi"/>
          <w:color w:val="000000"/>
        </w:rPr>
        <w:t xml:space="preserve"> read coverage at RCA for reads without adapter – left, and with adapter – right. Orange line shows the median coverage and orange shaded area shows inter-quartile range (IQR). Change in 3’ bias can be measured using the IQR / median (quartile coefficient of variation). 5’ adapter ligation reduces 3’ bias at RCA from 0.92 to 0.03.</w:t>
      </w:r>
    </w:p>
    <w:p w14:paraId="0BA3CAB7" w14:textId="77777777" w:rsidR="00467748" w:rsidRPr="00AD15C9" w:rsidRDefault="00467748" w:rsidP="00467748">
      <w:pPr>
        <w:pStyle w:val="ListParagraph"/>
        <w:numPr>
          <w:ilvl w:val="0"/>
          <w:numId w:val="3"/>
        </w:numPr>
      </w:pPr>
      <w:r w:rsidRPr="00AD15C9">
        <w:t>5’ adapter RNA ligation reduces 3’ bias in nanopore DRS data. Histogram shows quartile coefficient of variation in per base coverage for reads with 5’ adapter RNA – in orange, compared to reads without 5’ adapter RNA – in blue.</w:t>
      </w:r>
    </w:p>
    <w:p w14:paraId="76703B95" w14:textId="77777777" w:rsidR="00C123ED" w:rsidRPr="00AD15C9" w:rsidRDefault="00C123ED" w:rsidP="00C123ED">
      <w:pPr>
        <w:pStyle w:val="ListParagraph"/>
        <w:numPr>
          <w:ilvl w:val="0"/>
          <w:numId w:val="3"/>
        </w:numPr>
      </w:pPr>
      <w:r w:rsidRPr="00AD15C9">
        <w:t>Cap-dependent adapter ligation allows identification of authentic 5’ ends using nanopore DRS. Cumulative distribution function shows the distance to the nearest TSS identified from full length transcripts cloned as part of the RIKEN RAFL project for reads with 5’ adapter RNA (orange), compared to reads without 5’ adapter RNA (blue).</w:t>
      </w:r>
    </w:p>
    <w:p w14:paraId="45B934E5" w14:textId="77777777" w:rsidR="008836CA" w:rsidRDefault="008836CA" w:rsidP="008836CA">
      <w:pPr>
        <w:pStyle w:val="ListParagraph"/>
        <w:numPr>
          <w:ilvl w:val="0"/>
          <w:numId w:val="3"/>
        </w:numPr>
      </w:pPr>
      <w:r w:rsidRPr="00AD15C9">
        <w:t xml:space="preserve">Cap-dependent adapter ligation allowed resolution of an additional 11 </w:t>
      </w:r>
      <w:proofErr w:type="spellStart"/>
      <w:r w:rsidRPr="00AD15C9">
        <w:t>nt</w:t>
      </w:r>
      <w:proofErr w:type="spellEnd"/>
      <w:r w:rsidRPr="00AD15C9">
        <w:t xml:space="preserve"> of sequence at the RNA 5’ end. Histogram shows </w:t>
      </w:r>
      <w:proofErr w:type="spellStart"/>
      <w:r w:rsidRPr="00AD15C9">
        <w:t>nt</w:t>
      </w:r>
      <w:proofErr w:type="spellEnd"/>
      <w:r w:rsidRPr="00AD15C9">
        <w:t xml:space="preserve"> shift in the largest peak of 5’ coverage for each gene in data obtained using protocol with 5’ adapter vs protocol without 5’ adapter.</w:t>
      </w:r>
    </w:p>
    <w:p w14:paraId="65C85F20" w14:textId="445ED3EA" w:rsidR="009674E6" w:rsidRPr="00AD15C9" w:rsidRDefault="009674E6" w:rsidP="009674E6">
      <w:pPr>
        <w:pStyle w:val="ListParagraph"/>
        <w:numPr>
          <w:ilvl w:val="0"/>
          <w:numId w:val="3"/>
        </w:numPr>
      </w:pPr>
      <w:r w:rsidRPr="00AD15C9">
        <w:t xml:space="preserve">For </w:t>
      </w:r>
      <w:r w:rsidRPr="2C4DAA57">
        <w:rPr>
          <w:i/>
          <w:iCs/>
        </w:rPr>
        <w:t xml:space="preserve">RCA (AT2G39730), </w:t>
      </w:r>
      <w:r w:rsidRPr="00AD15C9">
        <w:t xml:space="preserve">the 5’ end identified using cap-dependent 5’ adapter RNA ligation protocol was consistent with Illumina </w:t>
      </w:r>
      <w:proofErr w:type="spellStart"/>
      <w:r w:rsidRPr="00AD15C9">
        <w:t>RNAseq</w:t>
      </w:r>
      <w:proofErr w:type="spellEnd"/>
      <w:r w:rsidRPr="00AD15C9">
        <w:t xml:space="preserve"> and full-length cDNA start site data but differed from the 5’ ends in the Araport11 and AtRTD2 annotations. Illumina </w:t>
      </w:r>
      <w:proofErr w:type="spellStart"/>
      <w:r w:rsidRPr="00AD15C9">
        <w:t>RNAseq</w:t>
      </w:r>
      <w:proofErr w:type="spellEnd"/>
      <w:r w:rsidRPr="00AD15C9">
        <w:t xml:space="preserve"> coverage is shown in grey and nanopore DRS 5’ end coverage generated without cap-dependent ligation protocol – in blue. Coverage for read alignments generated using the cap-dependent ligation protocol with and without 5’ adapter RNA </w:t>
      </w:r>
      <w:r w:rsidR="4979BB12">
        <w:t>is</w:t>
      </w:r>
      <w:r w:rsidRPr="00AD15C9">
        <w:t xml:space="preserve"> shown in green and orange, respectively.  RNA isoforms found in Araport11 and AtRTD2 annotations are shown in grey and TSSs identified from full length transcripts cloned as part of the RIKEN RAFL project - in blue.</w:t>
      </w:r>
    </w:p>
    <w:p w14:paraId="14B74177" w14:textId="77777777" w:rsidR="00C774C0" w:rsidRDefault="00C774C0" w:rsidP="00240EDD">
      <w:pPr>
        <w:pStyle w:val="ListParagraph"/>
      </w:pPr>
    </w:p>
    <w:p w14:paraId="231525F7" w14:textId="027B3648" w:rsidR="00BB29B7" w:rsidRPr="00E8608B" w:rsidRDefault="00E8608B" w:rsidP="00F83255">
      <w:r>
        <w:br w:type="page"/>
      </w:r>
    </w:p>
    <w:p w14:paraId="59E5609F" w14:textId="490AAB29" w:rsidR="00BB29B7" w:rsidRPr="00AD15C9" w:rsidRDefault="009E68DF" w:rsidP="00BB29B7">
      <w:pPr>
        <w:rPr>
          <w:sz w:val="22"/>
          <w:szCs w:val="22"/>
        </w:rPr>
      </w:pPr>
      <w:r>
        <w:rPr>
          <w:noProof/>
        </w:rPr>
        <w:drawing>
          <wp:inline distT="0" distB="0" distL="0" distR="0" wp14:anchorId="10E5C9E1" wp14:editId="1DCA4479">
            <wp:extent cx="5723271" cy="1713865"/>
            <wp:effectExtent l="0" t="0" r="4445" b="635"/>
            <wp:docPr id="2099147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23271" cy="1713865"/>
                    </a:xfrm>
                    <a:prstGeom prst="rect">
                      <a:avLst/>
                    </a:prstGeom>
                  </pic:spPr>
                </pic:pic>
              </a:graphicData>
            </a:graphic>
          </wp:inline>
        </w:drawing>
      </w:r>
    </w:p>
    <w:p w14:paraId="7FFB4C6B" w14:textId="77777777" w:rsidR="002D5A5B" w:rsidRDefault="002D5A5B" w:rsidP="00BB29B7">
      <w:pPr>
        <w:rPr>
          <w:b/>
          <w:sz w:val="22"/>
          <w:szCs w:val="22"/>
        </w:rPr>
      </w:pPr>
    </w:p>
    <w:p w14:paraId="4FB88E46" w14:textId="5E79C159" w:rsidR="00BB29B7" w:rsidRPr="00AD15C9" w:rsidRDefault="00240EDD" w:rsidP="00BB29B7">
      <w:pPr>
        <w:rPr>
          <w:b/>
          <w:sz w:val="22"/>
          <w:szCs w:val="22"/>
        </w:rPr>
      </w:pPr>
      <w:r>
        <w:rPr>
          <w:b/>
          <w:sz w:val="22"/>
          <w:szCs w:val="22"/>
        </w:rPr>
        <w:t>Fig.</w:t>
      </w:r>
      <w:r w:rsidR="00BB29B7" w:rsidRPr="00AD15C9">
        <w:rPr>
          <w:b/>
          <w:sz w:val="22"/>
          <w:szCs w:val="22"/>
        </w:rPr>
        <w:t xml:space="preserve"> 4. Nanopore DRS </w:t>
      </w:r>
      <w:r w:rsidR="00BB29B7" w:rsidRPr="00F83255">
        <w:rPr>
          <w:b/>
          <w:bCs/>
          <w:sz w:val="22"/>
          <w:szCs w:val="22"/>
        </w:rPr>
        <w:t>reveal</w:t>
      </w:r>
      <w:r w:rsidR="2B6587A7" w:rsidRPr="00F83255">
        <w:rPr>
          <w:b/>
          <w:bCs/>
          <w:sz w:val="22"/>
          <w:szCs w:val="22"/>
        </w:rPr>
        <w:t>s</w:t>
      </w:r>
      <w:r w:rsidR="2B6587A7" w:rsidRPr="00F83255" w:rsidDel="00871CC4">
        <w:rPr>
          <w:b/>
          <w:bCs/>
          <w:sz w:val="22"/>
          <w:szCs w:val="22"/>
        </w:rPr>
        <w:t xml:space="preserve"> </w:t>
      </w:r>
      <w:r w:rsidR="2B6587A7" w:rsidRPr="00F83255">
        <w:rPr>
          <w:b/>
          <w:bCs/>
          <w:sz w:val="22"/>
          <w:szCs w:val="22"/>
        </w:rPr>
        <w:t>complexity</w:t>
      </w:r>
      <w:r w:rsidR="00BB29B7" w:rsidRPr="00AD15C9">
        <w:rPr>
          <w:b/>
          <w:sz w:val="22"/>
          <w:szCs w:val="22"/>
        </w:rPr>
        <w:t xml:space="preserve"> of </w:t>
      </w:r>
      <w:r w:rsidR="474E9893" w:rsidRPr="00F83255">
        <w:rPr>
          <w:b/>
          <w:bCs/>
          <w:sz w:val="22"/>
          <w:szCs w:val="22"/>
        </w:rPr>
        <w:t>alternative</w:t>
      </w:r>
      <w:r w:rsidR="00BB29B7" w:rsidRPr="00AD15C9">
        <w:rPr>
          <w:b/>
          <w:sz w:val="22"/>
          <w:szCs w:val="22"/>
        </w:rPr>
        <w:t xml:space="preserve"> splicing.</w:t>
      </w:r>
    </w:p>
    <w:p w14:paraId="31871B01" w14:textId="5780A096" w:rsidR="00D22FC6" w:rsidRPr="00AD15C9" w:rsidRDefault="00D22FC6" w:rsidP="00D22FC6">
      <w:pPr>
        <w:pStyle w:val="ListParagraph"/>
        <w:numPr>
          <w:ilvl w:val="0"/>
          <w:numId w:val="4"/>
        </w:numPr>
      </w:pPr>
      <w:r w:rsidRPr="00AD15C9">
        <w:t xml:space="preserve">Nanopore DRS identified </w:t>
      </w:r>
      <w:r w:rsidR="009E0E18">
        <w:t>the mutually exclusive</w:t>
      </w:r>
      <w:r w:rsidRPr="00AD15C9">
        <w:t xml:space="preserve"> alternative splicing of </w:t>
      </w:r>
      <w:r w:rsidRPr="00AD15C9">
        <w:rPr>
          <w:i/>
          <w:iCs/>
        </w:rPr>
        <w:t xml:space="preserve">FLOWERING LOCUS M </w:t>
      </w:r>
      <w:r w:rsidRPr="00AD15C9">
        <w:t>(</w:t>
      </w:r>
      <w:r w:rsidRPr="00AD15C9">
        <w:rPr>
          <w:i/>
          <w:iCs/>
        </w:rPr>
        <w:t>FLM, AT1G77080</w:t>
      </w:r>
      <w:r w:rsidRPr="230FBAF9">
        <w:rPr>
          <w:i/>
          <w:iCs/>
        </w:rPr>
        <w:t>)</w:t>
      </w:r>
      <w:r w:rsidRPr="00AD15C9">
        <w:t>.</w:t>
      </w:r>
      <w:r w:rsidR="007746F0">
        <w:t xml:space="preserve"> Mutually exclusive exons are indicated by black arrows.</w:t>
      </w:r>
      <w:r w:rsidR="00015EDC">
        <w:t xml:space="preserve"> </w:t>
      </w:r>
      <w:r w:rsidR="009E0E18">
        <w:t>In addition,</w:t>
      </w:r>
      <w:r w:rsidR="2CC691BF">
        <w:t xml:space="preserve"> </w:t>
      </w:r>
      <w:r w:rsidR="009E0E18">
        <w:t>novels isoforms were identified:</w:t>
      </w:r>
      <w:r w:rsidRPr="00AD15C9">
        <w:t xml:space="preserve"> </w:t>
      </w:r>
      <w:r w:rsidR="009E0E18">
        <w:t>i</w:t>
      </w:r>
      <w:r w:rsidRPr="00AD15C9">
        <w:t>soforms present in AtRTD2 annotation, but not identified using nanopore DRS are shown in orange, isoforms common to both AtRTD2 and nanopore DRS are in blue, novel isoforms identified in nanopore DRS are shown in green.</w:t>
      </w:r>
    </w:p>
    <w:p w14:paraId="1AD250A4" w14:textId="15325C10" w:rsidR="00AB1278" w:rsidRPr="00AD15C9" w:rsidRDefault="00D22FC6" w:rsidP="4979BB12">
      <w:pPr>
        <w:pStyle w:val="ListParagraph"/>
        <w:numPr>
          <w:ilvl w:val="0"/>
          <w:numId w:val="4"/>
        </w:numPr>
        <w:spacing w:line="240" w:lineRule="auto"/>
      </w:pPr>
      <w:r w:rsidRPr="00AD15C9">
        <w:t>Comparison of splicing events identified in error-corrected and non-error-corrected nanopore DRS, Illumina RNA sequencing, Araport11 and AtRTD2 annotations. Bar size represents number of unique splicing events common to the set intersection highlighted using circles (</w:t>
      </w:r>
      <w:r w:rsidR="009E0E18">
        <w:t>see</w:t>
      </w:r>
      <w:r w:rsidRPr="00AD15C9">
        <w:t xml:space="preserve"> Table </w:t>
      </w:r>
      <w:r>
        <w:t xml:space="preserve">S3 </w:t>
      </w:r>
      <w:r w:rsidRPr="00AD15C9">
        <w:t xml:space="preserve">for the exact values). </w:t>
      </w:r>
      <w:r w:rsidR="009E0E18" w:rsidRPr="00AD15C9">
        <w:t>G</w:t>
      </w:r>
      <w:r w:rsidR="009E0E18">
        <w:t>U</w:t>
      </w:r>
      <w:r w:rsidRPr="00AD15C9">
        <w:t>/AG splicing events are shown on the top and non</w:t>
      </w:r>
      <w:r w:rsidR="4979BB12">
        <w:t>-</w:t>
      </w:r>
      <w:r w:rsidR="009E0E18" w:rsidRPr="00AD15C9">
        <w:t>G</w:t>
      </w:r>
      <w:r w:rsidR="009E0E18">
        <w:t>U</w:t>
      </w:r>
      <w:r w:rsidRPr="00AD15C9">
        <w:t xml:space="preserve">/AG on the bottom of the plot. Splicing events common to all five datasets are shown in yellow; events common to both error-corrected and non-error-corrected nanopore DRS with support in orthogonal datasets are in green; events common to both nanopore DRS datasets without orthogonal support are in blue; events found in uncorrected nanopore DRS (but not error corrected) with orthogonal support are in orange; and events found in error-corrected nanopore DRS (but not uncorrected) with orthogonal support are in pink. </w:t>
      </w:r>
    </w:p>
    <w:p w14:paraId="56D0AF82" w14:textId="72A53B86" w:rsidR="009767A5" w:rsidRPr="009767A5" w:rsidRDefault="00D22FC6" w:rsidP="009767A5">
      <w:pPr>
        <w:pStyle w:val="ListParagraph"/>
        <w:numPr>
          <w:ilvl w:val="0"/>
          <w:numId w:val="4"/>
        </w:numPr>
      </w:pPr>
      <w:r w:rsidRPr="00AD15C9">
        <w:t>Comparison of RNA isoforms (defined as sets of co-spliced introns) identified in error-corrected full-length nanopore DRS, Araport11 and AtRTD2 annotations. Bar size represents number of splicing events common to a group highlighted using circles below (</w:t>
      </w:r>
      <w:r w:rsidR="4979BB12">
        <w:t>see Table</w:t>
      </w:r>
      <w:r>
        <w:t xml:space="preserve"> S3 </w:t>
      </w:r>
      <w:r w:rsidRPr="00AD15C9">
        <w:t>for the exact values). Unique splicing patterns nanopore DRS and both reference annotations are shown in yellow. Novel isoforms are shown in blue.</w:t>
      </w:r>
    </w:p>
    <w:p w14:paraId="117E2A7F" w14:textId="186C4204" w:rsidR="4979BB12" w:rsidRDefault="4979BB12">
      <w:r>
        <w:br w:type="page"/>
      </w:r>
    </w:p>
    <w:p w14:paraId="1075045D" w14:textId="4D53850A" w:rsidR="4979BB12" w:rsidRDefault="4979BB12" w:rsidP="4979BB12">
      <w:pPr>
        <w:ind w:left="360"/>
      </w:pPr>
    </w:p>
    <w:p w14:paraId="22E6317D" w14:textId="1A5BC388" w:rsidR="00BB29B7" w:rsidRPr="00AD15C9" w:rsidRDefault="009E68DF" w:rsidP="001A51AD">
      <w:pPr>
        <w:pStyle w:val="ListParagraph"/>
      </w:pPr>
      <w:r>
        <w:rPr>
          <w:noProof/>
        </w:rPr>
        <w:drawing>
          <wp:inline distT="0" distB="0" distL="0" distR="0" wp14:anchorId="4D68E583" wp14:editId="79FB408C">
            <wp:extent cx="4536558" cy="4604269"/>
            <wp:effectExtent l="0" t="0" r="0" b="6350"/>
            <wp:docPr id="1339469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6558" cy="4604269"/>
                    </a:xfrm>
                    <a:prstGeom prst="rect">
                      <a:avLst/>
                    </a:prstGeom>
                  </pic:spPr>
                </pic:pic>
              </a:graphicData>
            </a:graphic>
          </wp:inline>
        </w:drawing>
      </w:r>
    </w:p>
    <w:p w14:paraId="3BE3AF08" w14:textId="77777777" w:rsidR="002D5A5B" w:rsidRDefault="002D5A5B" w:rsidP="00BB29B7">
      <w:pPr>
        <w:rPr>
          <w:b/>
          <w:sz w:val="22"/>
          <w:szCs w:val="22"/>
        </w:rPr>
      </w:pPr>
    </w:p>
    <w:p w14:paraId="74055283" w14:textId="538BF931" w:rsidR="00BB29B7" w:rsidRPr="00AD15C9" w:rsidRDefault="00240EDD" w:rsidP="00BB29B7">
      <w:pPr>
        <w:rPr>
          <w:b/>
          <w:sz w:val="22"/>
          <w:szCs w:val="22"/>
        </w:rPr>
      </w:pPr>
      <w:r>
        <w:rPr>
          <w:b/>
          <w:sz w:val="22"/>
          <w:szCs w:val="22"/>
        </w:rPr>
        <w:t>Fig.</w:t>
      </w:r>
      <w:r w:rsidR="00BB29B7" w:rsidRPr="00AD15C9">
        <w:rPr>
          <w:b/>
          <w:sz w:val="22"/>
          <w:szCs w:val="22"/>
        </w:rPr>
        <w:t xml:space="preserve"> 5. Differential error rate analysis </w:t>
      </w:r>
      <w:r w:rsidR="00BB29B7" w:rsidRPr="00F83255">
        <w:rPr>
          <w:b/>
          <w:bCs/>
          <w:sz w:val="22"/>
          <w:szCs w:val="22"/>
        </w:rPr>
        <w:t>identifie</w:t>
      </w:r>
      <w:r w:rsidR="0A03449B" w:rsidRPr="00F83255">
        <w:rPr>
          <w:b/>
          <w:bCs/>
          <w:sz w:val="22"/>
          <w:szCs w:val="22"/>
        </w:rPr>
        <w:t>s</w:t>
      </w:r>
      <w:r w:rsidR="00BB29B7" w:rsidRPr="00AD15C9">
        <w:rPr>
          <w:b/>
          <w:sz w:val="22"/>
          <w:szCs w:val="22"/>
        </w:rPr>
        <w:t xml:space="preserve"> sites of VIR-dependent m</w:t>
      </w:r>
      <w:r w:rsidR="00BB29B7" w:rsidRPr="00AD15C9">
        <w:rPr>
          <w:b/>
          <w:sz w:val="22"/>
          <w:szCs w:val="22"/>
          <w:vertAlign w:val="superscript"/>
        </w:rPr>
        <w:t>6</w:t>
      </w:r>
      <w:r w:rsidR="00BB29B7" w:rsidRPr="00AD15C9">
        <w:rPr>
          <w:b/>
          <w:sz w:val="22"/>
          <w:szCs w:val="22"/>
        </w:rPr>
        <w:t>A modifications transcriptome-wide</w:t>
      </w:r>
    </w:p>
    <w:p w14:paraId="078DE29D" w14:textId="77777777" w:rsidR="00131DED" w:rsidRPr="00AD15C9" w:rsidRDefault="00131DED" w:rsidP="00131DED">
      <w:pPr>
        <w:pStyle w:val="ListParagraph"/>
        <w:numPr>
          <w:ilvl w:val="0"/>
          <w:numId w:val="5"/>
        </w:numPr>
      </w:pPr>
      <w:r w:rsidRPr="00AD15C9">
        <w:t xml:space="preserve">Loss of VIR function </w:t>
      </w:r>
      <w:r>
        <w:t>is associated with reduced</w:t>
      </w:r>
      <w:r w:rsidRPr="00AD15C9">
        <w:t xml:space="preserve"> error rate </w:t>
      </w:r>
      <w:r>
        <w:t>in nanopore DRS</w:t>
      </w:r>
      <w:r w:rsidRPr="00AD15C9">
        <w:t>. Histogram shows the log</w:t>
      </w:r>
      <w:r w:rsidRPr="008900C3">
        <w:rPr>
          <w:vertAlign w:val="subscript"/>
        </w:rPr>
        <w:t>2</w:t>
      </w:r>
      <w:r w:rsidRPr="00AD15C9">
        <w:t xml:space="preserve"> fold change in ratio of errors to reference matches at bases with a significant change in error profile in </w:t>
      </w:r>
      <w:r w:rsidRPr="00AD15C9">
        <w:rPr>
          <w:i/>
          <w:iCs/>
        </w:rPr>
        <w:t>vir-1</w:t>
      </w:r>
      <w:r w:rsidRPr="00AD15C9">
        <w:t xml:space="preserve"> mutant compared to the VIR complemented line. Orange and green shaded regions show sites with increased and reduced errors in </w:t>
      </w:r>
      <w:r w:rsidRPr="00AD15C9">
        <w:rPr>
          <w:i/>
          <w:iCs/>
        </w:rPr>
        <w:t xml:space="preserve">vir-1, </w:t>
      </w:r>
      <w:r w:rsidRPr="00AD15C9">
        <w:t>respectively.</w:t>
      </w:r>
    </w:p>
    <w:p w14:paraId="693B4BF8" w14:textId="77777777" w:rsidR="00131DED" w:rsidRPr="00AD15C9" w:rsidRDefault="00131DED" w:rsidP="00131DED">
      <w:pPr>
        <w:pStyle w:val="ListParagraph"/>
        <w:numPr>
          <w:ilvl w:val="0"/>
          <w:numId w:val="5"/>
        </w:numPr>
      </w:pPr>
      <w:r w:rsidRPr="00AD15C9">
        <w:t>Motif of the error rate sites matches consensus m</w:t>
      </w:r>
      <w:r w:rsidRPr="00AD15C9">
        <w:rPr>
          <w:vertAlign w:val="superscript"/>
        </w:rPr>
        <w:t>6</w:t>
      </w:r>
      <w:r w:rsidRPr="00AD15C9">
        <w:t xml:space="preserve">A target sequence. Sequence logo of the motif enriched at sites with reduced error rate in the </w:t>
      </w:r>
      <w:r w:rsidRPr="00AD15C9">
        <w:rPr>
          <w:i/>
          <w:iCs/>
        </w:rPr>
        <w:t xml:space="preserve">vir-1 </w:t>
      </w:r>
      <w:r w:rsidRPr="00AD15C9">
        <w:t>mutant.</w:t>
      </w:r>
    </w:p>
    <w:p w14:paraId="22DE4602" w14:textId="69CFE381" w:rsidR="00131DED" w:rsidRPr="00AD15C9" w:rsidRDefault="00131DED" w:rsidP="00131DED">
      <w:pPr>
        <w:pStyle w:val="ListParagraph"/>
        <w:numPr>
          <w:ilvl w:val="0"/>
          <w:numId w:val="5"/>
        </w:numPr>
      </w:pPr>
      <w:r w:rsidRPr="00AD15C9">
        <w:t xml:space="preserve">Differential error rate sites are primarily found in 3’ UTRs. Bar plot shows the number of differential error rate sites per kb of genic feature types in the Araport11 reference. Upstream and downstream regions are 200 </w:t>
      </w:r>
      <w:proofErr w:type="spellStart"/>
      <w:r w:rsidRPr="00AD15C9">
        <w:t>nt</w:t>
      </w:r>
      <w:proofErr w:type="spellEnd"/>
      <w:r w:rsidRPr="00AD15C9">
        <w:t xml:space="preserve"> regions </w:t>
      </w:r>
      <w:r w:rsidR="009E0E18">
        <w:t>5’</w:t>
      </w:r>
      <w:r w:rsidRPr="00AD15C9">
        <w:t xml:space="preserve"> and </w:t>
      </w:r>
      <w:r w:rsidR="009E0E18">
        <w:t>3’ of</w:t>
      </w:r>
      <w:r w:rsidRPr="00AD15C9">
        <w:t xml:space="preserve"> the annotated transcription termination sites (TTSs), respectively.</w:t>
      </w:r>
    </w:p>
    <w:p w14:paraId="44307732" w14:textId="77777777" w:rsidR="00131DED" w:rsidRPr="00AD15C9" w:rsidRDefault="00131DED" w:rsidP="00131DED">
      <w:pPr>
        <w:pStyle w:val="ListParagraph"/>
        <w:numPr>
          <w:ilvl w:val="0"/>
          <w:numId w:val="5"/>
        </w:numPr>
      </w:pPr>
      <w:r w:rsidRPr="00AD15C9">
        <w:t xml:space="preserve">Differential error rate sites and </w:t>
      </w:r>
      <w:proofErr w:type="spellStart"/>
      <w:r w:rsidRPr="00AD15C9">
        <w:t>miCLIP</w:t>
      </w:r>
      <w:proofErr w:type="spellEnd"/>
      <w:r w:rsidRPr="00AD15C9">
        <w:t xml:space="preserve"> peaks are similarly distributed within the 3’ UTR without accumulation at the stop codon. Metagene plot centred on stop codons shows the frequency of nanopore DRS error sites in blue and </w:t>
      </w:r>
      <w:proofErr w:type="spellStart"/>
      <w:r w:rsidRPr="00AD15C9">
        <w:t>miCLIP</w:t>
      </w:r>
      <w:proofErr w:type="spellEnd"/>
      <w:r w:rsidRPr="00AD15C9">
        <w:t xml:space="preserve"> peaks in orange. </w:t>
      </w:r>
    </w:p>
    <w:p w14:paraId="1259830C" w14:textId="77777777" w:rsidR="00131DED" w:rsidRPr="00AD15C9" w:rsidRDefault="00131DED" w:rsidP="00131DED">
      <w:pPr>
        <w:pStyle w:val="ListParagraph"/>
        <w:numPr>
          <w:ilvl w:val="0"/>
          <w:numId w:val="5"/>
        </w:numPr>
      </w:pPr>
      <w:r w:rsidRPr="00AD15C9">
        <w:t xml:space="preserve">The location of differential error rate sites is in good agreement with the locations of </w:t>
      </w:r>
      <w:proofErr w:type="spellStart"/>
      <w:r w:rsidRPr="00AD15C9">
        <w:t>miCLIP</w:t>
      </w:r>
      <w:proofErr w:type="spellEnd"/>
      <w:r w:rsidRPr="00AD15C9">
        <w:t xml:space="preserve"> sites. Histogram shows distribution of distances to the nearest </w:t>
      </w:r>
      <w:proofErr w:type="spellStart"/>
      <w:r w:rsidRPr="00AD15C9">
        <w:t>miCLIP</w:t>
      </w:r>
      <w:proofErr w:type="spellEnd"/>
      <w:r w:rsidRPr="00AD15C9">
        <w:t xml:space="preserve"> peak for each site of reduced error. 77% of error sites are within 5nt of an </w:t>
      </w:r>
      <w:proofErr w:type="spellStart"/>
      <w:r w:rsidRPr="00AD15C9">
        <w:t>miCLIP</w:t>
      </w:r>
      <w:proofErr w:type="spellEnd"/>
      <w:r w:rsidRPr="00AD15C9">
        <w:t xml:space="preserve"> peak.</w:t>
      </w:r>
    </w:p>
    <w:p w14:paraId="39152B29" w14:textId="7B06BDE8" w:rsidR="004959C5" w:rsidRPr="00A555BA" w:rsidRDefault="00131DED" w:rsidP="007C5C0E">
      <w:pPr>
        <w:pStyle w:val="ListParagraph"/>
        <w:rPr>
          <w:b/>
        </w:rPr>
      </w:pPr>
      <w:r w:rsidRPr="00AD15C9">
        <w:t xml:space="preserve">Nanopore DRS differential error sites analysis and </w:t>
      </w:r>
      <w:proofErr w:type="spellStart"/>
      <w:r w:rsidRPr="00AD15C9">
        <w:t>miCLIP</w:t>
      </w:r>
      <w:proofErr w:type="spellEnd"/>
      <w:r w:rsidRPr="00AD15C9">
        <w:t xml:space="preserve"> identify m</w:t>
      </w:r>
      <w:r w:rsidRPr="00AD15C9">
        <w:rPr>
          <w:vertAlign w:val="superscript"/>
        </w:rPr>
        <w:t>6</w:t>
      </w:r>
      <w:r w:rsidRPr="00AD15C9">
        <w:t xml:space="preserve">A sites in the 3’ UTR of </w:t>
      </w:r>
      <w:r w:rsidRPr="00880A7D">
        <w:rPr>
          <w:i/>
        </w:rPr>
        <w:t xml:space="preserve">PRPL34 </w:t>
      </w:r>
      <w:r w:rsidRPr="00AD15C9">
        <w:t xml:space="preserve">RNA. </w:t>
      </w:r>
      <w:proofErr w:type="spellStart"/>
      <w:r w:rsidRPr="00AD15C9">
        <w:t>miCLIP</w:t>
      </w:r>
      <w:proofErr w:type="spellEnd"/>
      <w:r w:rsidRPr="00AD15C9">
        <w:t xml:space="preserve"> 5’ end coverage is shown in blue; nanopore DRS differential error sites – in purple; nanopore DRS coverage of VIR complemented line (</w:t>
      </w:r>
      <w:proofErr w:type="spellStart"/>
      <w:r w:rsidRPr="00AD15C9">
        <w:t>VIRc</w:t>
      </w:r>
      <w:proofErr w:type="spellEnd"/>
      <w:r w:rsidRPr="00AD15C9">
        <w:t xml:space="preserve">) – in green; nanopore DRS coverage of </w:t>
      </w:r>
      <w:r w:rsidRPr="00880A7D">
        <w:rPr>
          <w:i/>
        </w:rPr>
        <w:t xml:space="preserve">vir-1 </w:t>
      </w:r>
      <w:r w:rsidRPr="00AD15C9">
        <w:t>mutant – in orange; RNA isoform from Araport11 annotation – in black.</w:t>
      </w:r>
      <w:r>
        <w:t xml:space="preserve"> Zoomed region shows </w:t>
      </w:r>
      <w:proofErr w:type="spellStart"/>
      <w:r>
        <w:t>miCLIP</w:t>
      </w:r>
      <w:proofErr w:type="spellEnd"/>
      <w:r>
        <w:t xml:space="preserve"> coverage in blue and error sites in purple labelled with score using m</w:t>
      </w:r>
      <w:r w:rsidRPr="00BE31CB">
        <w:rPr>
          <w:vertAlign w:val="superscript"/>
        </w:rPr>
        <w:t>6</w:t>
      </w:r>
      <w:r>
        <w:t>A consensus position weight matrix (Figure 5B) in black. More positive scores denote higher likelihood of a match to the consensus sequence.</w:t>
      </w:r>
      <w:r w:rsidR="004959C5" w:rsidRPr="00A555BA">
        <w:rPr>
          <w:b/>
        </w:rPr>
        <w:br w:type="page"/>
      </w:r>
    </w:p>
    <w:p w14:paraId="5B7582F3" w14:textId="4CC07CC8" w:rsidR="00BB29B7" w:rsidRPr="00AD15C9" w:rsidRDefault="009E68DF" w:rsidP="00BB29B7">
      <w:pPr>
        <w:rPr>
          <w:b/>
          <w:sz w:val="22"/>
          <w:szCs w:val="22"/>
        </w:rPr>
      </w:pPr>
      <w:r>
        <w:rPr>
          <w:noProof/>
        </w:rPr>
        <w:drawing>
          <wp:inline distT="0" distB="0" distL="0" distR="0" wp14:anchorId="7147A7C5" wp14:editId="3ACEB3C6">
            <wp:extent cx="5962851" cy="3407343"/>
            <wp:effectExtent l="0" t="0" r="0" b="0"/>
            <wp:docPr id="1610964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9202" cy="3416687"/>
                    </a:xfrm>
                    <a:prstGeom prst="rect">
                      <a:avLst/>
                    </a:prstGeom>
                  </pic:spPr>
                </pic:pic>
              </a:graphicData>
            </a:graphic>
          </wp:inline>
        </w:drawing>
      </w:r>
    </w:p>
    <w:p w14:paraId="667ED5CC" w14:textId="77777777" w:rsidR="002D5A5B" w:rsidRDefault="002D5A5B" w:rsidP="00BB29B7">
      <w:pPr>
        <w:rPr>
          <w:b/>
          <w:bCs/>
          <w:sz w:val="22"/>
          <w:szCs w:val="22"/>
        </w:rPr>
      </w:pPr>
    </w:p>
    <w:p w14:paraId="6101FC47" w14:textId="77777777" w:rsidR="002D5A5B" w:rsidRDefault="002D5A5B" w:rsidP="00BB29B7">
      <w:pPr>
        <w:rPr>
          <w:b/>
          <w:bCs/>
          <w:sz w:val="22"/>
          <w:szCs w:val="22"/>
        </w:rPr>
      </w:pPr>
    </w:p>
    <w:p w14:paraId="462D8FA6" w14:textId="49D73B12" w:rsidR="00BB29B7" w:rsidRPr="00AD15C9" w:rsidRDefault="00240EDD" w:rsidP="00BB29B7">
      <w:pPr>
        <w:rPr>
          <w:b/>
          <w:sz w:val="22"/>
          <w:szCs w:val="22"/>
        </w:rPr>
      </w:pPr>
      <w:r>
        <w:rPr>
          <w:b/>
          <w:bCs/>
          <w:sz w:val="22"/>
          <w:szCs w:val="22"/>
        </w:rPr>
        <w:t>Fig.</w:t>
      </w:r>
      <w:r w:rsidR="00BB29B7" w:rsidRPr="00AD15C9">
        <w:rPr>
          <w:b/>
          <w:bCs/>
          <w:sz w:val="22"/>
          <w:szCs w:val="22"/>
        </w:rPr>
        <w:t xml:space="preserve"> 6. Reduction in m</w:t>
      </w:r>
      <w:r w:rsidR="00BB29B7" w:rsidRPr="00AD15C9">
        <w:rPr>
          <w:b/>
          <w:bCs/>
          <w:sz w:val="22"/>
          <w:szCs w:val="22"/>
          <w:vertAlign w:val="superscript"/>
        </w:rPr>
        <w:t>6</w:t>
      </w:r>
      <w:r w:rsidR="00BB29B7" w:rsidRPr="00AD15C9">
        <w:rPr>
          <w:b/>
          <w:bCs/>
          <w:sz w:val="22"/>
          <w:szCs w:val="22"/>
        </w:rPr>
        <w:t xml:space="preserve">A RNA modification </w:t>
      </w:r>
      <w:r w:rsidR="0074604F">
        <w:rPr>
          <w:b/>
          <w:bCs/>
          <w:sz w:val="22"/>
          <w:szCs w:val="22"/>
        </w:rPr>
        <w:t>leads to disruption of</w:t>
      </w:r>
      <w:r w:rsidR="00BB29B7" w:rsidRPr="00AD15C9">
        <w:rPr>
          <w:b/>
          <w:bCs/>
          <w:sz w:val="22"/>
          <w:szCs w:val="22"/>
        </w:rPr>
        <w:t xml:space="preserve"> circadian clock and generation of chimeric RNAs.</w:t>
      </w:r>
    </w:p>
    <w:p w14:paraId="57D850E6" w14:textId="77777777" w:rsidR="00E20D56" w:rsidRDefault="00E20D56" w:rsidP="00E20D56">
      <w:pPr>
        <w:pStyle w:val="ListParagraph"/>
        <w:numPr>
          <w:ilvl w:val="0"/>
          <w:numId w:val="6"/>
        </w:numPr>
        <w:rPr>
          <w:bCs/>
        </w:rPr>
      </w:pPr>
      <w:r w:rsidRPr="00AD15C9">
        <w:rPr>
          <w:bCs/>
        </w:rPr>
        <w:t xml:space="preserve">Genes with differential error rate sites have lower </w:t>
      </w:r>
      <w:r>
        <w:rPr>
          <w:bCs/>
        </w:rPr>
        <w:t>detectable RNA levels</w:t>
      </w:r>
      <w:r w:rsidRPr="00AD15C9">
        <w:rPr>
          <w:bCs/>
        </w:rPr>
        <w:t xml:space="preserve">. Histogram shows log2 fold change in gene expression based on counts from nanopore DRS reads in </w:t>
      </w:r>
      <w:r w:rsidRPr="00AD15C9">
        <w:rPr>
          <w:bCs/>
          <w:i/>
        </w:rPr>
        <w:t xml:space="preserve">vir-1 </w:t>
      </w:r>
      <w:r w:rsidRPr="00AD15C9">
        <w:rPr>
          <w:bCs/>
        </w:rPr>
        <w:t>mutant and VIR complemented line. Genes with differential error rate sites are in blue, and those without – in orange.</w:t>
      </w:r>
    </w:p>
    <w:p w14:paraId="15F5FE95" w14:textId="72F991F8" w:rsidR="009E0E18" w:rsidRDefault="009E0E18" w:rsidP="004176D4">
      <w:pPr>
        <w:pStyle w:val="ListParagraph"/>
        <w:numPr>
          <w:ilvl w:val="0"/>
          <w:numId w:val="6"/>
        </w:numPr>
      </w:pPr>
      <w:r w:rsidRPr="00AD15C9">
        <w:t xml:space="preserve">Circadian period is lengthened in </w:t>
      </w:r>
      <w:r w:rsidRPr="00AD15C9">
        <w:rPr>
          <w:i/>
          <w:iCs/>
        </w:rPr>
        <w:t xml:space="preserve">vir-1 </w:t>
      </w:r>
      <w:r w:rsidRPr="00AD15C9">
        <w:t xml:space="preserve">mutant. Mean delayed fluorescence measurements for Col-0 are in blue, </w:t>
      </w:r>
      <w:r w:rsidRPr="00C41B09">
        <w:t xml:space="preserve">VIR complemented line – in </w:t>
      </w:r>
      <w:r w:rsidRPr="00AD15C9">
        <w:t xml:space="preserve">green and </w:t>
      </w:r>
      <w:r w:rsidRPr="00C41B09">
        <w:rPr>
          <w:i/>
        </w:rPr>
        <w:t xml:space="preserve">vir-1 </w:t>
      </w:r>
      <w:r w:rsidRPr="00AD15C9">
        <w:t xml:space="preserve">mutant – in orange. Shaded areas show bootstrapped 95% </w:t>
      </w:r>
      <w:r>
        <w:t>confidence intervals</w:t>
      </w:r>
      <w:r w:rsidRPr="00AD15C9">
        <w:t xml:space="preserve"> for mean.</w:t>
      </w:r>
      <w:r>
        <w:t xml:space="preserve"> </w:t>
      </w:r>
    </w:p>
    <w:p w14:paraId="680C38A8" w14:textId="5EBECBFB" w:rsidR="009E0E18" w:rsidRDefault="009E0E18" w:rsidP="004176D4">
      <w:pPr>
        <w:pStyle w:val="ListParagraph"/>
        <w:numPr>
          <w:ilvl w:val="0"/>
          <w:numId w:val="6"/>
        </w:numPr>
      </w:pPr>
      <w:r w:rsidRPr="00AD15C9">
        <w:t xml:space="preserve">Boxplot shows period lengths of Col-0 (blue), VIR complemented line (green) and </w:t>
      </w:r>
      <w:r w:rsidRPr="009E0E18">
        <w:rPr>
          <w:i/>
          <w:iCs/>
        </w:rPr>
        <w:t xml:space="preserve">vir-1 </w:t>
      </w:r>
      <w:r w:rsidRPr="00AD15C9">
        <w:t>mutant (orange) calculated from delayed fluorescence measurements shown in (</w:t>
      </w:r>
      <w:r>
        <w:t>b</w:t>
      </w:r>
      <w:r w:rsidRPr="00AD15C9">
        <w:t>).</w:t>
      </w:r>
    </w:p>
    <w:p w14:paraId="3287F781" w14:textId="7C0C7ED4" w:rsidR="009F294A" w:rsidRDefault="00E20D56" w:rsidP="009F294A">
      <w:pPr>
        <w:pStyle w:val="ListParagraph"/>
        <w:numPr>
          <w:ilvl w:val="0"/>
          <w:numId w:val="6"/>
        </w:numPr>
      </w:pPr>
      <w:r w:rsidRPr="00AD15C9">
        <w:t>Poly(A) tail</w:t>
      </w:r>
      <w:r>
        <w:t xml:space="preserve"> length alterations</w:t>
      </w:r>
      <w:r w:rsidRPr="00AD15C9">
        <w:t xml:space="preserve"> in </w:t>
      </w:r>
      <w:r w:rsidRPr="00AA1FD2">
        <w:rPr>
          <w:i/>
        </w:rPr>
        <w:t xml:space="preserve">vir-1 </w:t>
      </w:r>
      <w:r w:rsidRPr="00AD15C9">
        <w:t xml:space="preserve">mutant. Histogram shows poly(A) tail length distribution of </w:t>
      </w:r>
      <w:r w:rsidRPr="00AA1FD2">
        <w:rPr>
          <w:i/>
        </w:rPr>
        <w:t xml:space="preserve">CAB1 (AT1G29930) </w:t>
      </w:r>
      <w:r w:rsidRPr="00AD15C9">
        <w:t xml:space="preserve">in Col-0 (blue), VIR complemented line (green) and </w:t>
      </w:r>
      <w:r w:rsidRPr="00AA1FD2">
        <w:rPr>
          <w:i/>
          <w:iCs/>
        </w:rPr>
        <w:t>vir-1</w:t>
      </w:r>
      <w:r w:rsidRPr="00AD15C9">
        <w:t xml:space="preserve"> mutant (orange).</w:t>
      </w:r>
      <w:r>
        <w:t xml:space="preserve"> </w:t>
      </w:r>
      <w:r w:rsidR="00AE64BC">
        <w:t xml:space="preserve">Arrows show phased poly(A) length peaks at approximately 20 </w:t>
      </w:r>
      <w:proofErr w:type="spellStart"/>
      <w:r w:rsidR="00AE64BC">
        <w:t>nt</w:t>
      </w:r>
      <w:proofErr w:type="spellEnd"/>
      <w:r w:rsidR="00AE64BC">
        <w:t xml:space="preserve">, 40 </w:t>
      </w:r>
      <w:proofErr w:type="spellStart"/>
      <w:r w:rsidR="00AE64BC">
        <w:t>nt</w:t>
      </w:r>
      <w:proofErr w:type="spellEnd"/>
      <w:r w:rsidR="00AE64BC">
        <w:t xml:space="preserve"> and 60 nt.</w:t>
      </w:r>
      <w:r w:rsidR="005853C9">
        <w:t xml:space="preserve"> </w:t>
      </w:r>
      <w:r w:rsidR="002D52DD">
        <w:rPr>
          <w:i/>
          <w:iCs/>
        </w:rPr>
        <w:t xml:space="preserve">vir-1 </w:t>
      </w:r>
      <w:r w:rsidR="002D52DD">
        <w:t xml:space="preserve">distribution is significantly different from both Col-0 and </w:t>
      </w:r>
      <w:proofErr w:type="spellStart"/>
      <w:r w:rsidR="002D52DD">
        <w:t>VIRc</w:t>
      </w:r>
      <w:proofErr w:type="spellEnd"/>
      <w:r w:rsidR="002D52DD">
        <w:t xml:space="preserve"> using KS test at 5% level.</w:t>
      </w:r>
    </w:p>
    <w:p w14:paraId="7B99F1E5" w14:textId="6CCE3F1E" w:rsidR="009F294A" w:rsidRPr="009F294A" w:rsidRDefault="009F294A" w:rsidP="009F294A">
      <w:pPr>
        <w:pStyle w:val="ListParagraph"/>
        <w:numPr>
          <w:ilvl w:val="0"/>
          <w:numId w:val="6"/>
        </w:numPr>
      </w:pPr>
      <w:r w:rsidRPr="009F294A">
        <w:rPr>
          <w:bCs/>
        </w:rPr>
        <w:t xml:space="preserve">Global change in 3’ end usage in the </w:t>
      </w:r>
      <w:r w:rsidRPr="009F294A">
        <w:rPr>
          <w:bCs/>
          <w:i/>
          <w:iCs/>
        </w:rPr>
        <w:t xml:space="preserve">vir-1 </w:t>
      </w:r>
      <w:r w:rsidRPr="009F294A">
        <w:rPr>
          <w:bCs/>
        </w:rPr>
        <w:t xml:space="preserve">mutant compared to the complemented line. Histogram shows the distance in nucleotides between the most reduced and increased 3’ positions, for genes where the 3’ end profile in </w:t>
      </w:r>
      <w:r w:rsidRPr="009F294A">
        <w:rPr>
          <w:bCs/>
          <w:i/>
          <w:iCs/>
        </w:rPr>
        <w:t xml:space="preserve">vir-1 </w:t>
      </w:r>
      <w:r w:rsidRPr="009F294A">
        <w:rPr>
          <w:bCs/>
        </w:rPr>
        <w:t xml:space="preserve">is altered (detected using KS test, FDR &lt; 0.05). A threshold of 13 </w:t>
      </w:r>
      <w:proofErr w:type="spellStart"/>
      <w:r w:rsidRPr="009F294A">
        <w:rPr>
          <w:bCs/>
        </w:rPr>
        <w:t>nt</w:t>
      </w:r>
      <w:proofErr w:type="spellEnd"/>
      <w:r w:rsidRPr="009F294A">
        <w:rPr>
          <w:bCs/>
        </w:rPr>
        <w:t xml:space="preserve"> was used to detect changes in 3’ position.</w:t>
      </w:r>
    </w:p>
    <w:p w14:paraId="21EBE5D5" w14:textId="4FC7F2B8" w:rsidR="00C10C0C" w:rsidRDefault="00A86C4C" w:rsidP="007C5C0E">
      <w:pPr>
        <w:pStyle w:val="ListParagraph"/>
        <w:numPr>
          <w:ilvl w:val="0"/>
          <w:numId w:val="6"/>
        </w:numPr>
      </w:pPr>
      <w:proofErr w:type="spellStart"/>
      <w:r w:rsidRPr="00AD15C9">
        <w:t>Readthough</w:t>
      </w:r>
      <w:proofErr w:type="spellEnd"/>
      <w:r w:rsidRPr="00AD15C9">
        <w:t xml:space="preserve"> events and chimeric RNAs are detected in </w:t>
      </w:r>
      <w:r w:rsidRPr="00C10C0C">
        <w:rPr>
          <w:i/>
        </w:rPr>
        <w:t>vir-1</w:t>
      </w:r>
      <w:r w:rsidRPr="00AD15C9">
        <w:t xml:space="preserve">. Nanopore DRS and Illumina </w:t>
      </w:r>
      <w:proofErr w:type="spellStart"/>
      <w:r w:rsidRPr="00AD15C9">
        <w:t>RNAseq</w:t>
      </w:r>
      <w:proofErr w:type="spellEnd"/>
      <w:r w:rsidRPr="00AD15C9">
        <w:t xml:space="preserve"> data for VIR complemented line are shown in green; nanopore DRS and Illumina </w:t>
      </w:r>
      <w:proofErr w:type="spellStart"/>
      <w:r w:rsidRPr="00AD15C9">
        <w:t>RNAseq</w:t>
      </w:r>
      <w:proofErr w:type="spellEnd"/>
      <w:r w:rsidRPr="00AD15C9">
        <w:t xml:space="preserve"> data for </w:t>
      </w:r>
      <w:r w:rsidRPr="00C10C0C">
        <w:rPr>
          <w:i/>
        </w:rPr>
        <w:t xml:space="preserve">vir-1 </w:t>
      </w:r>
      <w:r w:rsidRPr="00AD15C9">
        <w:t>mutant – in orange; RNA isoforms found in Araport11 annotation – in black. Differentially expressed regions</w:t>
      </w:r>
      <w:r w:rsidR="00666EDB">
        <w:t xml:space="preserve"> between </w:t>
      </w:r>
      <w:r w:rsidR="00666EDB">
        <w:rPr>
          <w:i/>
          <w:iCs/>
        </w:rPr>
        <w:t xml:space="preserve">vir-1 </w:t>
      </w:r>
      <w:r w:rsidR="00666EDB">
        <w:t xml:space="preserve">and </w:t>
      </w:r>
      <w:proofErr w:type="spellStart"/>
      <w:r w:rsidR="00666EDB">
        <w:t>VIRc</w:t>
      </w:r>
      <w:proofErr w:type="spellEnd"/>
      <w:r w:rsidRPr="00AD15C9">
        <w:t xml:space="preserve"> detected using Illumina </w:t>
      </w:r>
      <w:proofErr w:type="spellStart"/>
      <w:r w:rsidRPr="00AD15C9">
        <w:t>RNAseq</w:t>
      </w:r>
      <w:proofErr w:type="spellEnd"/>
      <w:r w:rsidRPr="00AD15C9">
        <w:t xml:space="preserve"> data with </w:t>
      </w:r>
      <w:proofErr w:type="spellStart"/>
      <w:r w:rsidRPr="00AD15C9">
        <w:t>DERfinder</w:t>
      </w:r>
      <w:proofErr w:type="spellEnd"/>
      <w:r w:rsidRPr="00AD15C9">
        <w:t xml:space="preserve"> are shown in </w:t>
      </w:r>
      <w:r w:rsidR="001A53B5">
        <w:t>grey</w:t>
      </w:r>
      <w:r w:rsidR="001A53B5" w:rsidRPr="00AD15C9">
        <w:t xml:space="preserve"> </w:t>
      </w:r>
      <w:r w:rsidRPr="00AD15C9">
        <w:t xml:space="preserve">(for upregulated regions) or white (for downregulated regions). </w:t>
      </w:r>
      <w:r>
        <w:t>Intergenic readthrough</w:t>
      </w:r>
      <w:r w:rsidRPr="00AD15C9">
        <w:t xml:space="preserve"> regions are highlighted using a purple dashed rectangle.</w:t>
      </w:r>
    </w:p>
    <w:p w14:paraId="297447FB" w14:textId="7036720A" w:rsidR="4979BB12" w:rsidRDefault="4979BB12">
      <w:r>
        <w:br w:type="page"/>
      </w:r>
    </w:p>
    <w:p w14:paraId="56A13A01" w14:textId="7EA47BBE" w:rsidR="00BF2FAE" w:rsidRDefault="00BF2FAE" w:rsidP="007C5C0E">
      <w:pPr>
        <w:jc w:val="center"/>
      </w:pPr>
      <w:r>
        <w:rPr>
          <w:noProof/>
        </w:rPr>
        <w:drawing>
          <wp:inline distT="0" distB="0" distL="0" distR="0" wp14:anchorId="334CF4DA" wp14:editId="3C12207A">
            <wp:extent cx="5457395" cy="6765289"/>
            <wp:effectExtent l="0" t="0" r="3810" b="3810"/>
            <wp:docPr id="204437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457395" cy="6765289"/>
                    </a:xfrm>
                    <a:prstGeom prst="rect">
                      <a:avLst/>
                    </a:prstGeom>
                  </pic:spPr>
                </pic:pic>
              </a:graphicData>
            </a:graphic>
          </wp:inline>
        </w:drawing>
      </w:r>
    </w:p>
    <w:p w14:paraId="072C13B3" w14:textId="77777777" w:rsidR="00913B81" w:rsidRPr="008365EF" w:rsidRDefault="00913B81" w:rsidP="007C5C0E">
      <w:pPr>
        <w:jc w:val="center"/>
        <w:rPr>
          <w:rFonts w:cstheme="minorHAnsi"/>
        </w:rPr>
      </w:pPr>
    </w:p>
    <w:p w14:paraId="506CD01D" w14:textId="1C0727D1" w:rsidR="00BF2FAE" w:rsidRPr="00670AA0" w:rsidRDefault="00BF2FAE" w:rsidP="00BF2FAE">
      <w:pPr>
        <w:rPr>
          <w:b/>
        </w:rPr>
      </w:pPr>
      <w:r w:rsidRPr="00670AA0">
        <w:rPr>
          <w:b/>
        </w:rPr>
        <w:t xml:space="preserve">Figure S1. Properties of </w:t>
      </w:r>
      <w:ins w:id="80" w:author="Anna Belyaevskaya" w:date="2019-06-18T13:33:00Z">
        <w:r w:rsidR="009D60FC">
          <w:rPr>
            <w:b/>
          </w:rPr>
          <w:t>n</w:t>
        </w:r>
      </w:ins>
      <w:del w:id="81" w:author="Anna Belyaevskaya" w:date="2019-06-18T13:33:00Z">
        <w:r w:rsidRPr="00670AA0">
          <w:rPr>
            <w:b/>
          </w:rPr>
          <w:delText>N</w:delText>
        </w:r>
      </w:del>
      <w:r w:rsidRPr="00670AA0">
        <w:rPr>
          <w:b/>
        </w:rPr>
        <w:t>anopore DRS sequencing data</w:t>
      </w:r>
      <w:r>
        <w:rPr>
          <w:b/>
        </w:rPr>
        <w:t>.</w:t>
      </w:r>
    </w:p>
    <w:p w14:paraId="32D69CCB" w14:textId="44B75C01" w:rsidR="00BF2FAE" w:rsidRDefault="00BF2FAE" w:rsidP="004176D4">
      <w:pPr>
        <w:pStyle w:val="ListParagraph"/>
        <w:numPr>
          <w:ilvl w:val="0"/>
          <w:numId w:val="17"/>
        </w:numPr>
      </w:pPr>
      <w:r>
        <w:t xml:space="preserve">Nanopore DRS identified 12.8kb transcript generated from </w:t>
      </w:r>
      <w:r w:rsidRPr="00231B5C">
        <w:rPr>
          <w:i/>
          <w:iCs/>
        </w:rPr>
        <w:t>AT1G67120</w:t>
      </w:r>
      <w:r w:rsidRPr="2913DF95">
        <w:rPr>
          <w:i/>
          <w:iCs/>
        </w:rPr>
        <w:t xml:space="preserve"> </w:t>
      </w:r>
      <w:r>
        <w:t xml:space="preserve">gene that includes 58 exons. An RNA isoform present in the </w:t>
      </w:r>
      <w:r w:rsidRPr="2913DF95">
        <w:rPr>
          <w:i/>
          <w:iCs/>
        </w:rPr>
        <w:t xml:space="preserve">Araport11 </w:t>
      </w:r>
      <w:r>
        <w:t xml:space="preserve">annotation is shown in </w:t>
      </w:r>
      <w:r w:rsidR="003817FB">
        <w:t xml:space="preserve">black </w:t>
      </w:r>
      <w:r>
        <w:t>and an RNA isoform identified using nanopore DRS – in blue.</w:t>
      </w:r>
    </w:p>
    <w:p w14:paraId="19E74437" w14:textId="7EDF88CB" w:rsidR="00BF2FAE" w:rsidRDefault="00BF2FAE" w:rsidP="00796DD5">
      <w:pPr>
        <w:pStyle w:val="ListParagraph"/>
        <w:numPr>
          <w:ilvl w:val="0"/>
          <w:numId w:val="17"/>
        </w:numPr>
      </w:pPr>
      <w:r>
        <w:t>Synthetic ERCC RNA Spike-In mixes are detected in a quantitative manner. Absolute concentrations of spike-ins are plotted against counts per million reads in log10 scale. ERCC RNA Spike-In mix 1 is shown in blue and mix 2 – in orange.</w:t>
      </w:r>
    </w:p>
    <w:p w14:paraId="432375B7" w14:textId="0A969D01" w:rsidR="00BF2FAE" w:rsidRDefault="00BF2FAE" w:rsidP="00796DD5">
      <w:pPr>
        <w:pStyle w:val="ListParagraph"/>
        <w:numPr>
          <w:ilvl w:val="0"/>
          <w:numId w:val="17"/>
        </w:numPr>
      </w:pPr>
      <w:r w:rsidRPr="00611C50">
        <w:t>Overview of the sequencing and alig</w:t>
      </w:r>
      <w:r>
        <w:t xml:space="preserve">nment characteristics of nanopore DRS data for ERCC RNA Spike-Ins. </w:t>
      </w:r>
      <w:r w:rsidRPr="00611C50">
        <w:t xml:space="preserve">Distribution of the length fraction of each sequenced read that aligns to the ERCC </w:t>
      </w:r>
      <w:r>
        <w:t>RNA S</w:t>
      </w:r>
      <w:r w:rsidRPr="00611C50">
        <w:t>pike-</w:t>
      </w:r>
      <w:r>
        <w:t>I</w:t>
      </w:r>
      <w:r w:rsidRPr="00611C50">
        <w:t>n reference</w:t>
      </w:r>
      <w:r>
        <w:t xml:space="preserve"> is shown on the left; d</w:t>
      </w:r>
      <w:r w:rsidRPr="00611C50">
        <w:t xml:space="preserve">istribution of fraction of identity </w:t>
      </w:r>
      <w:r>
        <w:t xml:space="preserve">that </w:t>
      </w:r>
      <w:r w:rsidRPr="00611C50">
        <w:t xml:space="preserve">matches between the sequence of the read and the ERCC </w:t>
      </w:r>
      <w:r>
        <w:t xml:space="preserve">RNA Spike-In </w:t>
      </w:r>
      <w:r w:rsidRPr="00611C50">
        <w:t>reference for the aligned portion of each read</w:t>
      </w:r>
      <w:r>
        <w:t xml:space="preserve"> – in the centre; d</w:t>
      </w:r>
      <w:r w:rsidRPr="00611C50">
        <w:t>istributions of the occurrence of insertions (black), substitutions (orange) and deletions (blue) as a proportion of the number of aligned bases in each read</w:t>
      </w:r>
      <w:r>
        <w:t xml:space="preserve"> – on the right</w:t>
      </w:r>
      <w:r w:rsidRPr="00611C50">
        <w:t>.</w:t>
      </w:r>
    </w:p>
    <w:p w14:paraId="47E9C63C" w14:textId="53D9F2FE" w:rsidR="00BF2FAE" w:rsidRDefault="00BF2FAE" w:rsidP="00796DD5">
      <w:pPr>
        <w:pStyle w:val="ListParagraph"/>
        <w:numPr>
          <w:ilvl w:val="0"/>
          <w:numId w:val="17"/>
        </w:numPr>
      </w:pPr>
      <w:r w:rsidRPr="00611C50">
        <w:t>Su</w:t>
      </w:r>
      <w:r>
        <w:t>bstitution preference for each nucleotide (A, U</w:t>
      </w:r>
      <w:r w:rsidRPr="00611C50">
        <w:t>, G, C, lef</w:t>
      </w:r>
      <w:r>
        <w:t>t-to-right). When substituted, guanidine is replaced with a</w:t>
      </w:r>
      <w:r w:rsidRPr="00611C50">
        <w:t>denosine in more than 6</w:t>
      </w:r>
      <w:r>
        <w:t xml:space="preserve">3% of its substitutions, while cytosine is replaced by uridine </w:t>
      </w:r>
      <w:r w:rsidRPr="00611C50">
        <w:t>73%</w:t>
      </w:r>
      <w:r>
        <w:t xml:space="preserve"> of the time. Conversely uridine</w:t>
      </w:r>
      <w:r w:rsidRPr="00611C50">
        <w:t xml:space="preserve"> is rarely repla</w:t>
      </w:r>
      <w:r>
        <w:t>ced with guanidine (12%) and a</w:t>
      </w:r>
      <w:r w:rsidRPr="00611C50">
        <w:t>den</w:t>
      </w:r>
      <w:r>
        <w:t>ine is rarely substituted with c</w:t>
      </w:r>
      <w:r w:rsidRPr="00611C50">
        <w:t>ytosine (16%).</w:t>
      </w:r>
    </w:p>
    <w:p w14:paraId="670BD097" w14:textId="688D670C" w:rsidR="00BF2FAE" w:rsidRDefault="00BF2FAE" w:rsidP="00796DD5">
      <w:pPr>
        <w:pStyle w:val="ListParagraph"/>
        <w:numPr>
          <w:ilvl w:val="0"/>
          <w:numId w:val="17"/>
        </w:numPr>
      </w:pPr>
      <w:r w:rsidRPr="00E86718">
        <w:t xml:space="preserve">Nucleotide representation within the ERCC </w:t>
      </w:r>
      <w:r>
        <w:t xml:space="preserve">RNA Spike-In </w:t>
      </w:r>
      <w:r w:rsidRPr="00E86718">
        <w:t>reference sequences (black dots) compared with the nucleotide representation within four categori</w:t>
      </w:r>
      <w:r>
        <w:t>es from the nanopore DRS reads.</w:t>
      </w:r>
      <w:r w:rsidRPr="00E86718">
        <w:t xml:space="preserve"> </w:t>
      </w:r>
      <w:r>
        <w:t>I</w:t>
      </w:r>
      <w:r w:rsidRPr="00E86718">
        <w:t xml:space="preserve">dentity matches between the sequence of the read and the ERCC </w:t>
      </w:r>
      <w:r>
        <w:t xml:space="preserve">RNA Spike-In </w:t>
      </w:r>
      <w:r w:rsidRPr="00E86718">
        <w:t>reference (green crosses), in</w:t>
      </w:r>
      <w:r>
        <w:t>sertions (blue pentagons), dele</w:t>
      </w:r>
      <w:r w:rsidRPr="00E86718">
        <w:t>tions (yellow stars) and substitutions (purple diamonds). Guanidine (G) is under-represented, an</w:t>
      </w:r>
      <w:r>
        <w:t>d uridine (U</w:t>
      </w:r>
      <w:r w:rsidRPr="00E86718">
        <w:t>) is over-represented, for all three categories of error (insert</w:t>
      </w:r>
      <w:r>
        <w:t>ion, deletion and substitution</w:t>
      </w:r>
      <w:r w:rsidR="0061732C">
        <w:t xml:space="preserve">) </w:t>
      </w:r>
      <w:r w:rsidRPr="00E86718">
        <w:t>relative to the reference nucleotide distribution. Cytosine (C) is over-represented in the set of deletions and substitutions. Adenine (A) is over-</w:t>
      </w:r>
      <w:r>
        <w:t>represented for i</w:t>
      </w:r>
      <w:r w:rsidRPr="00E86718">
        <w:t>nsertions and deletions and, under-represented in the set of substitutions.</w:t>
      </w:r>
    </w:p>
    <w:p w14:paraId="17B96B7D" w14:textId="3240DFE9" w:rsidR="00BF2FAE" w:rsidRDefault="00BF2FAE" w:rsidP="00796DD5">
      <w:pPr>
        <w:pStyle w:val="ListParagraph"/>
        <w:numPr>
          <w:ilvl w:val="0"/>
          <w:numId w:val="17"/>
        </w:numPr>
      </w:pPr>
      <w:r>
        <w:t xml:space="preserve">Signals originating from the </w:t>
      </w:r>
      <w:r w:rsidRPr="00F80AA1">
        <w:rPr>
          <w:i/>
          <w:iCs/>
        </w:rPr>
        <w:t>RH3</w:t>
      </w:r>
      <w:r>
        <w:t xml:space="preserve"> transcripts are susceptible to systematic over-splitting around exons 7-9</w:t>
      </w:r>
      <w:r w:rsidRPr="04BF9090">
        <w:t xml:space="preserve"> </w:t>
      </w:r>
      <w:r>
        <w:t>(highlighted using a purple dashed box), resulting in reads with apparently novel 5’ or 3’ positions. This appears to only occur at high frequency in datasets collected after May 2018 (</w:t>
      </w:r>
      <w:r w:rsidRPr="00C51A82">
        <w:t>Table S</w:t>
      </w:r>
      <w:r>
        <w:t xml:space="preserve">1) and may be the result of an update to the </w:t>
      </w:r>
      <w:proofErr w:type="spellStart"/>
      <w:r>
        <w:t>MinKNOW</w:t>
      </w:r>
      <w:proofErr w:type="spellEnd"/>
      <w:r>
        <w:t xml:space="preserve"> software.</w:t>
      </w:r>
    </w:p>
    <w:p w14:paraId="5FA8CC98" w14:textId="79FBA44E" w:rsidR="00BF2FAE" w:rsidRDefault="00BF2FAE" w:rsidP="004176D4">
      <w:pPr>
        <w:pStyle w:val="ListParagraph"/>
        <w:numPr>
          <w:ilvl w:val="0"/>
          <w:numId w:val="17"/>
        </w:numPr>
      </w:pPr>
      <w:r w:rsidRPr="0049748D">
        <w:rPr>
          <w:i/>
          <w:iCs/>
        </w:rPr>
        <w:t>PIN</w:t>
      </w:r>
      <w:r>
        <w:rPr>
          <w:i/>
          <w:iCs/>
        </w:rPr>
        <w:t>7</w:t>
      </w:r>
      <w:r w:rsidRPr="0049748D">
        <w:rPr>
          <w:i/>
          <w:iCs/>
        </w:rPr>
        <w:t xml:space="preserve"> </w:t>
      </w:r>
      <w:r w:rsidRPr="246CC1D7">
        <w:t xml:space="preserve">long non-coding antisense RNAs detected using nanopore DRS. Col-0 sense Illumina </w:t>
      </w:r>
      <w:proofErr w:type="spellStart"/>
      <w:r w:rsidRPr="246CC1D7">
        <w:t>RNAseq</w:t>
      </w:r>
      <w:proofErr w:type="spellEnd"/>
      <w:r w:rsidRPr="246CC1D7">
        <w:t xml:space="preserve"> coverage and nanopore sense read alignments are shown in blue; Col-0 antisense Illumina </w:t>
      </w:r>
      <w:proofErr w:type="spellStart"/>
      <w:r w:rsidRPr="246CC1D7">
        <w:t>RNAseq</w:t>
      </w:r>
      <w:proofErr w:type="spellEnd"/>
      <w:r w:rsidRPr="246CC1D7">
        <w:t xml:space="preserve"> coverage and </w:t>
      </w:r>
      <w:ins w:id="82" w:author="Anna Belyaevskaya" w:date="2019-06-18T13:33:00Z">
        <w:r w:rsidR="009D60FC">
          <w:t>n</w:t>
        </w:r>
      </w:ins>
      <w:del w:id="83" w:author="Anna Belyaevskaya" w:date="2019-06-18T13:33:00Z">
        <w:r w:rsidRPr="246CC1D7">
          <w:delText>N</w:delText>
        </w:r>
      </w:del>
      <w:r w:rsidRPr="246CC1D7">
        <w:t xml:space="preserve">anopore antisense read alignments – in orange; </w:t>
      </w:r>
      <w:r w:rsidRPr="0049748D">
        <w:rPr>
          <w:i/>
          <w:iCs/>
        </w:rPr>
        <w:t xml:space="preserve">hen2-2 </w:t>
      </w:r>
      <w:r w:rsidRPr="246CC1D7">
        <w:t xml:space="preserve">mutant sense Illumina </w:t>
      </w:r>
      <w:proofErr w:type="spellStart"/>
      <w:r w:rsidRPr="246CC1D7">
        <w:t>RNAseq</w:t>
      </w:r>
      <w:proofErr w:type="spellEnd"/>
      <w:r w:rsidRPr="246CC1D7">
        <w:t xml:space="preserve"> coverage – in green; </w:t>
      </w:r>
      <w:r w:rsidRPr="0049748D">
        <w:rPr>
          <w:i/>
          <w:iCs/>
        </w:rPr>
        <w:t xml:space="preserve">hen2-2 </w:t>
      </w:r>
      <w:r w:rsidRPr="246CC1D7">
        <w:t xml:space="preserve">mutant antisense Illumina </w:t>
      </w:r>
      <w:proofErr w:type="spellStart"/>
      <w:r w:rsidRPr="246CC1D7">
        <w:t>RNAseq</w:t>
      </w:r>
      <w:proofErr w:type="spellEnd"/>
      <w:r w:rsidRPr="246CC1D7">
        <w:t xml:space="preserve"> coverage – in purple. Sense RNA isoforms found in Araport11</w:t>
      </w:r>
      <w:r w:rsidR="003817FB">
        <w:t xml:space="preserve"> are shown in black,</w:t>
      </w:r>
      <w:r w:rsidRPr="246CC1D7">
        <w:t xml:space="preserve"> and antisense differentially expressed regions detected with </w:t>
      </w:r>
      <w:proofErr w:type="spellStart"/>
      <w:r w:rsidRPr="246CC1D7">
        <w:t>DERfinder</w:t>
      </w:r>
      <w:proofErr w:type="spellEnd"/>
      <w:r w:rsidRPr="246CC1D7">
        <w:t xml:space="preserve"> are shown in </w:t>
      </w:r>
      <w:r w:rsidR="003817FB">
        <w:t>grey</w:t>
      </w:r>
      <w:r w:rsidRPr="246CC1D7">
        <w:t>.</w:t>
      </w:r>
    </w:p>
    <w:p w14:paraId="69BDD2B6" w14:textId="77777777" w:rsidR="00BF2FAE" w:rsidRDefault="00BF2FAE" w:rsidP="00BF2FAE"/>
    <w:p w14:paraId="134A1523" w14:textId="661E9A3A" w:rsidR="4979BB12" w:rsidRDefault="4979BB12">
      <w:r>
        <w:br w:type="page"/>
      </w:r>
    </w:p>
    <w:p w14:paraId="324974BF" w14:textId="77777777" w:rsidR="00BF2FAE" w:rsidRDefault="00BF2FAE" w:rsidP="00BF2FAE">
      <w:pPr>
        <w:ind w:left="360"/>
        <w:rPr>
          <w:b/>
        </w:rPr>
      </w:pPr>
      <w:r>
        <w:rPr>
          <w:noProof/>
        </w:rPr>
        <w:drawing>
          <wp:inline distT="0" distB="0" distL="0" distR="0" wp14:anchorId="5EDF7BB5" wp14:editId="3BAF7D15">
            <wp:extent cx="5731510" cy="1825247"/>
            <wp:effectExtent l="0" t="0" r="0" b="3810"/>
            <wp:docPr id="888436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1825247"/>
                    </a:xfrm>
                    <a:prstGeom prst="rect">
                      <a:avLst/>
                    </a:prstGeom>
                  </pic:spPr>
                </pic:pic>
              </a:graphicData>
            </a:graphic>
          </wp:inline>
        </w:drawing>
      </w:r>
    </w:p>
    <w:p w14:paraId="39C60B48" w14:textId="77777777" w:rsidR="00913B81" w:rsidRDefault="00913B81" w:rsidP="00BF2FAE">
      <w:pPr>
        <w:ind w:left="360"/>
        <w:rPr>
          <w:b/>
        </w:rPr>
      </w:pPr>
    </w:p>
    <w:p w14:paraId="47109B0D" w14:textId="200984D6" w:rsidR="00BF2FAE" w:rsidRPr="00084C41" w:rsidRDefault="00BF2FAE" w:rsidP="00BF2FAE">
      <w:pPr>
        <w:ind w:left="360"/>
        <w:rPr>
          <w:b/>
          <w:sz w:val="22"/>
          <w:szCs w:val="22"/>
        </w:rPr>
      </w:pPr>
      <w:r w:rsidRPr="00084C41">
        <w:rPr>
          <w:b/>
          <w:sz w:val="22"/>
          <w:szCs w:val="22"/>
        </w:rPr>
        <w:t xml:space="preserve">Figure S2. 3’ end processing </w:t>
      </w:r>
      <w:r w:rsidR="00913B81" w:rsidRPr="00084C41">
        <w:rPr>
          <w:b/>
          <w:sz w:val="22"/>
          <w:szCs w:val="22"/>
        </w:rPr>
        <w:t>revealed</w:t>
      </w:r>
      <w:r w:rsidRPr="00084C41">
        <w:rPr>
          <w:b/>
          <w:sz w:val="22"/>
          <w:szCs w:val="22"/>
        </w:rPr>
        <w:t xml:space="preserve"> by nanopore DRS.</w:t>
      </w:r>
    </w:p>
    <w:p w14:paraId="63192F7E" w14:textId="69DE37C4" w:rsidR="00BF2FAE" w:rsidRPr="00084C41" w:rsidRDefault="00BF2FAE" w:rsidP="00BF2FAE">
      <w:pPr>
        <w:numPr>
          <w:ilvl w:val="0"/>
          <w:numId w:val="11"/>
        </w:numPr>
        <w:spacing w:after="160" w:line="259" w:lineRule="auto"/>
        <w:rPr>
          <w:sz w:val="22"/>
          <w:szCs w:val="22"/>
        </w:rPr>
      </w:pPr>
      <w:r w:rsidRPr="00084C41">
        <w:rPr>
          <w:sz w:val="22"/>
          <w:szCs w:val="22"/>
        </w:rPr>
        <w:t xml:space="preserve">Poly(A) tail length of RNA negatively correlates with the expression of the gene. Expression in log scale of counts per million (CPM) obtained from nanopore DRS data is plotted against median poly(A) tail length. </w:t>
      </w:r>
      <w:r w:rsidRPr="00084C41">
        <w:rPr>
          <w:sz w:val="22"/>
          <w:szCs w:val="22"/>
        </w:rPr>
        <w:sym w:font="Symbol" w:char="F072"/>
      </w:r>
      <w:r w:rsidRPr="00084C41">
        <w:rPr>
          <w:sz w:val="22"/>
          <w:szCs w:val="22"/>
        </w:rPr>
        <w:t xml:space="preserve"> - Spearman</w:t>
      </w:r>
      <w:r w:rsidR="00E12F78">
        <w:rPr>
          <w:sz w:val="22"/>
          <w:szCs w:val="22"/>
        </w:rPr>
        <w:t>’s</w:t>
      </w:r>
      <w:r w:rsidRPr="00084C41">
        <w:rPr>
          <w:sz w:val="22"/>
          <w:szCs w:val="22"/>
        </w:rPr>
        <w:t xml:space="preserve"> </w:t>
      </w:r>
      <w:r w:rsidR="00875DDB">
        <w:rPr>
          <w:sz w:val="22"/>
          <w:szCs w:val="22"/>
        </w:rPr>
        <w:t>correlation coefficient</w:t>
      </w:r>
      <w:r w:rsidRPr="00084C41">
        <w:rPr>
          <w:sz w:val="22"/>
          <w:szCs w:val="22"/>
        </w:rPr>
        <w:t>.</w:t>
      </w:r>
    </w:p>
    <w:p w14:paraId="583FD295" w14:textId="77DABA0A" w:rsidR="00BF2FAE" w:rsidRPr="00084C41" w:rsidRDefault="00BF2FAE" w:rsidP="00BF2FAE">
      <w:pPr>
        <w:numPr>
          <w:ilvl w:val="0"/>
          <w:numId w:val="11"/>
        </w:numPr>
        <w:rPr>
          <w:rFonts w:ascii="Calibri" w:eastAsia="Times New Roman" w:hAnsi="Calibri" w:cs="Calibri"/>
          <w:sz w:val="22"/>
          <w:szCs w:val="22"/>
          <w:shd w:val="clear" w:color="auto" w:fill="FFFFFF"/>
        </w:rPr>
      </w:pPr>
      <w:r w:rsidRPr="00084C41">
        <w:rPr>
          <w:rFonts w:ascii="Calibri" w:eastAsia="Times New Roman" w:hAnsi="Calibri" w:cs="Calibri"/>
          <w:sz w:val="22"/>
          <w:szCs w:val="22"/>
          <w:shd w:val="clear" w:color="auto" w:fill="FFFFFF"/>
        </w:rPr>
        <w:t xml:space="preserve">Nanopore DRS identified 3’ polyadenylation sites in RNAs transcribed from </w:t>
      </w:r>
      <w:r w:rsidRPr="00084C41">
        <w:rPr>
          <w:rFonts w:ascii="Calibri" w:eastAsia="Times New Roman" w:hAnsi="Calibri" w:cs="Calibri"/>
          <w:i/>
          <w:sz w:val="22"/>
          <w:szCs w:val="22"/>
          <w:shd w:val="clear" w:color="auto" w:fill="FFFFFF"/>
        </w:rPr>
        <w:t>IBM1 (AT3G07610)</w:t>
      </w:r>
      <w:r w:rsidRPr="00084C41">
        <w:rPr>
          <w:rFonts w:ascii="Calibri" w:eastAsia="Times New Roman" w:hAnsi="Calibri" w:cs="Calibri"/>
          <w:sz w:val="22"/>
          <w:szCs w:val="22"/>
          <w:shd w:val="clear" w:color="auto" w:fill="FFFFFF"/>
        </w:rPr>
        <w:t xml:space="preserve"> gene. Blue track shows coverage of nanopore DRS reads. Isoforms found in Araport11 annotation are shown in </w:t>
      </w:r>
      <w:r w:rsidR="00157EC3">
        <w:rPr>
          <w:rFonts w:ascii="Calibri" w:eastAsia="Times New Roman" w:hAnsi="Calibri" w:cs="Calibri"/>
          <w:sz w:val="22"/>
          <w:szCs w:val="22"/>
          <w:shd w:val="clear" w:color="auto" w:fill="FFFFFF"/>
        </w:rPr>
        <w:t>black</w:t>
      </w:r>
      <w:r w:rsidR="00157EC3" w:rsidRPr="00084C41">
        <w:rPr>
          <w:rFonts w:ascii="Calibri" w:eastAsia="Times New Roman" w:hAnsi="Calibri" w:cs="Calibri"/>
          <w:sz w:val="22"/>
          <w:szCs w:val="22"/>
          <w:shd w:val="clear" w:color="auto" w:fill="FFFFFF"/>
        </w:rPr>
        <w:t xml:space="preserve"> </w:t>
      </w:r>
      <w:r w:rsidRPr="00084C41">
        <w:rPr>
          <w:rFonts w:ascii="Calibri" w:eastAsia="Times New Roman" w:hAnsi="Calibri" w:cs="Calibri"/>
          <w:sz w:val="22"/>
          <w:szCs w:val="22"/>
          <w:shd w:val="clear" w:color="auto" w:fill="FFFFFF"/>
        </w:rPr>
        <w:t>and those detected by nanopore DRS are in blue.</w:t>
      </w:r>
      <w:r w:rsidR="0082596A" w:rsidRPr="00084C41">
        <w:rPr>
          <w:rFonts w:ascii="Calibri" w:eastAsia="Times New Roman" w:hAnsi="Calibri" w:cs="Calibri"/>
          <w:sz w:val="22"/>
          <w:szCs w:val="22"/>
          <w:shd w:val="clear" w:color="auto" w:fill="FFFFFF"/>
        </w:rPr>
        <w:t xml:space="preserve"> </w:t>
      </w:r>
      <w:proofErr w:type="spellStart"/>
      <w:r w:rsidRPr="00084C41">
        <w:rPr>
          <w:rFonts w:ascii="Calibri" w:eastAsia="Times New Roman" w:hAnsi="Calibri" w:cs="Calibri"/>
          <w:sz w:val="22"/>
          <w:szCs w:val="22"/>
          <w:shd w:val="clear" w:color="auto" w:fill="FFFFFF"/>
        </w:rPr>
        <w:t>pPAS</w:t>
      </w:r>
      <w:proofErr w:type="spellEnd"/>
      <w:r w:rsidRPr="00084C41">
        <w:rPr>
          <w:rFonts w:ascii="Calibri" w:eastAsia="Times New Roman" w:hAnsi="Calibri" w:cs="Calibri"/>
          <w:sz w:val="22"/>
          <w:szCs w:val="22"/>
          <w:shd w:val="clear" w:color="auto" w:fill="FFFFFF"/>
        </w:rPr>
        <w:t xml:space="preserve"> is proximal polyadenylation site.</w:t>
      </w:r>
    </w:p>
    <w:p w14:paraId="6A0391FF" w14:textId="080AB256" w:rsidR="4979BB12" w:rsidRDefault="4979BB12">
      <w:r>
        <w:br w:type="page"/>
      </w:r>
    </w:p>
    <w:p w14:paraId="237E87DB" w14:textId="77777777" w:rsidR="00BF2FAE" w:rsidRDefault="00BF2FAE" w:rsidP="00BF2FAE">
      <w:pPr>
        <w:ind w:left="360"/>
      </w:pPr>
      <w:r>
        <w:rPr>
          <w:noProof/>
        </w:rPr>
        <w:drawing>
          <wp:inline distT="0" distB="0" distL="0" distR="0" wp14:anchorId="2C498E53" wp14:editId="4D224416">
            <wp:extent cx="5727317" cy="6379211"/>
            <wp:effectExtent l="0" t="0" r="635" b="0"/>
            <wp:docPr id="1487275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727317" cy="6379211"/>
                    </a:xfrm>
                    <a:prstGeom prst="rect">
                      <a:avLst/>
                    </a:prstGeom>
                  </pic:spPr>
                </pic:pic>
              </a:graphicData>
            </a:graphic>
          </wp:inline>
        </w:drawing>
      </w:r>
    </w:p>
    <w:p w14:paraId="7905F50E" w14:textId="77777777" w:rsidR="00913B81" w:rsidRDefault="00913B81" w:rsidP="00BF2FAE">
      <w:pPr>
        <w:ind w:left="360"/>
        <w:rPr>
          <w:b/>
        </w:rPr>
      </w:pPr>
    </w:p>
    <w:p w14:paraId="482E9B59" w14:textId="3B4C27DC" w:rsidR="00BF2FAE" w:rsidRPr="00084C41" w:rsidRDefault="00BF2FAE" w:rsidP="00BF2FAE">
      <w:pPr>
        <w:ind w:left="360"/>
        <w:rPr>
          <w:b/>
          <w:sz w:val="22"/>
          <w:szCs w:val="22"/>
        </w:rPr>
      </w:pPr>
      <w:r w:rsidRPr="00084C41">
        <w:rPr>
          <w:b/>
          <w:sz w:val="22"/>
          <w:szCs w:val="22"/>
        </w:rPr>
        <w:t xml:space="preserve">Figure S3. </w:t>
      </w:r>
      <w:r w:rsidR="00913B81" w:rsidRPr="00084C41">
        <w:rPr>
          <w:b/>
          <w:sz w:val="22"/>
          <w:szCs w:val="22"/>
        </w:rPr>
        <w:t>N</w:t>
      </w:r>
      <w:r w:rsidRPr="00084C41">
        <w:rPr>
          <w:b/>
          <w:sz w:val="22"/>
          <w:szCs w:val="22"/>
        </w:rPr>
        <w:t>anopore DRS with cap-dependent ligation of 5’ adapter RNA.</w:t>
      </w:r>
    </w:p>
    <w:p w14:paraId="3F0A876A" w14:textId="77777777" w:rsidR="00BF2FAE" w:rsidRPr="00084C41" w:rsidRDefault="00BF2FAE" w:rsidP="00BF2FAE">
      <w:pPr>
        <w:numPr>
          <w:ilvl w:val="0"/>
          <w:numId w:val="12"/>
        </w:numPr>
        <w:spacing w:after="160" w:line="259" w:lineRule="auto"/>
        <w:rPr>
          <w:sz w:val="22"/>
          <w:szCs w:val="22"/>
        </w:rPr>
      </w:pPr>
      <w:r w:rsidRPr="00084C41">
        <w:rPr>
          <w:sz w:val="22"/>
          <w:szCs w:val="22"/>
        </w:rPr>
        <w:t xml:space="preserve">Histogram showing the distribution of 5’ adapter RNA length in nanopore raw current signal, inferred from alignment of mRNA sequence to signal using </w:t>
      </w:r>
      <w:proofErr w:type="spellStart"/>
      <w:r w:rsidRPr="00084C41">
        <w:rPr>
          <w:sz w:val="22"/>
          <w:szCs w:val="22"/>
        </w:rPr>
        <w:t>nanopolish</w:t>
      </w:r>
      <w:proofErr w:type="spellEnd"/>
      <w:r w:rsidRPr="00084C41">
        <w:rPr>
          <w:sz w:val="22"/>
          <w:szCs w:val="22"/>
        </w:rPr>
        <w:t xml:space="preserve"> </w:t>
      </w:r>
      <w:proofErr w:type="spellStart"/>
      <w:r w:rsidRPr="00084C41">
        <w:rPr>
          <w:sz w:val="22"/>
          <w:szCs w:val="22"/>
        </w:rPr>
        <w:t>eventalign</w:t>
      </w:r>
      <w:proofErr w:type="spellEnd"/>
      <w:r w:rsidRPr="00084C41">
        <w:rPr>
          <w:sz w:val="22"/>
          <w:szCs w:val="22"/>
        </w:rPr>
        <w:t>. The median signal length was 1441 points, and 96% of adapter signals were 3000 points or less.</w:t>
      </w:r>
    </w:p>
    <w:p w14:paraId="11F9BE6F" w14:textId="77777777" w:rsidR="00BF2FAE" w:rsidRPr="00084C41" w:rsidRDefault="00BF2FAE" w:rsidP="00BF2FAE">
      <w:pPr>
        <w:numPr>
          <w:ilvl w:val="0"/>
          <w:numId w:val="12"/>
        </w:numPr>
        <w:spacing w:after="160" w:line="259" w:lineRule="auto"/>
        <w:rPr>
          <w:sz w:val="22"/>
          <w:szCs w:val="22"/>
        </w:rPr>
      </w:pPr>
      <w:r w:rsidRPr="00084C41">
        <w:rPr>
          <w:sz w:val="22"/>
          <w:szCs w:val="22"/>
        </w:rPr>
        <w:t>Out-of-bag Receiver Operator Characteristic curve showing performance of trained convolutional neural network at detecting 5’ adapter RNA using 3000 points of signal. Curve was generated using 5-fold cross validation.</w:t>
      </w:r>
    </w:p>
    <w:p w14:paraId="350B6265" w14:textId="77777777" w:rsidR="00BF2FAE" w:rsidRPr="00084C41" w:rsidRDefault="00BF2FAE" w:rsidP="00BF2FAE">
      <w:pPr>
        <w:numPr>
          <w:ilvl w:val="0"/>
          <w:numId w:val="12"/>
        </w:numPr>
        <w:spacing w:after="160" w:line="259" w:lineRule="auto"/>
        <w:rPr>
          <w:sz w:val="22"/>
          <w:szCs w:val="22"/>
        </w:rPr>
      </w:pPr>
      <w:r w:rsidRPr="00084C41">
        <w:rPr>
          <w:sz w:val="22"/>
          <w:szCs w:val="22"/>
        </w:rPr>
        <w:t>Out-of-bag precision recall curve showing performance of trained neural network, generated using 5-fold cross validation.</w:t>
      </w:r>
    </w:p>
    <w:p w14:paraId="28B077B9" w14:textId="6764C845" w:rsidR="00BF2FAE" w:rsidRDefault="00BF2FAE" w:rsidP="00BF2FAE">
      <w:pPr>
        <w:numPr>
          <w:ilvl w:val="0"/>
          <w:numId w:val="12"/>
        </w:numPr>
        <w:spacing w:after="160" w:line="259" w:lineRule="auto"/>
        <w:rPr>
          <w:sz w:val="22"/>
          <w:szCs w:val="22"/>
        </w:rPr>
      </w:pPr>
      <w:r w:rsidRPr="00084C41">
        <w:rPr>
          <w:sz w:val="22"/>
          <w:szCs w:val="22"/>
        </w:rPr>
        <w:t xml:space="preserve">Alternative transcription start sites were identified using nanopore DRS with cap-dependent ligation of 5’ end adapter at </w:t>
      </w:r>
      <w:r w:rsidRPr="00084C41">
        <w:rPr>
          <w:i/>
          <w:sz w:val="22"/>
          <w:szCs w:val="22"/>
        </w:rPr>
        <w:t xml:space="preserve">AT1G17050 </w:t>
      </w:r>
      <w:r w:rsidRPr="00084C41">
        <w:rPr>
          <w:sz w:val="22"/>
          <w:szCs w:val="22"/>
        </w:rPr>
        <w:t xml:space="preserve">and </w:t>
      </w:r>
      <w:r w:rsidRPr="00084C41">
        <w:rPr>
          <w:i/>
          <w:sz w:val="22"/>
          <w:szCs w:val="22"/>
        </w:rPr>
        <w:t>AT5G18650</w:t>
      </w:r>
      <w:r w:rsidRPr="00084C41">
        <w:rPr>
          <w:sz w:val="22"/>
          <w:szCs w:val="22"/>
        </w:rPr>
        <w:t xml:space="preserve"> genes. Blue track shows coverage of nanopore DRS reads. Isoforms found in Araport11 annotation are shown in black and those detected by nanopore DRS with cap-dependent ligation of 5’ adapter RNA are in blue. </w:t>
      </w:r>
    </w:p>
    <w:p w14:paraId="6675A09E" w14:textId="77777777" w:rsidR="00BF2FAE" w:rsidRPr="00084C41" w:rsidRDefault="00BF2FAE" w:rsidP="00084C41">
      <w:pPr>
        <w:numPr>
          <w:ilvl w:val="0"/>
          <w:numId w:val="12"/>
        </w:numPr>
        <w:spacing w:after="160" w:line="259" w:lineRule="auto"/>
        <w:rPr>
          <w:sz w:val="22"/>
          <w:szCs w:val="22"/>
        </w:rPr>
      </w:pPr>
      <w:r w:rsidRPr="00084C41">
        <w:rPr>
          <w:sz w:val="22"/>
          <w:szCs w:val="22"/>
        </w:rPr>
        <w:t xml:space="preserve">Reads mapping to ERCC RNA Spike-Ins lack approximately 11nt of sequence at the 5’ end. Histogram shows distance to the 5’ end for ERCC RNA Spike-In reads (each shown in different colours, only spike ins with more than 1000 supporting reads shown). </w:t>
      </w:r>
    </w:p>
    <w:p w14:paraId="2750C073" w14:textId="21B98D7C" w:rsidR="00BF2FAE" w:rsidRPr="00084C41" w:rsidRDefault="00BF2FAE" w:rsidP="00C02C6B">
      <w:pPr>
        <w:numPr>
          <w:ilvl w:val="0"/>
          <w:numId w:val="12"/>
        </w:numPr>
        <w:spacing w:after="160" w:line="259" w:lineRule="auto"/>
        <w:rPr>
          <w:sz w:val="22"/>
          <w:szCs w:val="22"/>
        </w:rPr>
      </w:pPr>
      <w:r w:rsidRPr="00084C41">
        <w:rPr>
          <w:sz w:val="22"/>
          <w:szCs w:val="22"/>
        </w:rPr>
        <w:t xml:space="preserve">Reads mapping to </w:t>
      </w:r>
      <w:r w:rsidRPr="00084C41">
        <w:rPr>
          <w:i/>
          <w:sz w:val="22"/>
          <w:szCs w:val="22"/>
        </w:rPr>
        <w:t xml:space="preserve">in vitro </w:t>
      </w:r>
      <w:r w:rsidRPr="00084C41">
        <w:rPr>
          <w:sz w:val="22"/>
          <w:szCs w:val="22"/>
        </w:rPr>
        <w:t xml:space="preserve">transcribed </w:t>
      </w:r>
      <w:proofErr w:type="spellStart"/>
      <w:r w:rsidRPr="00084C41">
        <w:rPr>
          <w:sz w:val="22"/>
          <w:szCs w:val="22"/>
        </w:rPr>
        <w:t>mGFP</w:t>
      </w:r>
      <w:proofErr w:type="spellEnd"/>
      <w:r w:rsidRPr="00084C41">
        <w:rPr>
          <w:sz w:val="22"/>
          <w:szCs w:val="22"/>
        </w:rPr>
        <w:t xml:space="preserve"> lack approximately 11 </w:t>
      </w:r>
      <w:proofErr w:type="spellStart"/>
      <w:r w:rsidRPr="00084C41">
        <w:rPr>
          <w:sz w:val="22"/>
          <w:szCs w:val="22"/>
        </w:rPr>
        <w:t>nt</w:t>
      </w:r>
      <w:proofErr w:type="spellEnd"/>
      <w:r w:rsidRPr="00084C41">
        <w:rPr>
          <w:sz w:val="22"/>
          <w:szCs w:val="22"/>
        </w:rPr>
        <w:t xml:space="preserve"> of sequence at the 5’ end. Histogram shows distance to the 5’ end for </w:t>
      </w:r>
      <w:r w:rsidRPr="00084C41">
        <w:rPr>
          <w:i/>
          <w:sz w:val="22"/>
          <w:szCs w:val="22"/>
        </w:rPr>
        <w:t xml:space="preserve">in vitro </w:t>
      </w:r>
      <w:r w:rsidRPr="00084C41">
        <w:rPr>
          <w:sz w:val="22"/>
          <w:szCs w:val="22"/>
        </w:rPr>
        <w:t xml:space="preserve">transcribed </w:t>
      </w:r>
      <w:proofErr w:type="spellStart"/>
      <w:r w:rsidRPr="00084C41">
        <w:rPr>
          <w:sz w:val="22"/>
          <w:szCs w:val="22"/>
        </w:rPr>
        <w:t>mGFP</w:t>
      </w:r>
      <w:proofErr w:type="spellEnd"/>
      <w:r w:rsidRPr="00084C41">
        <w:rPr>
          <w:sz w:val="22"/>
          <w:szCs w:val="22"/>
        </w:rPr>
        <w:t>.</w:t>
      </w:r>
    </w:p>
    <w:p w14:paraId="5FF3C488" w14:textId="77777777" w:rsidR="00BF2FAE" w:rsidRPr="00084C41" w:rsidRDefault="00BF2FAE" w:rsidP="00BF2FAE">
      <w:pPr>
        <w:numPr>
          <w:ilvl w:val="0"/>
          <w:numId w:val="12"/>
        </w:numPr>
        <w:rPr>
          <w:sz w:val="22"/>
          <w:szCs w:val="22"/>
        </w:rPr>
      </w:pPr>
      <w:r w:rsidRPr="00084C41">
        <w:rPr>
          <w:sz w:val="22"/>
          <w:szCs w:val="22"/>
        </w:rPr>
        <w:t>Araport11 annotation overestimates the length of 5’ UTRs. Cumulative distribution function shows the distance to the nearest TSS identified from full length transcripts cloned as part of the RIKEN RAFL project (blue) and Araport11 annotation (orange).</w:t>
      </w:r>
    </w:p>
    <w:p w14:paraId="25C77D8F" w14:textId="77777777" w:rsidR="00BF2FAE" w:rsidRDefault="00BF2FAE" w:rsidP="00BF2FAE">
      <w:r>
        <w:br w:type="page"/>
      </w:r>
    </w:p>
    <w:p w14:paraId="71289CDB" w14:textId="77777777" w:rsidR="00BF2FAE" w:rsidRDefault="00BF2FAE" w:rsidP="00BF2FAE">
      <w:pPr>
        <w:rPr>
          <w:b/>
        </w:rPr>
      </w:pPr>
      <w:r>
        <w:rPr>
          <w:noProof/>
        </w:rPr>
        <w:drawing>
          <wp:inline distT="0" distB="0" distL="0" distR="0" wp14:anchorId="39BAC5DA" wp14:editId="2C533FF6">
            <wp:extent cx="5701664" cy="4197350"/>
            <wp:effectExtent l="0" t="0" r="1270" b="0"/>
            <wp:docPr id="198534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701664" cy="4197350"/>
                    </a:xfrm>
                    <a:prstGeom prst="rect">
                      <a:avLst/>
                    </a:prstGeom>
                  </pic:spPr>
                </pic:pic>
              </a:graphicData>
            </a:graphic>
          </wp:inline>
        </w:drawing>
      </w:r>
    </w:p>
    <w:p w14:paraId="617022EA" w14:textId="77777777" w:rsidR="00913B81" w:rsidRDefault="00913B81" w:rsidP="00BF2FAE">
      <w:pPr>
        <w:ind w:left="360"/>
        <w:rPr>
          <w:b/>
        </w:rPr>
      </w:pPr>
    </w:p>
    <w:p w14:paraId="3E166975" w14:textId="73A1E78E" w:rsidR="00BF2FAE" w:rsidRPr="003C21EF" w:rsidRDefault="00BF2FAE" w:rsidP="00BF2FAE">
      <w:pPr>
        <w:ind w:left="360"/>
        <w:rPr>
          <w:b/>
          <w:sz w:val="22"/>
          <w:szCs w:val="22"/>
        </w:rPr>
      </w:pPr>
      <w:r w:rsidRPr="003C21EF">
        <w:rPr>
          <w:b/>
          <w:sz w:val="22"/>
          <w:szCs w:val="22"/>
        </w:rPr>
        <w:t xml:space="preserve">Figure S4. </w:t>
      </w:r>
      <w:r w:rsidR="00913B81" w:rsidRPr="003C21EF">
        <w:rPr>
          <w:b/>
          <w:sz w:val="22"/>
          <w:szCs w:val="22"/>
        </w:rPr>
        <w:t>Patterns of splicing revealed</w:t>
      </w:r>
      <w:r w:rsidRPr="003C21EF">
        <w:rPr>
          <w:b/>
          <w:sz w:val="22"/>
          <w:szCs w:val="22"/>
        </w:rPr>
        <w:t xml:space="preserve"> using nanopore DRS.</w:t>
      </w:r>
    </w:p>
    <w:p w14:paraId="7CD8768E" w14:textId="4A1AD47D" w:rsidR="00BF2FAE" w:rsidRPr="003C21EF" w:rsidRDefault="00BF2FAE" w:rsidP="00BF2FAE">
      <w:pPr>
        <w:numPr>
          <w:ilvl w:val="0"/>
          <w:numId w:val="13"/>
        </w:numPr>
        <w:rPr>
          <w:sz w:val="22"/>
          <w:szCs w:val="22"/>
        </w:rPr>
      </w:pPr>
      <w:r w:rsidRPr="003C21EF">
        <w:rPr>
          <w:sz w:val="22"/>
          <w:szCs w:val="22"/>
        </w:rPr>
        <w:t>Nanopore DRS can be validated using RT-PCR. From the top 20 most highly expressed RNAs with novel splice sites,</w:t>
      </w:r>
      <w:r w:rsidR="00667499">
        <w:rPr>
          <w:sz w:val="22"/>
          <w:szCs w:val="22"/>
        </w:rPr>
        <w:t xml:space="preserve"> five were selected, and of these,</w:t>
      </w:r>
      <w:r w:rsidRPr="003C21EF">
        <w:rPr>
          <w:sz w:val="22"/>
          <w:szCs w:val="22"/>
        </w:rPr>
        <w:t xml:space="preserve"> three were validated by RT-PCR followed by</w:t>
      </w:r>
      <w:r w:rsidR="00667499">
        <w:rPr>
          <w:sz w:val="22"/>
          <w:szCs w:val="22"/>
        </w:rPr>
        <w:t xml:space="preserve"> Sanger</w:t>
      </w:r>
      <w:r w:rsidRPr="003C21EF">
        <w:rPr>
          <w:sz w:val="22"/>
          <w:szCs w:val="22"/>
        </w:rPr>
        <w:t xml:space="preserve"> sequencing of the DNA products. RNA isoforms present in Araport11 annotation are shown in </w:t>
      </w:r>
      <w:r w:rsidR="00667499">
        <w:rPr>
          <w:sz w:val="22"/>
          <w:szCs w:val="22"/>
        </w:rPr>
        <w:t>black</w:t>
      </w:r>
      <w:r w:rsidRPr="003C21EF">
        <w:rPr>
          <w:sz w:val="22"/>
          <w:szCs w:val="22"/>
        </w:rPr>
        <w:t xml:space="preserve">; RNA isoforms found using nanopore DRS – in </w:t>
      </w:r>
      <w:r w:rsidR="00667499">
        <w:rPr>
          <w:sz w:val="22"/>
          <w:szCs w:val="22"/>
        </w:rPr>
        <w:t>blue</w:t>
      </w:r>
      <w:r w:rsidRPr="003C21EF">
        <w:rPr>
          <w:sz w:val="22"/>
          <w:szCs w:val="22"/>
        </w:rPr>
        <w:t xml:space="preserve">; Sanger sequencing products obtained using RT-PCR – in orange. </w:t>
      </w:r>
    </w:p>
    <w:p w14:paraId="3AEC32A4" w14:textId="1F6C231F" w:rsidR="00BF2FAE" w:rsidRPr="00B36191" w:rsidRDefault="00247CBA" w:rsidP="00627105">
      <w:pPr>
        <w:numPr>
          <w:ilvl w:val="0"/>
          <w:numId w:val="13"/>
        </w:numPr>
      </w:pPr>
      <w:r>
        <w:rPr>
          <w:sz w:val="22"/>
          <w:szCs w:val="22"/>
        </w:rPr>
        <w:t>Splice junction c</w:t>
      </w:r>
      <w:r w:rsidR="00BF2FAE" w:rsidRPr="003C21EF">
        <w:rPr>
          <w:sz w:val="22"/>
          <w:szCs w:val="22"/>
        </w:rPr>
        <w:t xml:space="preserve">lassification of </w:t>
      </w:r>
      <w:r w:rsidR="00136160">
        <w:rPr>
          <w:sz w:val="22"/>
          <w:szCs w:val="22"/>
        </w:rPr>
        <w:t>unannotated</w:t>
      </w:r>
      <w:r w:rsidR="00AB273F">
        <w:rPr>
          <w:sz w:val="22"/>
          <w:szCs w:val="22"/>
        </w:rPr>
        <w:t xml:space="preserve"> GU/AG</w:t>
      </w:r>
      <w:r w:rsidR="00BF2FAE" w:rsidRPr="003C21EF">
        <w:rPr>
          <w:sz w:val="22"/>
          <w:szCs w:val="22"/>
        </w:rPr>
        <w:t xml:space="preserve"> splice sites found </w:t>
      </w:r>
      <w:r w:rsidR="009E0E18" w:rsidRPr="003C21EF">
        <w:rPr>
          <w:sz w:val="22"/>
          <w:szCs w:val="22"/>
        </w:rPr>
        <w:t xml:space="preserve">in </w:t>
      </w:r>
      <w:r w:rsidR="00BF2FAE" w:rsidRPr="003C21EF">
        <w:rPr>
          <w:sz w:val="22"/>
          <w:szCs w:val="22"/>
        </w:rPr>
        <w:t>error corrected nanopore DRS data</w:t>
      </w:r>
      <w:r>
        <w:rPr>
          <w:sz w:val="22"/>
          <w:szCs w:val="22"/>
        </w:rPr>
        <w:t>, which also have Illumina support</w:t>
      </w:r>
      <w:r w:rsidR="00BF2FAE" w:rsidRPr="003C21EF">
        <w:rPr>
          <w:sz w:val="22"/>
          <w:szCs w:val="22"/>
        </w:rPr>
        <w:t>. Counts are plotted in log10 scale and the exact numbers</w:t>
      </w:r>
      <w:r w:rsidR="000237B7">
        <w:rPr>
          <w:sz w:val="22"/>
          <w:szCs w:val="22"/>
        </w:rPr>
        <w:t xml:space="preserve"> of </w:t>
      </w:r>
      <w:r w:rsidR="005C387A">
        <w:rPr>
          <w:sz w:val="22"/>
          <w:szCs w:val="22"/>
        </w:rPr>
        <w:t>splice junctions in each set</w:t>
      </w:r>
      <w:r w:rsidR="00BF2FAE" w:rsidRPr="003C21EF">
        <w:rPr>
          <w:sz w:val="22"/>
          <w:szCs w:val="22"/>
        </w:rPr>
        <w:t xml:space="preserve"> are indicated</w:t>
      </w:r>
      <w:r w:rsidR="00343B49">
        <w:rPr>
          <w:sz w:val="22"/>
          <w:szCs w:val="22"/>
        </w:rPr>
        <w:t xml:space="preserve"> </w:t>
      </w:r>
      <w:r w:rsidR="002E3B17">
        <w:rPr>
          <w:sz w:val="22"/>
          <w:szCs w:val="22"/>
        </w:rPr>
        <w:t>above each strip/box plot</w:t>
      </w:r>
      <w:r w:rsidR="00BF2FAE" w:rsidRPr="003C21EF">
        <w:rPr>
          <w:sz w:val="22"/>
          <w:szCs w:val="22"/>
        </w:rPr>
        <w:t>.</w:t>
      </w:r>
    </w:p>
    <w:p w14:paraId="264D832E" w14:textId="32A113CB" w:rsidR="4979BB12" w:rsidRDefault="4979BB12">
      <w:r>
        <w:br w:type="page"/>
      </w:r>
    </w:p>
    <w:p w14:paraId="125F96D2" w14:textId="77777777" w:rsidR="00BF2FAE" w:rsidRDefault="00BF2FAE" w:rsidP="00BF2FAE">
      <w:pPr>
        <w:jc w:val="center"/>
        <w:rPr>
          <w:b/>
        </w:rPr>
      </w:pPr>
      <w:r>
        <w:rPr>
          <w:noProof/>
        </w:rPr>
        <w:drawing>
          <wp:inline distT="0" distB="0" distL="0" distR="0" wp14:anchorId="6CECDA24" wp14:editId="52890ABD">
            <wp:extent cx="5553467" cy="4015779"/>
            <wp:effectExtent l="0" t="0" r="0" b="0"/>
            <wp:docPr id="1776494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553467" cy="4015779"/>
                    </a:xfrm>
                    <a:prstGeom prst="rect">
                      <a:avLst/>
                    </a:prstGeom>
                  </pic:spPr>
                </pic:pic>
              </a:graphicData>
            </a:graphic>
          </wp:inline>
        </w:drawing>
      </w:r>
    </w:p>
    <w:p w14:paraId="0D27612C" w14:textId="77777777" w:rsidR="00913B81" w:rsidRDefault="00913B81" w:rsidP="00BF2FAE">
      <w:pPr>
        <w:rPr>
          <w:b/>
        </w:rPr>
      </w:pPr>
    </w:p>
    <w:p w14:paraId="7829B693" w14:textId="253D1B1D" w:rsidR="00BF2FAE" w:rsidRPr="004176D4" w:rsidRDefault="00BF2FAE" w:rsidP="00BF2FAE">
      <w:pPr>
        <w:rPr>
          <w:b/>
          <w:sz w:val="22"/>
          <w:szCs w:val="22"/>
        </w:rPr>
      </w:pPr>
      <w:r w:rsidRPr="004176D4">
        <w:rPr>
          <w:b/>
          <w:sz w:val="22"/>
          <w:szCs w:val="22"/>
        </w:rPr>
        <w:t xml:space="preserve">Figure S5. Identification of VIR-dependent </w:t>
      </w:r>
      <w:r w:rsidR="00913B81" w:rsidRPr="004176D4">
        <w:rPr>
          <w:b/>
          <w:sz w:val="22"/>
          <w:szCs w:val="22"/>
        </w:rPr>
        <w:t>m</w:t>
      </w:r>
      <w:r w:rsidR="00913B81" w:rsidRPr="004176D4">
        <w:rPr>
          <w:b/>
          <w:sz w:val="22"/>
          <w:szCs w:val="22"/>
          <w:vertAlign w:val="superscript"/>
        </w:rPr>
        <w:t>6</w:t>
      </w:r>
      <w:r w:rsidR="00913B81" w:rsidRPr="004176D4">
        <w:rPr>
          <w:b/>
          <w:sz w:val="22"/>
          <w:szCs w:val="22"/>
        </w:rPr>
        <w:t xml:space="preserve">A </w:t>
      </w:r>
      <w:r w:rsidRPr="004176D4">
        <w:rPr>
          <w:b/>
          <w:sz w:val="22"/>
          <w:szCs w:val="22"/>
        </w:rPr>
        <w:t xml:space="preserve">transcriptome-wide. </w:t>
      </w:r>
    </w:p>
    <w:p w14:paraId="48435839" w14:textId="24DC85B9" w:rsidR="001D2470" w:rsidRDefault="00913B81" w:rsidP="001D2470">
      <w:pPr>
        <w:numPr>
          <w:ilvl w:val="0"/>
          <w:numId w:val="14"/>
        </w:numPr>
        <w:spacing w:after="160" w:line="259" w:lineRule="auto"/>
        <w:rPr>
          <w:sz w:val="22"/>
          <w:szCs w:val="22"/>
        </w:rPr>
      </w:pPr>
      <w:r w:rsidRPr="004176D4">
        <w:rPr>
          <w:i/>
          <w:sz w:val="22"/>
          <w:szCs w:val="22"/>
        </w:rPr>
        <w:t>vir-1</w:t>
      </w:r>
      <w:r w:rsidRPr="004176D4">
        <w:rPr>
          <w:sz w:val="22"/>
          <w:szCs w:val="22"/>
        </w:rPr>
        <w:t xml:space="preserve"> shows reduced levels of m</w:t>
      </w:r>
      <w:r w:rsidRPr="004176D4">
        <w:rPr>
          <w:sz w:val="22"/>
          <w:szCs w:val="22"/>
          <w:vertAlign w:val="superscript"/>
        </w:rPr>
        <w:t>6</w:t>
      </w:r>
      <w:r w:rsidRPr="004176D4">
        <w:rPr>
          <w:sz w:val="22"/>
          <w:szCs w:val="22"/>
        </w:rPr>
        <w:t xml:space="preserve">A compared to Col-0 that are restored in the </w:t>
      </w:r>
      <w:r w:rsidR="00BF2FAE" w:rsidRPr="004176D4">
        <w:rPr>
          <w:sz w:val="22"/>
          <w:szCs w:val="22"/>
        </w:rPr>
        <w:t>VIR complemented line</w:t>
      </w:r>
      <w:r w:rsidR="00BF2FAE" w:rsidRPr="004176D4">
        <w:rPr>
          <w:b/>
          <w:sz w:val="22"/>
          <w:szCs w:val="22"/>
        </w:rPr>
        <w:t xml:space="preserve">. </w:t>
      </w:r>
      <w:r w:rsidRPr="004176D4">
        <w:rPr>
          <w:sz w:val="22"/>
          <w:szCs w:val="22"/>
        </w:rPr>
        <w:t>R</w:t>
      </w:r>
      <w:r w:rsidR="00BF2FAE" w:rsidRPr="004176D4">
        <w:rPr>
          <w:sz w:val="22"/>
          <w:szCs w:val="22"/>
        </w:rPr>
        <w:t xml:space="preserve">atio of </w:t>
      </w:r>
      <w:r w:rsidR="009E0E18" w:rsidRPr="004176D4">
        <w:rPr>
          <w:sz w:val="22"/>
          <w:szCs w:val="22"/>
        </w:rPr>
        <w:t>m</w:t>
      </w:r>
      <w:r w:rsidR="009E0E18" w:rsidRPr="004176D4">
        <w:rPr>
          <w:sz w:val="22"/>
          <w:szCs w:val="22"/>
          <w:vertAlign w:val="superscript"/>
        </w:rPr>
        <w:t>6</w:t>
      </w:r>
      <w:r w:rsidR="009E0E18" w:rsidRPr="004176D4">
        <w:rPr>
          <w:sz w:val="22"/>
          <w:szCs w:val="22"/>
        </w:rPr>
        <w:t xml:space="preserve">A/A </w:t>
      </w:r>
      <w:r w:rsidR="00BF2FAE" w:rsidRPr="004176D4">
        <w:rPr>
          <w:sz w:val="22"/>
          <w:szCs w:val="22"/>
        </w:rPr>
        <w:t xml:space="preserve">obtained using LC-MS analysis is shown in blue; </w:t>
      </w:r>
      <w:r w:rsidR="00BF2FAE" w:rsidRPr="004176D4">
        <w:rPr>
          <w:i/>
          <w:sz w:val="22"/>
          <w:szCs w:val="22"/>
        </w:rPr>
        <w:t>vir-1</w:t>
      </w:r>
      <w:r w:rsidR="00BF2FAE" w:rsidRPr="004176D4">
        <w:rPr>
          <w:sz w:val="22"/>
          <w:szCs w:val="22"/>
        </w:rPr>
        <w:t xml:space="preserve"> – in orange; VIR complemented line – in green. </w:t>
      </w:r>
    </w:p>
    <w:p w14:paraId="17254725" w14:textId="7077C301" w:rsidR="00BF2FAE" w:rsidRPr="004176D4" w:rsidRDefault="00BF2FAE" w:rsidP="00BF2FAE">
      <w:pPr>
        <w:numPr>
          <w:ilvl w:val="0"/>
          <w:numId w:val="14"/>
        </w:numPr>
        <w:spacing w:after="160" w:line="259" w:lineRule="auto"/>
        <w:rPr>
          <w:sz w:val="22"/>
          <w:szCs w:val="22"/>
        </w:rPr>
      </w:pPr>
      <w:r w:rsidRPr="004176D4">
        <w:rPr>
          <w:sz w:val="22"/>
          <w:szCs w:val="22"/>
        </w:rPr>
        <w:t>Frequency of m</w:t>
      </w:r>
      <w:r w:rsidRPr="004176D4">
        <w:rPr>
          <w:sz w:val="22"/>
          <w:szCs w:val="22"/>
          <w:vertAlign w:val="superscript"/>
        </w:rPr>
        <w:t>6</w:t>
      </w:r>
      <w:r w:rsidRPr="004176D4">
        <w:rPr>
          <w:sz w:val="22"/>
          <w:szCs w:val="22"/>
        </w:rPr>
        <w:t xml:space="preserve">A motifs detected at </w:t>
      </w:r>
      <w:r w:rsidRPr="004176D4">
        <w:rPr>
          <w:i/>
          <w:sz w:val="22"/>
          <w:szCs w:val="22"/>
        </w:rPr>
        <w:t xml:space="preserve">vir-1 </w:t>
      </w:r>
      <w:r w:rsidRPr="004176D4">
        <w:rPr>
          <w:sz w:val="22"/>
          <w:szCs w:val="22"/>
        </w:rPr>
        <w:t xml:space="preserve">reduced error sites, as detected by FIMO using the motif detected </w:t>
      </w:r>
      <w:r w:rsidRPr="004176D4">
        <w:rPr>
          <w:i/>
          <w:sz w:val="22"/>
          <w:szCs w:val="22"/>
        </w:rPr>
        <w:t xml:space="preserve">de novo </w:t>
      </w:r>
      <w:r w:rsidRPr="004176D4">
        <w:rPr>
          <w:sz w:val="22"/>
          <w:szCs w:val="22"/>
        </w:rPr>
        <w:t>by MEME (Fig 5B) and an FDR threshold of 0.1.</w:t>
      </w:r>
    </w:p>
    <w:p w14:paraId="0C271F0D" w14:textId="77777777" w:rsidR="00BF2FAE" w:rsidRDefault="00BF2FAE" w:rsidP="00BF2FAE">
      <w:pPr>
        <w:numPr>
          <w:ilvl w:val="0"/>
          <w:numId w:val="14"/>
        </w:numPr>
        <w:spacing w:after="160" w:line="259" w:lineRule="auto"/>
      </w:pPr>
      <w:r w:rsidRPr="004176D4">
        <w:rPr>
          <w:sz w:val="22"/>
          <w:szCs w:val="22"/>
        </w:rPr>
        <w:t xml:space="preserve">Bar plot shows the number of </w:t>
      </w:r>
      <w:proofErr w:type="spellStart"/>
      <w:r w:rsidRPr="004176D4">
        <w:rPr>
          <w:sz w:val="22"/>
          <w:szCs w:val="22"/>
        </w:rPr>
        <w:t>miCLIP</w:t>
      </w:r>
      <w:proofErr w:type="spellEnd"/>
      <w:r w:rsidRPr="004176D4">
        <w:rPr>
          <w:sz w:val="22"/>
          <w:szCs w:val="22"/>
        </w:rPr>
        <w:t xml:space="preserve"> peaks per kb of genic feature types in the Araport11 reference. Upstream and downstream regions are 200 </w:t>
      </w:r>
      <w:proofErr w:type="spellStart"/>
      <w:r w:rsidRPr="004176D4">
        <w:rPr>
          <w:sz w:val="22"/>
          <w:szCs w:val="22"/>
        </w:rPr>
        <w:t>nt</w:t>
      </w:r>
      <w:proofErr w:type="spellEnd"/>
      <w:r w:rsidRPr="004176D4">
        <w:rPr>
          <w:sz w:val="22"/>
          <w:szCs w:val="22"/>
        </w:rPr>
        <w:t xml:space="preserve"> regions before and after the annotated transcription termination sites (TTSs), respectively</w:t>
      </w:r>
      <w:r w:rsidRPr="00AD15C9">
        <w:t>.</w:t>
      </w:r>
    </w:p>
    <w:p w14:paraId="53DEE992" w14:textId="77777777" w:rsidR="00BF2FAE" w:rsidRDefault="00BF2FAE" w:rsidP="00BF2FAE">
      <w:r>
        <w:br w:type="page"/>
      </w:r>
    </w:p>
    <w:p w14:paraId="29B37A8E" w14:textId="77777777" w:rsidR="00BF2FAE" w:rsidRPr="009776C1" w:rsidRDefault="00BF2FAE" w:rsidP="00627105">
      <w:r>
        <w:rPr>
          <w:noProof/>
        </w:rPr>
        <w:drawing>
          <wp:inline distT="0" distB="0" distL="0" distR="0" wp14:anchorId="308306CF" wp14:editId="73E42B07">
            <wp:extent cx="5931621" cy="6117325"/>
            <wp:effectExtent l="0" t="0" r="0" b="4445"/>
            <wp:docPr id="1682251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31621" cy="6117325"/>
                    </a:xfrm>
                    <a:prstGeom prst="rect">
                      <a:avLst/>
                    </a:prstGeom>
                    <a:ln>
                      <a:noFill/>
                    </a:ln>
                    <a:extLst>
                      <a:ext uri="{53640926-AAD7-44D8-BBD7-CCE9431645EC}">
                        <a14:shadowObscured xmlns:a14="http://schemas.microsoft.com/office/drawing/2010/main"/>
                      </a:ext>
                    </a:extLst>
                  </pic:spPr>
                </pic:pic>
              </a:graphicData>
            </a:graphic>
          </wp:inline>
        </w:drawing>
      </w:r>
    </w:p>
    <w:p w14:paraId="65715E5E" w14:textId="66BC23D9" w:rsidR="00BF2FAE" w:rsidRPr="002A0195" w:rsidRDefault="00BF2FAE" w:rsidP="00BF2FAE">
      <w:pPr>
        <w:rPr>
          <w:b/>
          <w:i/>
        </w:rPr>
      </w:pPr>
      <w:r>
        <w:rPr>
          <w:b/>
        </w:rPr>
        <w:t xml:space="preserve">Figure S6. Changes in circadian clock </w:t>
      </w:r>
      <w:r w:rsidR="003654A1">
        <w:rPr>
          <w:b/>
        </w:rPr>
        <w:t xml:space="preserve">components gene </w:t>
      </w:r>
      <w:r w:rsidR="00913B81">
        <w:rPr>
          <w:b/>
        </w:rPr>
        <w:t xml:space="preserve">expression and RNA 3’ end formation </w:t>
      </w:r>
      <w:r>
        <w:rPr>
          <w:b/>
        </w:rPr>
        <w:t xml:space="preserve">observed </w:t>
      </w:r>
      <w:r w:rsidR="00913B81" w:rsidRPr="002A0195">
        <w:rPr>
          <w:b/>
          <w:i/>
        </w:rPr>
        <w:t xml:space="preserve">vir-1 </w:t>
      </w:r>
    </w:p>
    <w:p w14:paraId="493E329C" w14:textId="77777777" w:rsidR="00BF2FAE" w:rsidRPr="004176D4" w:rsidRDefault="00BF2FAE" w:rsidP="00BF2FAE">
      <w:pPr>
        <w:numPr>
          <w:ilvl w:val="0"/>
          <w:numId w:val="15"/>
        </w:numPr>
        <w:spacing w:after="160" w:line="259" w:lineRule="auto"/>
        <w:rPr>
          <w:sz w:val="22"/>
          <w:szCs w:val="22"/>
        </w:rPr>
      </w:pPr>
      <w:r w:rsidRPr="004176D4">
        <w:rPr>
          <w:sz w:val="22"/>
          <w:szCs w:val="22"/>
        </w:rPr>
        <w:t xml:space="preserve">Histogram shows log2 fold change in gene expression based on Illumina </w:t>
      </w:r>
      <w:proofErr w:type="spellStart"/>
      <w:r w:rsidRPr="004176D4">
        <w:rPr>
          <w:sz w:val="22"/>
          <w:szCs w:val="22"/>
        </w:rPr>
        <w:t>RNAseq</w:t>
      </w:r>
      <w:proofErr w:type="spellEnd"/>
      <w:r w:rsidRPr="004176D4">
        <w:rPr>
          <w:sz w:val="22"/>
          <w:szCs w:val="22"/>
        </w:rPr>
        <w:t xml:space="preserve"> data from </w:t>
      </w:r>
      <w:r w:rsidRPr="004176D4">
        <w:rPr>
          <w:i/>
          <w:sz w:val="22"/>
          <w:szCs w:val="22"/>
        </w:rPr>
        <w:t xml:space="preserve">vir-1 </w:t>
      </w:r>
      <w:r w:rsidRPr="004176D4">
        <w:rPr>
          <w:sz w:val="22"/>
          <w:szCs w:val="22"/>
        </w:rPr>
        <w:t>mutant and VIR complemented line. Genes with differential error rate sites are in blue, and those without – in orange.</w:t>
      </w:r>
    </w:p>
    <w:p w14:paraId="72286B2D" w14:textId="039B64D8" w:rsidR="00BF2FAE" w:rsidRPr="004176D4" w:rsidRDefault="00BF2FAE" w:rsidP="00BF2FAE">
      <w:pPr>
        <w:numPr>
          <w:ilvl w:val="0"/>
          <w:numId w:val="15"/>
        </w:numPr>
        <w:spacing w:after="160" w:line="259" w:lineRule="auto"/>
        <w:rPr>
          <w:b/>
          <w:sz w:val="22"/>
          <w:szCs w:val="22"/>
        </w:rPr>
      </w:pPr>
      <w:r w:rsidRPr="004176D4">
        <w:rPr>
          <w:sz w:val="22"/>
          <w:szCs w:val="22"/>
        </w:rPr>
        <w:t xml:space="preserve">Expression of core circadian clock components is perturbed in </w:t>
      </w:r>
      <w:r w:rsidRPr="004176D4">
        <w:rPr>
          <w:i/>
          <w:sz w:val="22"/>
          <w:szCs w:val="22"/>
        </w:rPr>
        <w:t xml:space="preserve">vir-1 </w:t>
      </w:r>
      <w:r w:rsidRPr="004176D4">
        <w:rPr>
          <w:sz w:val="22"/>
          <w:szCs w:val="22"/>
        </w:rPr>
        <w:t xml:space="preserve">mutant. Boxplots showing normalised gene expression measured using Illumina </w:t>
      </w:r>
      <w:proofErr w:type="spellStart"/>
      <w:r w:rsidRPr="004176D4">
        <w:rPr>
          <w:sz w:val="22"/>
          <w:szCs w:val="22"/>
        </w:rPr>
        <w:t>RNAseq</w:t>
      </w:r>
      <w:proofErr w:type="spellEnd"/>
      <w:r w:rsidRPr="004176D4">
        <w:rPr>
          <w:sz w:val="22"/>
          <w:szCs w:val="22"/>
        </w:rPr>
        <w:t xml:space="preserve"> in log</w:t>
      </w:r>
      <w:r w:rsidRPr="004176D4">
        <w:rPr>
          <w:sz w:val="22"/>
          <w:szCs w:val="22"/>
          <w:vertAlign w:val="subscript"/>
        </w:rPr>
        <w:t xml:space="preserve">2 </w:t>
      </w:r>
      <w:r w:rsidRPr="004176D4">
        <w:rPr>
          <w:sz w:val="22"/>
          <w:szCs w:val="22"/>
        </w:rPr>
        <w:t xml:space="preserve">counts per million, for VIR complemented line – in green; and </w:t>
      </w:r>
      <w:r w:rsidRPr="004176D4">
        <w:rPr>
          <w:i/>
          <w:sz w:val="22"/>
          <w:szCs w:val="22"/>
        </w:rPr>
        <w:t xml:space="preserve">vir-1 </w:t>
      </w:r>
      <w:r w:rsidRPr="004176D4">
        <w:rPr>
          <w:sz w:val="22"/>
          <w:szCs w:val="22"/>
        </w:rPr>
        <w:t>mutant</w:t>
      </w:r>
      <w:r w:rsidRPr="004176D4">
        <w:rPr>
          <w:i/>
          <w:sz w:val="22"/>
          <w:szCs w:val="22"/>
        </w:rPr>
        <w:t xml:space="preserve">– </w:t>
      </w:r>
      <w:r w:rsidRPr="004176D4">
        <w:rPr>
          <w:sz w:val="22"/>
          <w:szCs w:val="22"/>
        </w:rPr>
        <w:t xml:space="preserve">in orange. Asterisks denote expression changes which are significant using an FDR threshold of 0.05. Orange labelled genes have 3’ UTR </w:t>
      </w:r>
      <w:r w:rsidR="001D2470" w:rsidRPr="004176D4">
        <w:rPr>
          <w:bCs/>
          <w:sz w:val="22"/>
          <w:szCs w:val="22"/>
        </w:rPr>
        <w:t>m</w:t>
      </w:r>
      <w:r w:rsidR="001D2470" w:rsidRPr="004176D4">
        <w:rPr>
          <w:bCs/>
          <w:sz w:val="22"/>
          <w:szCs w:val="22"/>
          <w:vertAlign w:val="superscript"/>
        </w:rPr>
        <w:t>6</w:t>
      </w:r>
      <w:r w:rsidR="001D2470" w:rsidRPr="004176D4">
        <w:rPr>
          <w:bCs/>
          <w:sz w:val="22"/>
          <w:szCs w:val="22"/>
        </w:rPr>
        <w:t>A</w:t>
      </w:r>
      <w:r w:rsidRPr="004176D4">
        <w:rPr>
          <w:sz w:val="22"/>
          <w:szCs w:val="22"/>
        </w:rPr>
        <w:t xml:space="preserve"> detectable by Nanopore DRS and </w:t>
      </w:r>
      <w:proofErr w:type="spellStart"/>
      <w:r w:rsidRPr="004176D4">
        <w:rPr>
          <w:sz w:val="22"/>
          <w:szCs w:val="22"/>
        </w:rPr>
        <w:t>miCLIP</w:t>
      </w:r>
      <w:proofErr w:type="spellEnd"/>
      <w:r w:rsidRPr="004176D4">
        <w:rPr>
          <w:sz w:val="22"/>
          <w:szCs w:val="22"/>
        </w:rPr>
        <w:t>.</w:t>
      </w:r>
    </w:p>
    <w:p w14:paraId="13A49BC1" w14:textId="0404ED4E" w:rsidR="00BF2FAE" w:rsidRPr="004176D4" w:rsidRDefault="00BF2FAE" w:rsidP="00BF2FAE">
      <w:pPr>
        <w:numPr>
          <w:ilvl w:val="0"/>
          <w:numId w:val="15"/>
        </w:numPr>
        <w:spacing w:after="160" w:line="259" w:lineRule="auto"/>
        <w:rPr>
          <w:b/>
          <w:sz w:val="22"/>
          <w:szCs w:val="22"/>
        </w:rPr>
      </w:pPr>
      <w:r w:rsidRPr="004176D4">
        <w:rPr>
          <w:sz w:val="22"/>
          <w:szCs w:val="22"/>
        </w:rPr>
        <w:t xml:space="preserve">Expression of </w:t>
      </w:r>
      <w:r w:rsidRPr="004176D4">
        <w:rPr>
          <w:i/>
          <w:sz w:val="22"/>
          <w:szCs w:val="22"/>
        </w:rPr>
        <w:t>CCA1</w:t>
      </w:r>
      <w:r w:rsidRPr="004176D4">
        <w:rPr>
          <w:sz w:val="22"/>
          <w:szCs w:val="22"/>
        </w:rPr>
        <w:t xml:space="preserve">, encoding a regulator of circadian rhythm in Arabidopsis, is increased in </w:t>
      </w:r>
      <w:r w:rsidRPr="004176D4">
        <w:rPr>
          <w:i/>
          <w:sz w:val="22"/>
          <w:szCs w:val="22"/>
        </w:rPr>
        <w:t xml:space="preserve">vir-1 </w:t>
      </w:r>
      <w:r w:rsidRPr="004176D4">
        <w:rPr>
          <w:sz w:val="22"/>
          <w:szCs w:val="22"/>
        </w:rPr>
        <w:t xml:space="preserve">mutant. Boxplot shows gene expression change from Col-0 by RT-qPCR for VIR complemented line – in green; and </w:t>
      </w:r>
      <w:r w:rsidRPr="004176D4">
        <w:rPr>
          <w:i/>
          <w:sz w:val="22"/>
          <w:szCs w:val="22"/>
        </w:rPr>
        <w:t xml:space="preserve">vir-1 – </w:t>
      </w:r>
      <w:r w:rsidRPr="004176D4">
        <w:rPr>
          <w:sz w:val="22"/>
          <w:szCs w:val="22"/>
        </w:rPr>
        <w:t>in orange. Expression change</w:t>
      </w:r>
      <w:r w:rsidR="007A406C">
        <w:rPr>
          <w:sz w:val="22"/>
          <w:szCs w:val="22"/>
        </w:rPr>
        <w:t xml:space="preserve"> in </w:t>
      </w:r>
      <w:r w:rsidR="007A406C">
        <w:rPr>
          <w:i/>
          <w:iCs/>
          <w:sz w:val="22"/>
          <w:szCs w:val="22"/>
        </w:rPr>
        <w:t>vir-1</w:t>
      </w:r>
      <w:r w:rsidRPr="004176D4">
        <w:rPr>
          <w:sz w:val="22"/>
          <w:szCs w:val="22"/>
        </w:rPr>
        <w:t xml:space="preserve"> is significant using a p value threshold of 0.05.</w:t>
      </w:r>
    </w:p>
    <w:p w14:paraId="2CF7FF13" w14:textId="014EC88A" w:rsidR="00BF2FAE" w:rsidRPr="004176D4" w:rsidRDefault="00BF2FAE" w:rsidP="00BF2FAE">
      <w:pPr>
        <w:numPr>
          <w:ilvl w:val="0"/>
          <w:numId w:val="15"/>
        </w:numPr>
        <w:spacing w:before="240" w:after="160" w:line="259" w:lineRule="auto"/>
        <w:rPr>
          <w:b/>
          <w:sz w:val="22"/>
          <w:szCs w:val="22"/>
        </w:rPr>
      </w:pPr>
      <w:r w:rsidRPr="004176D4">
        <w:rPr>
          <w:sz w:val="22"/>
          <w:szCs w:val="22"/>
        </w:rPr>
        <w:t xml:space="preserve">Expression of </w:t>
      </w:r>
      <w:r w:rsidRPr="004176D4">
        <w:rPr>
          <w:i/>
          <w:sz w:val="22"/>
          <w:szCs w:val="22"/>
        </w:rPr>
        <w:t xml:space="preserve">Flowering Locus C </w:t>
      </w:r>
      <w:r w:rsidRPr="004176D4">
        <w:rPr>
          <w:sz w:val="22"/>
          <w:szCs w:val="22"/>
        </w:rPr>
        <w:t>(</w:t>
      </w:r>
      <w:r w:rsidRPr="004176D4">
        <w:rPr>
          <w:i/>
          <w:sz w:val="22"/>
          <w:szCs w:val="22"/>
        </w:rPr>
        <w:t>FLC</w:t>
      </w:r>
      <w:r w:rsidRPr="004176D4">
        <w:rPr>
          <w:sz w:val="22"/>
          <w:szCs w:val="22"/>
        </w:rPr>
        <w:t xml:space="preserve">) gene is decreased in the </w:t>
      </w:r>
      <w:r w:rsidRPr="004176D4">
        <w:rPr>
          <w:i/>
          <w:sz w:val="22"/>
          <w:szCs w:val="22"/>
        </w:rPr>
        <w:t xml:space="preserve">vir-1 </w:t>
      </w:r>
      <w:r w:rsidRPr="004176D4">
        <w:rPr>
          <w:sz w:val="22"/>
          <w:szCs w:val="22"/>
        </w:rPr>
        <w:t xml:space="preserve">mutant. </w:t>
      </w:r>
      <w:r w:rsidR="00E85965" w:rsidRPr="004176D4">
        <w:rPr>
          <w:sz w:val="22"/>
          <w:szCs w:val="22"/>
        </w:rPr>
        <w:t xml:space="preserve">Boxplot shows gene expression change from Col-0 by RT-qPCR for VIR complemented line – in green; and </w:t>
      </w:r>
      <w:r w:rsidR="00E85965" w:rsidRPr="004176D4">
        <w:rPr>
          <w:i/>
          <w:sz w:val="22"/>
          <w:szCs w:val="22"/>
        </w:rPr>
        <w:t xml:space="preserve">vir-1 – </w:t>
      </w:r>
      <w:r w:rsidR="00E85965" w:rsidRPr="004176D4">
        <w:rPr>
          <w:sz w:val="22"/>
          <w:szCs w:val="22"/>
        </w:rPr>
        <w:t>in orange. Expression change</w:t>
      </w:r>
      <w:r w:rsidR="007A406C">
        <w:rPr>
          <w:sz w:val="22"/>
          <w:szCs w:val="22"/>
        </w:rPr>
        <w:t xml:space="preserve"> in </w:t>
      </w:r>
      <w:r w:rsidR="007A406C">
        <w:rPr>
          <w:i/>
          <w:iCs/>
          <w:sz w:val="22"/>
          <w:szCs w:val="22"/>
        </w:rPr>
        <w:t>vir-1</w:t>
      </w:r>
      <w:r w:rsidR="00E85965" w:rsidRPr="004176D4">
        <w:rPr>
          <w:sz w:val="22"/>
          <w:szCs w:val="22"/>
        </w:rPr>
        <w:t xml:space="preserve"> is significant using a p value threshold of 0.05.</w:t>
      </w:r>
    </w:p>
    <w:p w14:paraId="41014C13" w14:textId="63398D6E" w:rsidR="00BF2FAE" w:rsidRPr="00627105" w:rsidRDefault="00BF2FAE" w:rsidP="00BF2FAE">
      <w:pPr>
        <w:numPr>
          <w:ilvl w:val="0"/>
          <w:numId w:val="15"/>
        </w:numPr>
        <w:spacing w:before="240" w:after="160" w:line="259" w:lineRule="auto"/>
        <w:rPr>
          <w:b/>
          <w:sz w:val="22"/>
          <w:szCs w:val="22"/>
        </w:rPr>
      </w:pPr>
      <w:r w:rsidRPr="004176D4">
        <w:rPr>
          <w:sz w:val="22"/>
          <w:szCs w:val="22"/>
        </w:rPr>
        <w:t xml:space="preserve">Splicing is moderately disrupted in </w:t>
      </w:r>
      <w:r w:rsidRPr="004176D4">
        <w:rPr>
          <w:i/>
          <w:sz w:val="22"/>
          <w:szCs w:val="22"/>
        </w:rPr>
        <w:t xml:space="preserve">vir-1 </w:t>
      </w:r>
      <w:r w:rsidRPr="004176D4">
        <w:rPr>
          <w:sz w:val="22"/>
          <w:szCs w:val="22"/>
        </w:rPr>
        <w:t>mutant.</w:t>
      </w:r>
      <w:r w:rsidR="00403179">
        <w:rPr>
          <w:sz w:val="22"/>
          <w:szCs w:val="22"/>
        </w:rPr>
        <w:t xml:space="preserve"> </w:t>
      </w:r>
      <w:r w:rsidR="002A2143">
        <w:rPr>
          <w:sz w:val="22"/>
          <w:szCs w:val="22"/>
        </w:rPr>
        <w:t>Results of d</w:t>
      </w:r>
      <w:r w:rsidR="00403179">
        <w:rPr>
          <w:sz w:val="22"/>
          <w:szCs w:val="22"/>
        </w:rPr>
        <w:t>ifferential exon usage analysis</w:t>
      </w:r>
      <w:r w:rsidRPr="004176D4">
        <w:rPr>
          <w:sz w:val="22"/>
          <w:szCs w:val="22"/>
        </w:rPr>
        <w:t xml:space="preserve"> </w:t>
      </w:r>
      <w:r w:rsidR="002A2143">
        <w:rPr>
          <w:sz w:val="22"/>
          <w:szCs w:val="22"/>
        </w:rPr>
        <w:t xml:space="preserve">with </w:t>
      </w:r>
      <w:proofErr w:type="spellStart"/>
      <w:r w:rsidR="002A2143">
        <w:rPr>
          <w:sz w:val="22"/>
          <w:szCs w:val="22"/>
        </w:rPr>
        <w:t>DEXseq</w:t>
      </w:r>
      <w:proofErr w:type="spellEnd"/>
      <w:r w:rsidR="002A2143">
        <w:rPr>
          <w:sz w:val="22"/>
          <w:szCs w:val="22"/>
        </w:rPr>
        <w:t xml:space="preserve"> </w:t>
      </w:r>
      <w:r w:rsidR="00D0762D">
        <w:rPr>
          <w:sz w:val="22"/>
          <w:szCs w:val="22"/>
        </w:rPr>
        <w:t>are shown for contiguous regions</w:t>
      </w:r>
      <w:r w:rsidR="000B4013">
        <w:rPr>
          <w:sz w:val="22"/>
          <w:szCs w:val="22"/>
        </w:rPr>
        <w:t xml:space="preserve"> (“exon chunks”)</w:t>
      </w:r>
      <w:r w:rsidR="00D0762D">
        <w:rPr>
          <w:sz w:val="22"/>
          <w:szCs w:val="22"/>
        </w:rPr>
        <w:t xml:space="preserve"> </w:t>
      </w:r>
      <w:r w:rsidR="002033A8">
        <w:rPr>
          <w:sz w:val="22"/>
          <w:szCs w:val="22"/>
        </w:rPr>
        <w:t xml:space="preserve">which occur in the same sets of transcripts in the Araport11 reference. </w:t>
      </w:r>
      <w:r w:rsidR="00D53ABE">
        <w:rPr>
          <w:sz w:val="22"/>
          <w:szCs w:val="22"/>
        </w:rPr>
        <w:t>Regions were labelled as 5’ variation if they were bounded by the TSS of one or more transcripts, and 3’ variation if they were bounded by the TTS of one or more transcripts. Features with increased usage are shown in orange, and reduced usage in blue</w:t>
      </w:r>
      <w:r w:rsidRPr="004176D4">
        <w:rPr>
          <w:sz w:val="22"/>
          <w:szCs w:val="22"/>
        </w:rPr>
        <w:t>.</w:t>
      </w:r>
      <w:r w:rsidR="00D53ABE">
        <w:rPr>
          <w:sz w:val="22"/>
          <w:szCs w:val="22"/>
        </w:rPr>
        <w:t xml:space="preserve"> Boxplots show the</w:t>
      </w:r>
      <w:r w:rsidR="00C16112">
        <w:rPr>
          <w:sz w:val="22"/>
          <w:szCs w:val="22"/>
        </w:rPr>
        <w:t xml:space="preserve"> </w:t>
      </w:r>
      <w:r w:rsidR="00E65904">
        <w:rPr>
          <w:sz w:val="22"/>
          <w:szCs w:val="22"/>
        </w:rPr>
        <w:t xml:space="preserve">distribution </w:t>
      </w:r>
      <w:r w:rsidR="007F33FF">
        <w:rPr>
          <w:sz w:val="22"/>
          <w:szCs w:val="22"/>
        </w:rPr>
        <w:t>in</w:t>
      </w:r>
      <w:r w:rsidR="00E65904">
        <w:rPr>
          <w:sz w:val="22"/>
          <w:szCs w:val="22"/>
        </w:rPr>
        <w:t xml:space="preserve"> absolute log fold change for each </w:t>
      </w:r>
      <w:r w:rsidR="007F33FF">
        <w:rPr>
          <w:sz w:val="22"/>
          <w:szCs w:val="22"/>
        </w:rPr>
        <w:t xml:space="preserve">feature </w:t>
      </w:r>
      <w:r w:rsidR="00E65904">
        <w:rPr>
          <w:sz w:val="22"/>
          <w:szCs w:val="22"/>
        </w:rPr>
        <w:t>set.</w:t>
      </w:r>
      <w:r w:rsidR="004B4793">
        <w:rPr>
          <w:sz w:val="22"/>
          <w:szCs w:val="22"/>
        </w:rPr>
        <w:t xml:space="preserve"> </w:t>
      </w:r>
    </w:p>
    <w:p w14:paraId="69D05C60" w14:textId="7762B423" w:rsidR="00BF2FAE" w:rsidRPr="00627105" w:rsidRDefault="00BF2FAE" w:rsidP="00BF2FAE">
      <w:pPr>
        <w:numPr>
          <w:ilvl w:val="0"/>
          <w:numId w:val="15"/>
        </w:numPr>
        <w:spacing w:before="240" w:after="160" w:line="259" w:lineRule="auto"/>
        <w:rPr>
          <w:b/>
          <w:sz w:val="22"/>
          <w:szCs w:val="22"/>
        </w:rPr>
      </w:pPr>
      <w:r w:rsidRPr="004176D4">
        <w:rPr>
          <w:sz w:val="22"/>
          <w:szCs w:val="22"/>
        </w:rPr>
        <w:t xml:space="preserve">A shift in use </w:t>
      </w:r>
      <w:r w:rsidR="00430546">
        <w:rPr>
          <w:sz w:val="22"/>
          <w:szCs w:val="22"/>
        </w:rPr>
        <w:t>to</w:t>
      </w:r>
      <w:r w:rsidRPr="004176D4">
        <w:rPr>
          <w:sz w:val="22"/>
          <w:szCs w:val="22"/>
        </w:rPr>
        <w:t xml:space="preserve"> more proximal polyadenylation site</w:t>
      </w:r>
      <w:r w:rsidR="00430546">
        <w:rPr>
          <w:sz w:val="22"/>
          <w:szCs w:val="22"/>
        </w:rPr>
        <w:t>s</w:t>
      </w:r>
      <w:r w:rsidRPr="004176D4">
        <w:rPr>
          <w:sz w:val="22"/>
          <w:szCs w:val="22"/>
        </w:rPr>
        <w:t xml:space="preserve"> is observed in</w:t>
      </w:r>
      <w:r w:rsidR="00430546">
        <w:rPr>
          <w:sz w:val="22"/>
          <w:szCs w:val="22"/>
        </w:rPr>
        <w:t xml:space="preserve"> m</w:t>
      </w:r>
      <w:r w:rsidR="00430546" w:rsidRPr="00627105">
        <w:rPr>
          <w:sz w:val="22"/>
          <w:szCs w:val="22"/>
          <w:vertAlign w:val="superscript"/>
        </w:rPr>
        <w:t>6</w:t>
      </w:r>
      <w:r w:rsidR="00430546">
        <w:rPr>
          <w:sz w:val="22"/>
          <w:szCs w:val="22"/>
        </w:rPr>
        <w:t>A containing transcripts in the</w:t>
      </w:r>
      <w:r w:rsidRPr="004176D4">
        <w:rPr>
          <w:sz w:val="22"/>
          <w:szCs w:val="22"/>
        </w:rPr>
        <w:t xml:space="preserve"> </w:t>
      </w:r>
      <w:r w:rsidRPr="004176D4">
        <w:rPr>
          <w:i/>
          <w:sz w:val="22"/>
          <w:szCs w:val="22"/>
        </w:rPr>
        <w:t xml:space="preserve">vir-1 </w:t>
      </w:r>
      <w:r w:rsidRPr="004176D4">
        <w:rPr>
          <w:sz w:val="22"/>
          <w:szCs w:val="22"/>
        </w:rPr>
        <w:t xml:space="preserve">mutant. Histogram shows distance from error site to 3’ end in </w:t>
      </w:r>
      <w:r w:rsidRPr="004176D4">
        <w:rPr>
          <w:i/>
          <w:sz w:val="22"/>
          <w:szCs w:val="22"/>
        </w:rPr>
        <w:t xml:space="preserve">vir-1 </w:t>
      </w:r>
      <w:r w:rsidRPr="004176D4">
        <w:rPr>
          <w:sz w:val="22"/>
          <w:szCs w:val="22"/>
        </w:rPr>
        <w:t>mutant (orange) and VIR complemented line (green).</w:t>
      </w:r>
    </w:p>
    <w:p w14:paraId="41C9A643" w14:textId="60917F74" w:rsidR="0058278F" w:rsidRPr="00627105" w:rsidRDefault="0058278F" w:rsidP="00BF2FAE">
      <w:pPr>
        <w:numPr>
          <w:ilvl w:val="0"/>
          <w:numId w:val="15"/>
        </w:numPr>
        <w:spacing w:before="240" w:after="160" w:line="259" w:lineRule="auto"/>
        <w:rPr>
          <w:bCs/>
          <w:i/>
          <w:iCs/>
          <w:sz w:val="22"/>
          <w:szCs w:val="22"/>
        </w:rPr>
      </w:pPr>
      <w:r>
        <w:rPr>
          <w:bCs/>
          <w:i/>
          <w:iCs/>
          <w:sz w:val="22"/>
          <w:szCs w:val="22"/>
        </w:rPr>
        <w:t>v</w:t>
      </w:r>
      <w:r w:rsidRPr="00627105">
        <w:rPr>
          <w:bCs/>
          <w:i/>
          <w:iCs/>
          <w:sz w:val="22"/>
          <w:szCs w:val="22"/>
        </w:rPr>
        <w:t>ir-1</w:t>
      </w:r>
      <w:r>
        <w:rPr>
          <w:bCs/>
          <w:i/>
          <w:iCs/>
          <w:sz w:val="22"/>
          <w:szCs w:val="22"/>
        </w:rPr>
        <w:t xml:space="preserve"> </w:t>
      </w:r>
      <w:r>
        <w:rPr>
          <w:bCs/>
          <w:sz w:val="22"/>
          <w:szCs w:val="22"/>
        </w:rPr>
        <w:t xml:space="preserve">mutants exhibit increased readthrough </w:t>
      </w:r>
      <w:r w:rsidR="005F0D38">
        <w:rPr>
          <w:bCs/>
          <w:sz w:val="22"/>
          <w:szCs w:val="22"/>
        </w:rPr>
        <w:t>of</w:t>
      </w:r>
      <w:r>
        <w:rPr>
          <w:bCs/>
          <w:sz w:val="22"/>
          <w:szCs w:val="22"/>
        </w:rPr>
        <w:t xml:space="preserve"> an intronic proximation poly(A) site in intron 5 of the </w:t>
      </w:r>
      <w:proofErr w:type="spellStart"/>
      <w:r>
        <w:rPr>
          <w:bCs/>
          <w:sz w:val="22"/>
          <w:szCs w:val="22"/>
        </w:rPr>
        <w:t>Symplekin</w:t>
      </w:r>
      <w:proofErr w:type="spellEnd"/>
      <w:r>
        <w:rPr>
          <w:bCs/>
          <w:sz w:val="22"/>
          <w:szCs w:val="22"/>
        </w:rPr>
        <w:t xml:space="preserve"> domain gene TANG1.</w:t>
      </w:r>
      <w:r w:rsidR="00336013">
        <w:rPr>
          <w:bCs/>
          <w:sz w:val="22"/>
          <w:szCs w:val="22"/>
        </w:rPr>
        <w:t xml:space="preserve"> Nanopore DRS reads from the VIR complemented line are shown in green, and from the </w:t>
      </w:r>
      <w:r w:rsidR="00336013">
        <w:rPr>
          <w:bCs/>
          <w:i/>
          <w:iCs/>
          <w:sz w:val="22"/>
          <w:szCs w:val="22"/>
        </w:rPr>
        <w:t xml:space="preserve">vir-1 </w:t>
      </w:r>
      <w:r w:rsidR="00336013">
        <w:rPr>
          <w:bCs/>
          <w:sz w:val="22"/>
          <w:szCs w:val="22"/>
        </w:rPr>
        <w:t xml:space="preserve">mutant – in orange. Araport11 annotation is shown in </w:t>
      </w:r>
      <w:r w:rsidR="008B7F24">
        <w:rPr>
          <w:bCs/>
          <w:sz w:val="22"/>
          <w:szCs w:val="22"/>
        </w:rPr>
        <w:t xml:space="preserve">black. </w:t>
      </w:r>
      <w:r w:rsidR="001B0812">
        <w:rPr>
          <w:bCs/>
          <w:sz w:val="22"/>
          <w:szCs w:val="22"/>
        </w:rPr>
        <w:t>Dashed b</w:t>
      </w:r>
      <w:r w:rsidR="008B7F24">
        <w:rPr>
          <w:bCs/>
          <w:sz w:val="22"/>
          <w:szCs w:val="22"/>
        </w:rPr>
        <w:t>lack box highlights the site of proximal polyadenylation.</w:t>
      </w:r>
    </w:p>
    <w:p w14:paraId="7974C928" w14:textId="77777777" w:rsidR="00BF2FAE" w:rsidRPr="004176D4" w:rsidRDefault="00BF2FAE" w:rsidP="00BF2FAE">
      <w:pPr>
        <w:numPr>
          <w:ilvl w:val="0"/>
          <w:numId w:val="15"/>
        </w:numPr>
        <w:spacing w:before="240" w:after="160" w:line="259" w:lineRule="auto"/>
        <w:rPr>
          <w:b/>
          <w:sz w:val="22"/>
          <w:szCs w:val="22"/>
        </w:rPr>
      </w:pPr>
      <w:r w:rsidRPr="004176D4">
        <w:rPr>
          <w:i/>
          <w:sz w:val="22"/>
          <w:szCs w:val="22"/>
        </w:rPr>
        <w:t xml:space="preserve">ALG3-GH3.9 </w:t>
      </w:r>
      <w:r w:rsidRPr="004176D4">
        <w:rPr>
          <w:sz w:val="22"/>
          <w:szCs w:val="22"/>
        </w:rPr>
        <w:t xml:space="preserve">chimeric RNAs are generated in </w:t>
      </w:r>
      <w:r w:rsidRPr="004176D4">
        <w:rPr>
          <w:i/>
          <w:sz w:val="22"/>
          <w:szCs w:val="22"/>
        </w:rPr>
        <w:t xml:space="preserve">vir-1 </w:t>
      </w:r>
      <w:r w:rsidRPr="004176D4">
        <w:rPr>
          <w:sz w:val="22"/>
          <w:szCs w:val="22"/>
        </w:rPr>
        <w:t xml:space="preserve">mutant. RT-PCR gel shows formation of chimeric RNAs in the </w:t>
      </w:r>
      <w:r w:rsidRPr="004176D4">
        <w:rPr>
          <w:sz w:val="22"/>
          <w:szCs w:val="22"/>
        </w:rPr>
        <w:softHyphen/>
      </w:r>
      <w:r w:rsidRPr="004176D4">
        <w:rPr>
          <w:i/>
          <w:sz w:val="22"/>
          <w:szCs w:val="22"/>
        </w:rPr>
        <w:t xml:space="preserve">vir-1 </w:t>
      </w:r>
      <w:r w:rsidRPr="004176D4">
        <w:rPr>
          <w:sz w:val="22"/>
          <w:szCs w:val="22"/>
        </w:rPr>
        <w:t>mutant compared to Col-0.</w:t>
      </w:r>
    </w:p>
    <w:p w14:paraId="1055EE28" w14:textId="77777777" w:rsidR="00BF2FAE" w:rsidRDefault="00BF2FAE" w:rsidP="00BF2FAE">
      <w:r>
        <w:br w:type="page"/>
      </w:r>
    </w:p>
    <w:tbl>
      <w:tblPr>
        <w:tblStyle w:val="TableGrid"/>
        <w:tblW w:w="7522" w:type="dxa"/>
        <w:tblLook w:val="04A0" w:firstRow="1" w:lastRow="0" w:firstColumn="1" w:lastColumn="0" w:noHBand="0" w:noVBand="1"/>
      </w:tblPr>
      <w:tblGrid>
        <w:gridCol w:w="1432"/>
        <w:gridCol w:w="411"/>
        <w:gridCol w:w="411"/>
        <w:gridCol w:w="411"/>
        <w:gridCol w:w="411"/>
        <w:gridCol w:w="411"/>
        <w:gridCol w:w="411"/>
        <w:gridCol w:w="411"/>
        <w:gridCol w:w="411"/>
        <w:gridCol w:w="411"/>
        <w:gridCol w:w="411"/>
        <w:gridCol w:w="411"/>
        <w:gridCol w:w="411"/>
        <w:gridCol w:w="411"/>
        <w:gridCol w:w="411"/>
        <w:gridCol w:w="411"/>
      </w:tblGrid>
      <w:tr w:rsidR="00BF2FAE" w:rsidRPr="00363222" w14:paraId="7EC8D1E4" w14:textId="77777777" w:rsidTr="00C05EB1">
        <w:trPr>
          <w:trHeight w:val="1056"/>
        </w:trPr>
        <w:tc>
          <w:tcPr>
            <w:tcW w:w="1432" w:type="dxa"/>
            <w:noWrap/>
            <w:textDirection w:val="btLr"/>
            <w:hideMark/>
          </w:tcPr>
          <w:p w14:paraId="4B9E3A4A"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Estimated Over-splitting rate (%)</w:t>
            </w:r>
          </w:p>
        </w:tc>
        <w:tc>
          <w:tcPr>
            <w:tcW w:w="406" w:type="dxa"/>
            <w:noWrap/>
            <w:textDirection w:val="btLr"/>
            <w:hideMark/>
          </w:tcPr>
          <w:p w14:paraId="102F06D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0.047</w:t>
            </w:r>
          </w:p>
        </w:tc>
        <w:tc>
          <w:tcPr>
            <w:tcW w:w="406" w:type="dxa"/>
            <w:noWrap/>
            <w:textDirection w:val="btLr"/>
            <w:hideMark/>
          </w:tcPr>
          <w:p w14:paraId="77265DC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0.045</w:t>
            </w:r>
          </w:p>
        </w:tc>
        <w:tc>
          <w:tcPr>
            <w:tcW w:w="406" w:type="dxa"/>
            <w:noWrap/>
            <w:textDirection w:val="btLr"/>
            <w:hideMark/>
          </w:tcPr>
          <w:p w14:paraId="15E8051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0.111</w:t>
            </w:r>
          </w:p>
        </w:tc>
        <w:tc>
          <w:tcPr>
            <w:tcW w:w="406" w:type="dxa"/>
            <w:noWrap/>
            <w:textDirection w:val="btLr"/>
            <w:hideMark/>
          </w:tcPr>
          <w:p w14:paraId="01190C5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0.035</w:t>
            </w:r>
          </w:p>
        </w:tc>
        <w:tc>
          <w:tcPr>
            <w:tcW w:w="406" w:type="dxa"/>
            <w:noWrap/>
            <w:textDirection w:val="btLr"/>
            <w:hideMark/>
          </w:tcPr>
          <w:p w14:paraId="38FC3C0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0.047</w:t>
            </w:r>
          </w:p>
        </w:tc>
        <w:tc>
          <w:tcPr>
            <w:tcW w:w="406" w:type="dxa"/>
            <w:noWrap/>
            <w:textDirection w:val="btLr"/>
            <w:hideMark/>
          </w:tcPr>
          <w:p w14:paraId="3F97B62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0.04</w:t>
            </w:r>
            <w:r>
              <w:rPr>
                <w:rFonts w:ascii="Arial" w:eastAsia="Times New Roman" w:hAnsi="Arial" w:cs="Arial"/>
                <w:sz w:val="16"/>
                <w:szCs w:val="16"/>
              </w:rPr>
              <w:t>0</w:t>
            </w:r>
          </w:p>
        </w:tc>
        <w:tc>
          <w:tcPr>
            <w:tcW w:w="406" w:type="dxa"/>
            <w:noWrap/>
            <w:textDirection w:val="btLr"/>
            <w:hideMark/>
          </w:tcPr>
          <w:p w14:paraId="3A32F04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0.019</w:t>
            </w:r>
          </w:p>
        </w:tc>
        <w:tc>
          <w:tcPr>
            <w:tcW w:w="406" w:type="dxa"/>
            <w:noWrap/>
            <w:textDirection w:val="btLr"/>
            <w:hideMark/>
          </w:tcPr>
          <w:p w14:paraId="4F38709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0.019</w:t>
            </w:r>
          </w:p>
        </w:tc>
        <w:tc>
          <w:tcPr>
            <w:tcW w:w="406" w:type="dxa"/>
            <w:noWrap/>
            <w:textDirection w:val="btLr"/>
            <w:hideMark/>
          </w:tcPr>
          <w:p w14:paraId="43433AE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0.069</w:t>
            </w:r>
          </w:p>
        </w:tc>
        <w:tc>
          <w:tcPr>
            <w:tcW w:w="406" w:type="dxa"/>
            <w:noWrap/>
            <w:textDirection w:val="btLr"/>
            <w:hideMark/>
          </w:tcPr>
          <w:p w14:paraId="05385E2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0.809</w:t>
            </w:r>
          </w:p>
        </w:tc>
        <w:tc>
          <w:tcPr>
            <w:tcW w:w="406" w:type="dxa"/>
            <w:noWrap/>
            <w:textDirection w:val="btLr"/>
            <w:hideMark/>
          </w:tcPr>
          <w:p w14:paraId="5E81DA8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0.959</w:t>
            </w:r>
          </w:p>
        </w:tc>
        <w:tc>
          <w:tcPr>
            <w:tcW w:w="406" w:type="dxa"/>
            <w:noWrap/>
            <w:textDirection w:val="btLr"/>
            <w:hideMark/>
          </w:tcPr>
          <w:p w14:paraId="36A8983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1.6</w:t>
            </w:r>
            <w:r>
              <w:rPr>
                <w:rFonts w:ascii="Arial" w:eastAsia="Times New Roman" w:hAnsi="Arial" w:cs="Arial"/>
                <w:sz w:val="16"/>
                <w:szCs w:val="16"/>
              </w:rPr>
              <w:t>00</w:t>
            </w:r>
          </w:p>
        </w:tc>
        <w:tc>
          <w:tcPr>
            <w:tcW w:w="406" w:type="dxa"/>
            <w:noWrap/>
            <w:textDirection w:val="btLr"/>
            <w:hideMark/>
          </w:tcPr>
          <w:p w14:paraId="7CE4AB3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0.878</w:t>
            </w:r>
          </w:p>
        </w:tc>
        <w:tc>
          <w:tcPr>
            <w:tcW w:w="406" w:type="dxa"/>
            <w:noWrap/>
            <w:textDirection w:val="btLr"/>
            <w:hideMark/>
          </w:tcPr>
          <w:p w14:paraId="6B89DF2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1.467</w:t>
            </w:r>
          </w:p>
        </w:tc>
        <w:tc>
          <w:tcPr>
            <w:tcW w:w="406" w:type="dxa"/>
            <w:noWrap/>
            <w:textDirection w:val="btLr"/>
            <w:hideMark/>
          </w:tcPr>
          <w:p w14:paraId="2343E58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0.887</w:t>
            </w:r>
          </w:p>
        </w:tc>
      </w:tr>
      <w:tr w:rsidR="00BF2FAE" w:rsidRPr="00363222" w14:paraId="06C5C6A6" w14:textId="77777777" w:rsidTr="00C05EB1">
        <w:trPr>
          <w:trHeight w:val="895"/>
        </w:trPr>
        <w:tc>
          <w:tcPr>
            <w:tcW w:w="1432" w:type="dxa"/>
            <w:noWrap/>
            <w:textDirection w:val="btLr"/>
            <w:hideMark/>
          </w:tcPr>
          <w:p w14:paraId="792908F7"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Percent Mapped to TAIR10</w:t>
            </w:r>
          </w:p>
        </w:tc>
        <w:tc>
          <w:tcPr>
            <w:tcW w:w="406" w:type="dxa"/>
            <w:noWrap/>
            <w:textDirection w:val="btLr"/>
            <w:hideMark/>
          </w:tcPr>
          <w:p w14:paraId="3649F6B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60.8</w:t>
            </w:r>
            <w:r>
              <w:rPr>
                <w:rFonts w:ascii="Arial" w:eastAsia="Times New Roman" w:hAnsi="Arial" w:cs="Arial"/>
                <w:sz w:val="16"/>
                <w:szCs w:val="16"/>
              </w:rPr>
              <w:t>9</w:t>
            </w:r>
          </w:p>
        </w:tc>
        <w:tc>
          <w:tcPr>
            <w:tcW w:w="406" w:type="dxa"/>
            <w:noWrap/>
            <w:textDirection w:val="btLr"/>
            <w:hideMark/>
          </w:tcPr>
          <w:p w14:paraId="4E8AEEF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70.25</w:t>
            </w:r>
          </w:p>
        </w:tc>
        <w:tc>
          <w:tcPr>
            <w:tcW w:w="406" w:type="dxa"/>
            <w:noWrap/>
            <w:textDirection w:val="btLr"/>
            <w:hideMark/>
          </w:tcPr>
          <w:p w14:paraId="42FDAEA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79.04</w:t>
            </w:r>
          </w:p>
        </w:tc>
        <w:tc>
          <w:tcPr>
            <w:tcW w:w="406" w:type="dxa"/>
            <w:noWrap/>
            <w:textDirection w:val="btLr"/>
            <w:hideMark/>
          </w:tcPr>
          <w:p w14:paraId="1922165C"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76.94</w:t>
            </w:r>
          </w:p>
        </w:tc>
        <w:tc>
          <w:tcPr>
            <w:tcW w:w="406" w:type="dxa"/>
            <w:noWrap/>
            <w:textDirection w:val="btLr"/>
            <w:hideMark/>
          </w:tcPr>
          <w:p w14:paraId="4BC08B28"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25.3</w:t>
            </w:r>
            <w:r>
              <w:rPr>
                <w:rFonts w:ascii="Arial" w:eastAsia="Times New Roman" w:hAnsi="Arial" w:cs="Arial"/>
                <w:sz w:val="16"/>
                <w:szCs w:val="16"/>
              </w:rPr>
              <w:t>2</w:t>
            </w:r>
          </w:p>
        </w:tc>
        <w:tc>
          <w:tcPr>
            <w:tcW w:w="406" w:type="dxa"/>
            <w:noWrap/>
            <w:textDirection w:val="btLr"/>
            <w:hideMark/>
          </w:tcPr>
          <w:p w14:paraId="34A75F2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74.89</w:t>
            </w:r>
          </w:p>
        </w:tc>
        <w:tc>
          <w:tcPr>
            <w:tcW w:w="406" w:type="dxa"/>
            <w:noWrap/>
            <w:textDirection w:val="btLr"/>
            <w:hideMark/>
          </w:tcPr>
          <w:p w14:paraId="13FA9BB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70.12</w:t>
            </w:r>
          </w:p>
        </w:tc>
        <w:tc>
          <w:tcPr>
            <w:tcW w:w="406" w:type="dxa"/>
            <w:noWrap/>
            <w:textDirection w:val="btLr"/>
            <w:hideMark/>
          </w:tcPr>
          <w:p w14:paraId="10354E1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75.9</w:t>
            </w:r>
            <w:r>
              <w:rPr>
                <w:rFonts w:ascii="Arial" w:eastAsia="Times New Roman" w:hAnsi="Arial" w:cs="Arial"/>
                <w:sz w:val="16"/>
                <w:szCs w:val="16"/>
              </w:rPr>
              <w:t>8</w:t>
            </w:r>
          </w:p>
        </w:tc>
        <w:tc>
          <w:tcPr>
            <w:tcW w:w="406" w:type="dxa"/>
            <w:noWrap/>
            <w:textDirection w:val="btLr"/>
            <w:hideMark/>
          </w:tcPr>
          <w:p w14:paraId="6801BD8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27.30</w:t>
            </w:r>
          </w:p>
        </w:tc>
        <w:tc>
          <w:tcPr>
            <w:tcW w:w="406" w:type="dxa"/>
            <w:noWrap/>
            <w:textDirection w:val="btLr"/>
            <w:hideMark/>
          </w:tcPr>
          <w:p w14:paraId="25D15AA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90.5</w:t>
            </w:r>
            <w:r>
              <w:rPr>
                <w:rFonts w:ascii="Arial" w:eastAsia="Times New Roman" w:hAnsi="Arial" w:cs="Arial"/>
                <w:sz w:val="16"/>
                <w:szCs w:val="16"/>
              </w:rPr>
              <w:t>2</w:t>
            </w:r>
          </w:p>
        </w:tc>
        <w:tc>
          <w:tcPr>
            <w:tcW w:w="406" w:type="dxa"/>
            <w:noWrap/>
            <w:textDirection w:val="btLr"/>
            <w:hideMark/>
          </w:tcPr>
          <w:p w14:paraId="6B8ECA3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94.6</w:t>
            </w:r>
            <w:r>
              <w:rPr>
                <w:rFonts w:ascii="Arial" w:eastAsia="Times New Roman" w:hAnsi="Arial" w:cs="Arial"/>
                <w:sz w:val="16"/>
                <w:szCs w:val="16"/>
              </w:rPr>
              <w:t>2</w:t>
            </w:r>
          </w:p>
        </w:tc>
        <w:tc>
          <w:tcPr>
            <w:tcW w:w="406" w:type="dxa"/>
            <w:noWrap/>
            <w:textDirection w:val="btLr"/>
            <w:hideMark/>
          </w:tcPr>
          <w:p w14:paraId="5FF0D09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91.85</w:t>
            </w:r>
          </w:p>
        </w:tc>
        <w:tc>
          <w:tcPr>
            <w:tcW w:w="406" w:type="dxa"/>
            <w:noWrap/>
            <w:textDirection w:val="btLr"/>
            <w:hideMark/>
          </w:tcPr>
          <w:p w14:paraId="347EE94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94.7</w:t>
            </w:r>
            <w:r>
              <w:rPr>
                <w:rFonts w:ascii="Arial" w:eastAsia="Times New Roman" w:hAnsi="Arial" w:cs="Arial"/>
                <w:sz w:val="16"/>
                <w:szCs w:val="16"/>
              </w:rPr>
              <w:t>4</w:t>
            </w:r>
          </w:p>
        </w:tc>
        <w:tc>
          <w:tcPr>
            <w:tcW w:w="406" w:type="dxa"/>
            <w:noWrap/>
            <w:textDirection w:val="btLr"/>
            <w:hideMark/>
          </w:tcPr>
          <w:p w14:paraId="03C81A0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93.78</w:t>
            </w:r>
          </w:p>
        </w:tc>
        <w:tc>
          <w:tcPr>
            <w:tcW w:w="406" w:type="dxa"/>
            <w:noWrap/>
            <w:textDirection w:val="btLr"/>
            <w:hideMark/>
          </w:tcPr>
          <w:p w14:paraId="2E9AE16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93.5</w:t>
            </w:r>
            <w:r>
              <w:rPr>
                <w:rFonts w:ascii="Arial" w:eastAsia="Times New Roman" w:hAnsi="Arial" w:cs="Arial"/>
                <w:sz w:val="16"/>
                <w:szCs w:val="16"/>
              </w:rPr>
              <w:t>3</w:t>
            </w:r>
          </w:p>
        </w:tc>
      </w:tr>
      <w:tr w:rsidR="00BF2FAE" w:rsidRPr="00363222" w14:paraId="0BAE2AC9" w14:textId="77777777" w:rsidTr="00C05EB1">
        <w:trPr>
          <w:trHeight w:val="871"/>
        </w:trPr>
        <w:tc>
          <w:tcPr>
            <w:tcW w:w="1432" w:type="dxa"/>
            <w:noWrap/>
            <w:textDirection w:val="btLr"/>
            <w:hideMark/>
          </w:tcPr>
          <w:p w14:paraId="6C627172"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Median length of reads mapped to TAIR10</w:t>
            </w:r>
          </w:p>
        </w:tc>
        <w:tc>
          <w:tcPr>
            <w:tcW w:w="406" w:type="dxa"/>
            <w:noWrap/>
            <w:textDirection w:val="btLr"/>
            <w:hideMark/>
          </w:tcPr>
          <w:p w14:paraId="17A7038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865</w:t>
            </w:r>
          </w:p>
        </w:tc>
        <w:tc>
          <w:tcPr>
            <w:tcW w:w="406" w:type="dxa"/>
            <w:noWrap/>
            <w:textDirection w:val="btLr"/>
            <w:hideMark/>
          </w:tcPr>
          <w:p w14:paraId="7D3EEEB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878</w:t>
            </w:r>
          </w:p>
        </w:tc>
        <w:tc>
          <w:tcPr>
            <w:tcW w:w="406" w:type="dxa"/>
            <w:noWrap/>
            <w:textDirection w:val="btLr"/>
            <w:hideMark/>
          </w:tcPr>
          <w:p w14:paraId="7259B84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873</w:t>
            </w:r>
          </w:p>
        </w:tc>
        <w:tc>
          <w:tcPr>
            <w:tcW w:w="406" w:type="dxa"/>
            <w:noWrap/>
            <w:textDirection w:val="btLr"/>
            <w:hideMark/>
          </w:tcPr>
          <w:p w14:paraId="770054A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878</w:t>
            </w:r>
          </w:p>
        </w:tc>
        <w:tc>
          <w:tcPr>
            <w:tcW w:w="406" w:type="dxa"/>
            <w:noWrap/>
            <w:textDirection w:val="btLr"/>
            <w:hideMark/>
          </w:tcPr>
          <w:p w14:paraId="62BDC15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737</w:t>
            </w:r>
          </w:p>
        </w:tc>
        <w:tc>
          <w:tcPr>
            <w:tcW w:w="406" w:type="dxa"/>
            <w:noWrap/>
            <w:textDirection w:val="btLr"/>
            <w:hideMark/>
          </w:tcPr>
          <w:p w14:paraId="24B046D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858</w:t>
            </w:r>
          </w:p>
        </w:tc>
        <w:tc>
          <w:tcPr>
            <w:tcW w:w="406" w:type="dxa"/>
            <w:noWrap/>
            <w:textDirection w:val="btLr"/>
            <w:hideMark/>
          </w:tcPr>
          <w:p w14:paraId="199A33B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840</w:t>
            </w:r>
          </w:p>
        </w:tc>
        <w:tc>
          <w:tcPr>
            <w:tcW w:w="406" w:type="dxa"/>
            <w:noWrap/>
            <w:textDirection w:val="btLr"/>
            <w:hideMark/>
          </w:tcPr>
          <w:p w14:paraId="4BBFDC1C"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840</w:t>
            </w:r>
          </w:p>
        </w:tc>
        <w:tc>
          <w:tcPr>
            <w:tcW w:w="406" w:type="dxa"/>
            <w:noWrap/>
            <w:textDirection w:val="btLr"/>
            <w:hideMark/>
          </w:tcPr>
          <w:p w14:paraId="1A6C0114"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732</w:t>
            </w:r>
          </w:p>
        </w:tc>
        <w:tc>
          <w:tcPr>
            <w:tcW w:w="406" w:type="dxa"/>
            <w:noWrap/>
            <w:textDirection w:val="btLr"/>
            <w:hideMark/>
          </w:tcPr>
          <w:p w14:paraId="3C722D1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871</w:t>
            </w:r>
          </w:p>
        </w:tc>
        <w:tc>
          <w:tcPr>
            <w:tcW w:w="406" w:type="dxa"/>
            <w:noWrap/>
            <w:textDirection w:val="btLr"/>
            <w:hideMark/>
          </w:tcPr>
          <w:p w14:paraId="03398B0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846</w:t>
            </w:r>
          </w:p>
        </w:tc>
        <w:tc>
          <w:tcPr>
            <w:tcW w:w="406" w:type="dxa"/>
            <w:noWrap/>
            <w:textDirection w:val="btLr"/>
            <w:hideMark/>
          </w:tcPr>
          <w:p w14:paraId="5196543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832</w:t>
            </w:r>
          </w:p>
        </w:tc>
        <w:tc>
          <w:tcPr>
            <w:tcW w:w="406" w:type="dxa"/>
            <w:noWrap/>
            <w:textDirection w:val="btLr"/>
            <w:hideMark/>
          </w:tcPr>
          <w:p w14:paraId="0F28C9C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884</w:t>
            </w:r>
          </w:p>
        </w:tc>
        <w:tc>
          <w:tcPr>
            <w:tcW w:w="406" w:type="dxa"/>
            <w:noWrap/>
            <w:textDirection w:val="btLr"/>
            <w:hideMark/>
          </w:tcPr>
          <w:p w14:paraId="2AD27A7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802</w:t>
            </w:r>
          </w:p>
        </w:tc>
        <w:tc>
          <w:tcPr>
            <w:tcW w:w="406" w:type="dxa"/>
            <w:noWrap/>
            <w:textDirection w:val="btLr"/>
            <w:hideMark/>
          </w:tcPr>
          <w:p w14:paraId="67B0FB8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849</w:t>
            </w:r>
          </w:p>
        </w:tc>
      </w:tr>
      <w:tr w:rsidR="00BF2FAE" w:rsidRPr="00363222" w14:paraId="5775E578" w14:textId="77777777" w:rsidTr="00C05EB1">
        <w:trPr>
          <w:trHeight w:val="873"/>
        </w:trPr>
        <w:tc>
          <w:tcPr>
            <w:tcW w:w="1432" w:type="dxa"/>
            <w:noWrap/>
            <w:textDirection w:val="btLr"/>
            <w:hideMark/>
          </w:tcPr>
          <w:p w14:paraId="33AC1219"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Longest read mapped to TAIR10</w:t>
            </w:r>
          </w:p>
        </w:tc>
        <w:tc>
          <w:tcPr>
            <w:tcW w:w="406" w:type="dxa"/>
            <w:noWrap/>
            <w:textDirection w:val="btLr"/>
            <w:hideMark/>
          </w:tcPr>
          <w:p w14:paraId="6B3F21F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Pr>
                <w:rFonts w:ascii="Arial" w:eastAsia="Times New Roman" w:hAnsi="Arial" w:cs="Arial"/>
                <w:sz w:val="16"/>
                <w:szCs w:val="16"/>
              </w:rPr>
              <w:t>,</w:t>
            </w:r>
            <w:r w:rsidRPr="00363222">
              <w:rPr>
                <w:rFonts w:ascii="Arial" w:eastAsia="Times New Roman" w:hAnsi="Arial" w:cs="Arial"/>
                <w:sz w:val="16"/>
                <w:szCs w:val="16"/>
              </w:rPr>
              <w:t>607</w:t>
            </w:r>
          </w:p>
        </w:tc>
        <w:tc>
          <w:tcPr>
            <w:tcW w:w="406" w:type="dxa"/>
            <w:noWrap/>
            <w:textDirection w:val="btLr"/>
            <w:hideMark/>
          </w:tcPr>
          <w:p w14:paraId="70062B1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Pr>
                <w:rFonts w:ascii="Arial" w:eastAsia="Times New Roman" w:hAnsi="Arial" w:cs="Arial"/>
                <w:sz w:val="16"/>
                <w:szCs w:val="16"/>
              </w:rPr>
              <w:t>,</w:t>
            </w:r>
            <w:r w:rsidRPr="00363222">
              <w:rPr>
                <w:rFonts w:ascii="Arial" w:eastAsia="Times New Roman" w:hAnsi="Arial" w:cs="Arial"/>
                <w:sz w:val="16"/>
                <w:szCs w:val="16"/>
              </w:rPr>
              <w:t>446</w:t>
            </w:r>
          </w:p>
        </w:tc>
        <w:tc>
          <w:tcPr>
            <w:tcW w:w="406" w:type="dxa"/>
            <w:noWrap/>
            <w:textDirection w:val="btLr"/>
            <w:hideMark/>
          </w:tcPr>
          <w:p w14:paraId="37AFD3A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Pr>
                <w:rFonts w:ascii="Arial" w:eastAsia="Times New Roman" w:hAnsi="Arial" w:cs="Arial"/>
                <w:sz w:val="16"/>
                <w:szCs w:val="16"/>
              </w:rPr>
              <w:t>,</w:t>
            </w:r>
            <w:r w:rsidRPr="00363222">
              <w:rPr>
                <w:rFonts w:ascii="Arial" w:eastAsia="Times New Roman" w:hAnsi="Arial" w:cs="Arial"/>
                <w:sz w:val="16"/>
                <w:szCs w:val="16"/>
              </w:rPr>
              <w:t>994</w:t>
            </w:r>
          </w:p>
        </w:tc>
        <w:tc>
          <w:tcPr>
            <w:tcW w:w="406" w:type="dxa"/>
            <w:noWrap/>
            <w:textDirection w:val="btLr"/>
            <w:hideMark/>
          </w:tcPr>
          <w:p w14:paraId="6F581784"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Pr>
                <w:rFonts w:ascii="Arial" w:eastAsia="Times New Roman" w:hAnsi="Arial" w:cs="Arial"/>
                <w:sz w:val="16"/>
                <w:szCs w:val="16"/>
              </w:rPr>
              <w:t>,</w:t>
            </w:r>
            <w:r w:rsidRPr="00363222">
              <w:rPr>
                <w:rFonts w:ascii="Arial" w:eastAsia="Times New Roman" w:hAnsi="Arial" w:cs="Arial"/>
                <w:sz w:val="16"/>
                <w:szCs w:val="16"/>
              </w:rPr>
              <w:t>852</w:t>
            </w:r>
          </w:p>
        </w:tc>
        <w:tc>
          <w:tcPr>
            <w:tcW w:w="406" w:type="dxa"/>
            <w:noWrap/>
            <w:textDirection w:val="btLr"/>
            <w:hideMark/>
          </w:tcPr>
          <w:p w14:paraId="218B1F5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5</w:t>
            </w:r>
            <w:r>
              <w:rPr>
                <w:rFonts w:ascii="Arial" w:eastAsia="Times New Roman" w:hAnsi="Arial" w:cs="Arial"/>
                <w:sz w:val="16"/>
                <w:szCs w:val="16"/>
              </w:rPr>
              <w:t>,</w:t>
            </w:r>
            <w:r w:rsidRPr="00363222">
              <w:rPr>
                <w:rFonts w:ascii="Arial" w:eastAsia="Times New Roman" w:hAnsi="Arial" w:cs="Arial"/>
                <w:sz w:val="16"/>
                <w:szCs w:val="16"/>
              </w:rPr>
              <w:t>663</w:t>
            </w:r>
          </w:p>
        </w:tc>
        <w:tc>
          <w:tcPr>
            <w:tcW w:w="406" w:type="dxa"/>
            <w:noWrap/>
            <w:textDirection w:val="btLr"/>
            <w:hideMark/>
          </w:tcPr>
          <w:p w14:paraId="713DEDCC"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Pr>
                <w:rFonts w:ascii="Arial" w:eastAsia="Times New Roman" w:hAnsi="Arial" w:cs="Arial"/>
                <w:sz w:val="16"/>
                <w:szCs w:val="16"/>
              </w:rPr>
              <w:t>,</w:t>
            </w:r>
            <w:r w:rsidRPr="00363222">
              <w:rPr>
                <w:rFonts w:ascii="Arial" w:eastAsia="Times New Roman" w:hAnsi="Arial" w:cs="Arial"/>
                <w:sz w:val="16"/>
                <w:szCs w:val="16"/>
              </w:rPr>
              <w:t>434</w:t>
            </w:r>
          </w:p>
        </w:tc>
        <w:tc>
          <w:tcPr>
            <w:tcW w:w="406" w:type="dxa"/>
            <w:noWrap/>
            <w:textDirection w:val="btLr"/>
            <w:hideMark/>
          </w:tcPr>
          <w:p w14:paraId="6FD896D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Pr>
                <w:rFonts w:ascii="Arial" w:eastAsia="Times New Roman" w:hAnsi="Arial" w:cs="Arial"/>
                <w:sz w:val="16"/>
                <w:szCs w:val="16"/>
              </w:rPr>
              <w:t>,</w:t>
            </w:r>
            <w:r w:rsidRPr="00363222">
              <w:rPr>
                <w:rFonts w:ascii="Arial" w:eastAsia="Times New Roman" w:hAnsi="Arial" w:cs="Arial"/>
                <w:sz w:val="16"/>
                <w:szCs w:val="16"/>
              </w:rPr>
              <w:t>744</w:t>
            </w:r>
          </w:p>
        </w:tc>
        <w:tc>
          <w:tcPr>
            <w:tcW w:w="406" w:type="dxa"/>
            <w:noWrap/>
            <w:textDirection w:val="btLr"/>
            <w:hideMark/>
          </w:tcPr>
          <w:p w14:paraId="6320313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Pr>
                <w:rFonts w:ascii="Arial" w:eastAsia="Times New Roman" w:hAnsi="Arial" w:cs="Arial"/>
                <w:sz w:val="16"/>
                <w:szCs w:val="16"/>
              </w:rPr>
              <w:t>,</w:t>
            </w:r>
            <w:r w:rsidRPr="00363222">
              <w:rPr>
                <w:rFonts w:ascii="Arial" w:eastAsia="Times New Roman" w:hAnsi="Arial" w:cs="Arial"/>
                <w:sz w:val="16"/>
                <w:szCs w:val="16"/>
              </w:rPr>
              <w:t>542</w:t>
            </w:r>
          </w:p>
        </w:tc>
        <w:tc>
          <w:tcPr>
            <w:tcW w:w="406" w:type="dxa"/>
            <w:noWrap/>
            <w:textDirection w:val="btLr"/>
            <w:hideMark/>
          </w:tcPr>
          <w:p w14:paraId="650BF25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5</w:t>
            </w:r>
            <w:r>
              <w:rPr>
                <w:rFonts w:ascii="Arial" w:eastAsia="Times New Roman" w:hAnsi="Arial" w:cs="Arial"/>
                <w:sz w:val="16"/>
                <w:szCs w:val="16"/>
              </w:rPr>
              <w:t>,</w:t>
            </w:r>
            <w:r w:rsidRPr="00363222">
              <w:rPr>
                <w:rFonts w:ascii="Arial" w:eastAsia="Times New Roman" w:hAnsi="Arial" w:cs="Arial"/>
                <w:sz w:val="16"/>
                <w:szCs w:val="16"/>
              </w:rPr>
              <w:t>596</w:t>
            </w:r>
          </w:p>
        </w:tc>
        <w:tc>
          <w:tcPr>
            <w:tcW w:w="406" w:type="dxa"/>
            <w:noWrap/>
            <w:textDirection w:val="btLr"/>
            <w:hideMark/>
          </w:tcPr>
          <w:p w14:paraId="165D407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12</w:t>
            </w:r>
            <w:r>
              <w:rPr>
                <w:rFonts w:ascii="Arial" w:eastAsia="Times New Roman" w:hAnsi="Arial" w:cs="Arial"/>
                <w:sz w:val="16"/>
                <w:szCs w:val="16"/>
              </w:rPr>
              <w:t>,</w:t>
            </w:r>
            <w:r w:rsidRPr="00363222">
              <w:rPr>
                <w:rFonts w:ascii="Arial" w:eastAsia="Times New Roman" w:hAnsi="Arial" w:cs="Arial"/>
                <w:sz w:val="16"/>
                <w:szCs w:val="16"/>
              </w:rPr>
              <w:t>015</w:t>
            </w:r>
          </w:p>
        </w:tc>
        <w:tc>
          <w:tcPr>
            <w:tcW w:w="406" w:type="dxa"/>
            <w:noWrap/>
            <w:textDirection w:val="btLr"/>
            <w:hideMark/>
          </w:tcPr>
          <w:p w14:paraId="127EB99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15</w:t>
            </w:r>
            <w:r>
              <w:rPr>
                <w:rFonts w:ascii="Arial" w:eastAsia="Times New Roman" w:hAnsi="Arial" w:cs="Arial"/>
                <w:sz w:val="16"/>
                <w:szCs w:val="16"/>
              </w:rPr>
              <w:t>,</w:t>
            </w:r>
            <w:r w:rsidRPr="00363222">
              <w:rPr>
                <w:rFonts w:ascii="Arial" w:eastAsia="Times New Roman" w:hAnsi="Arial" w:cs="Arial"/>
                <w:sz w:val="16"/>
                <w:szCs w:val="16"/>
              </w:rPr>
              <w:t>040</w:t>
            </w:r>
          </w:p>
        </w:tc>
        <w:tc>
          <w:tcPr>
            <w:tcW w:w="406" w:type="dxa"/>
            <w:noWrap/>
            <w:textDirection w:val="btLr"/>
            <w:hideMark/>
          </w:tcPr>
          <w:p w14:paraId="22A1F38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10</w:t>
            </w:r>
            <w:r>
              <w:rPr>
                <w:rFonts w:ascii="Arial" w:eastAsia="Times New Roman" w:hAnsi="Arial" w:cs="Arial"/>
                <w:sz w:val="16"/>
                <w:szCs w:val="16"/>
              </w:rPr>
              <w:t>,</w:t>
            </w:r>
            <w:r w:rsidRPr="00363222">
              <w:rPr>
                <w:rFonts w:ascii="Arial" w:eastAsia="Times New Roman" w:hAnsi="Arial" w:cs="Arial"/>
                <w:sz w:val="16"/>
                <w:szCs w:val="16"/>
              </w:rPr>
              <w:t>836</w:t>
            </w:r>
          </w:p>
        </w:tc>
        <w:tc>
          <w:tcPr>
            <w:tcW w:w="406" w:type="dxa"/>
            <w:noWrap/>
            <w:textDirection w:val="btLr"/>
            <w:hideMark/>
          </w:tcPr>
          <w:p w14:paraId="3A09361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15</w:t>
            </w:r>
            <w:r>
              <w:rPr>
                <w:rFonts w:ascii="Arial" w:eastAsia="Times New Roman" w:hAnsi="Arial" w:cs="Arial"/>
                <w:sz w:val="16"/>
                <w:szCs w:val="16"/>
              </w:rPr>
              <w:t>,</w:t>
            </w:r>
            <w:r w:rsidRPr="00363222">
              <w:rPr>
                <w:rFonts w:ascii="Arial" w:eastAsia="Times New Roman" w:hAnsi="Arial" w:cs="Arial"/>
                <w:sz w:val="16"/>
                <w:szCs w:val="16"/>
              </w:rPr>
              <w:t>291</w:t>
            </w:r>
          </w:p>
        </w:tc>
        <w:tc>
          <w:tcPr>
            <w:tcW w:w="406" w:type="dxa"/>
            <w:noWrap/>
            <w:textDirection w:val="btLr"/>
            <w:hideMark/>
          </w:tcPr>
          <w:p w14:paraId="0E6C462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Pr>
                <w:rFonts w:ascii="Arial" w:eastAsia="Times New Roman" w:hAnsi="Arial" w:cs="Arial"/>
                <w:sz w:val="16"/>
                <w:szCs w:val="16"/>
              </w:rPr>
              <w:t>,</w:t>
            </w:r>
            <w:r w:rsidRPr="00363222">
              <w:rPr>
                <w:rFonts w:ascii="Arial" w:eastAsia="Times New Roman" w:hAnsi="Arial" w:cs="Arial"/>
                <w:sz w:val="16"/>
                <w:szCs w:val="16"/>
              </w:rPr>
              <w:t>522</w:t>
            </w:r>
          </w:p>
        </w:tc>
        <w:tc>
          <w:tcPr>
            <w:tcW w:w="406" w:type="dxa"/>
            <w:noWrap/>
            <w:textDirection w:val="btLr"/>
            <w:hideMark/>
          </w:tcPr>
          <w:p w14:paraId="6ACD0CE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w:t>
            </w:r>
            <w:r>
              <w:rPr>
                <w:rFonts w:ascii="Arial" w:eastAsia="Times New Roman" w:hAnsi="Arial" w:cs="Arial"/>
                <w:sz w:val="16"/>
                <w:szCs w:val="16"/>
              </w:rPr>
              <w:t>,</w:t>
            </w:r>
            <w:r w:rsidRPr="00363222">
              <w:rPr>
                <w:rFonts w:ascii="Arial" w:eastAsia="Times New Roman" w:hAnsi="Arial" w:cs="Arial"/>
                <w:sz w:val="16"/>
                <w:szCs w:val="16"/>
              </w:rPr>
              <w:t>471</w:t>
            </w:r>
          </w:p>
        </w:tc>
      </w:tr>
      <w:tr w:rsidR="00BF2FAE" w:rsidRPr="00363222" w14:paraId="05AEEE6B" w14:textId="77777777" w:rsidTr="00C05EB1">
        <w:trPr>
          <w:trHeight w:val="994"/>
        </w:trPr>
        <w:tc>
          <w:tcPr>
            <w:tcW w:w="1432" w:type="dxa"/>
            <w:noWrap/>
            <w:textDirection w:val="btLr"/>
            <w:hideMark/>
          </w:tcPr>
          <w:p w14:paraId="60F112B8"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Median length of reads mapped to ERCC spike-in</w:t>
            </w:r>
            <w:r>
              <w:rPr>
                <w:rFonts w:ascii="Arial" w:eastAsia="Times New Roman" w:hAnsi="Arial" w:cs="Arial"/>
                <w:b/>
                <w:bCs/>
                <w:sz w:val="16"/>
                <w:szCs w:val="16"/>
              </w:rPr>
              <w:t>s</w:t>
            </w:r>
          </w:p>
        </w:tc>
        <w:tc>
          <w:tcPr>
            <w:tcW w:w="406" w:type="dxa"/>
            <w:noWrap/>
            <w:textDirection w:val="btLr"/>
            <w:hideMark/>
          </w:tcPr>
          <w:p w14:paraId="1B680CC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481</w:t>
            </w:r>
          </w:p>
        </w:tc>
        <w:tc>
          <w:tcPr>
            <w:tcW w:w="406" w:type="dxa"/>
            <w:noWrap/>
            <w:textDirection w:val="btLr"/>
            <w:hideMark/>
          </w:tcPr>
          <w:p w14:paraId="01BF631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492</w:t>
            </w:r>
          </w:p>
        </w:tc>
        <w:tc>
          <w:tcPr>
            <w:tcW w:w="406" w:type="dxa"/>
            <w:noWrap/>
            <w:textDirection w:val="btLr"/>
            <w:hideMark/>
          </w:tcPr>
          <w:p w14:paraId="2649750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493</w:t>
            </w:r>
          </w:p>
        </w:tc>
        <w:tc>
          <w:tcPr>
            <w:tcW w:w="406" w:type="dxa"/>
            <w:noWrap/>
            <w:textDirection w:val="btLr"/>
            <w:hideMark/>
          </w:tcPr>
          <w:p w14:paraId="6B1B30D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492</w:t>
            </w:r>
          </w:p>
        </w:tc>
        <w:tc>
          <w:tcPr>
            <w:tcW w:w="406" w:type="dxa"/>
            <w:noWrap/>
            <w:textDirection w:val="btLr"/>
            <w:hideMark/>
          </w:tcPr>
          <w:p w14:paraId="0D2D616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486</w:t>
            </w:r>
          </w:p>
        </w:tc>
        <w:tc>
          <w:tcPr>
            <w:tcW w:w="406" w:type="dxa"/>
            <w:noWrap/>
            <w:textDirection w:val="btLr"/>
            <w:hideMark/>
          </w:tcPr>
          <w:p w14:paraId="20FF6AC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488</w:t>
            </w:r>
          </w:p>
        </w:tc>
        <w:tc>
          <w:tcPr>
            <w:tcW w:w="406" w:type="dxa"/>
            <w:noWrap/>
            <w:textDirection w:val="btLr"/>
            <w:hideMark/>
          </w:tcPr>
          <w:p w14:paraId="01B0993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486</w:t>
            </w:r>
          </w:p>
        </w:tc>
        <w:tc>
          <w:tcPr>
            <w:tcW w:w="406" w:type="dxa"/>
            <w:noWrap/>
            <w:textDirection w:val="btLr"/>
            <w:hideMark/>
          </w:tcPr>
          <w:p w14:paraId="6EF2473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495</w:t>
            </w:r>
          </w:p>
        </w:tc>
        <w:tc>
          <w:tcPr>
            <w:tcW w:w="406" w:type="dxa"/>
            <w:noWrap/>
            <w:textDirection w:val="btLr"/>
            <w:hideMark/>
          </w:tcPr>
          <w:p w14:paraId="5FA2F554"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507</w:t>
            </w:r>
          </w:p>
        </w:tc>
        <w:tc>
          <w:tcPr>
            <w:tcW w:w="406" w:type="dxa"/>
            <w:noWrap/>
            <w:textDirection w:val="btLr"/>
            <w:hideMark/>
          </w:tcPr>
          <w:p w14:paraId="09AA7B1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497</w:t>
            </w:r>
          </w:p>
        </w:tc>
        <w:tc>
          <w:tcPr>
            <w:tcW w:w="406" w:type="dxa"/>
            <w:noWrap/>
            <w:textDirection w:val="btLr"/>
            <w:hideMark/>
          </w:tcPr>
          <w:p w14:paraId="6C4130E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491</w:t>
            </w:r>
          </w:p>
        </w:tc>
        <w:tc>
          <w:tcPr>
            <w:tcW w:w="406" w:type="dxa"/>
            <w:noWrap/>
            <w:textDirection w:val="btLr"/>
            <w:hideMark/>
          </w:tcPr>
          <w:p w14:paraId="1BFE821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493</w:t>
            </w:r>
          </w:p>
        </w:tc>
        <w:tc>
          <w:tcPr>
            <w:tcW w:w="406" w:type="dxa"/>
            <w:noWrap/>
            <w:textDirection w:val="btLr"/>
            <w:hideMark/>
          </w:tcPr>
          <w:p w14:paraId="0DD244D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480</w:t>
            </w:r>
          </w:p>
        </w:tc>
        <w:tc>
          <w:tcPr>
            <w:tcW w:w="406" w:type="dxa"/>
            <w:noWrap/>
            <w:textDirection w:val="btLr"/>
            <w:hideMark/>
          </w:tcPr>
          <w:p w14:paraId="56A6B4D4"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487</w:t>
            </w:r>
          </w:p>
        </w:tc>
        <w:tc>
          <w:tcPr>
            <w:tcW w:w="406" w:type="dxa"/>
            <w:noWrap/>
            <w:textDirection w:val="btLr"/>
            <w:hideMark/>
          </w:tcPr>
          <w:p w14:paraId="54741DF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500</w:t>
            </w:r>
          </w:p>
        </w:tc>
      </w:tr>
      <w:tr w:rsidR="00BF2FAE" w:rsidRPr="00363222" w14:paraId="6DBF1CF2" w14:textId="77777777" w:rsidTr="00C05EB1">
        <w:trPr>
          <w:trHeight w:val="1042"/>
        </w:trPr>
        <w:tc>
          <w:tcPr>
            <w:tcW w:w="1432" w:type="dxa"/>
            <w:noWrap/>
            <w:textDirection w:val="btLr"/>
            <w:hideMark/>
          </w:tcPr>
          <w:p w14:paraId="22FD363F"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Longest read mapped to ERCC spike-in</w:t>
            </w:r>
            <w:r>
              <w:rPr>
                <w:rFonts w:ascii="Arial" w:eastAsia="Times New Roman" w:hAnsi="Arial" w:cs="Arial"/>
                <w:b/>
                <w:bCs/>
                <w:sz w:val="16"/>
                <w:szCs w:val="16"/>
              </w:rPr>
              <w:t>s</w:t>
            </w:r>
          </w:p>
        </w:tc>
        <w:tc>
          <w:tcPr>
            <w:tcW w:w="406" w:type="dxa"/>
            <w:noWrap/>
            <w:textDirection w:val="btLr"/>
            <w:hideMark/>
          </w:tcPr>
          <w:p w14:paraId="6716CB4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905</w:t>
            </w:r>
          </w:p>
        </w:tc>
        <w:tc>
          <w:tcPr>
            <w:tcW w:w="406" w:type="dxa"/>
            <w:noWrap/>
            <w:textDirection w:val="btLr"/>
            <w:hideMark/>
          </w:tcPr>
          <w:p w14:paraId="70814C1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Pr>
                <w:rFonts w:ascii="Arial" w:eastAsia="Times New Roman" w:hAnsi="Arial" w:cs="Arial"/>
                <w:sz w:val="16"/>
                <w:szCs w:val="16"/>
              </w:rPr>
              <w:t>,</w:t>
            </w:r>
            <w:r w:rsidRPr="00363222">
              <w:rPr>
                <w:rFonts w:ascii="Arial" w:eastAsia="Times New Roman" w:hAnsi="Arial" w:cs="Arial"/>
                <w:sz w:val="16"/>
                <w:szCs w:val="16"/>
              </w:rPr>
              <w:t>304</w:t>
            </w:r>
          </w:p>
        </w:tc>
        <w:tc>
          <w:tcPr>
            <w:tcW w:w="406" w:type="dxa"/>
            <w:noWrap/>
            <w:textDirection w:val="btLr"/>
            <w:hideMark/>
          </w:tcPr>
          <w:p w14:paraId="2B5009E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108</w:t>
            </w:r>
          </w:p>
        </w:tc>
        <w:tc>
          <w:tcPr>
            <w:tcW w:w="406" w:type="dxa"/>
            <w:noWrap/>
            <w:textDirection w:val="btLr"/>
            <w:hideMark/>
          </w:tcPr>
          <w:p w14:paraId="3897F78C"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099</w:t>
            </w:r>
          </w:p>
        </w:tc>
        <w:tc>
          <w:tcPr>
            <w:tcW w:w="406" w:type="dxa"/>
            <w:noWrap/>
            <w:textDirection w:val="btLr"/>
            <w:hideMark/>
          </w:tcPr>
          <w:p w14:paraId="3900848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928</w:t>
            </w:r>
          </w:p>
        </w:tc>
        <w:tc>
          <w:tcPr>
            <w:tcW w:w="406" w:type="dxa"/>
            <w:noWrap/>
            <w:textDirection w:val="btLr"/>
            <w:hideMark/>
          </w:tcPr>
          <w:p w14:paraId="63E94AF8"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094</w:t>
            </w:r>
          </w:p>
        </w:tc>
        <w:tc>
          <w:tcPr>
            <w:tcW w:w="406" w:type="dxa"/>
            <w:noWrap/>
            <w:textDirection w:val="btLr"/>
            <w:hideMark/>
          </w:tcPr>
          <w:p w14:paraId="07EDE5B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772</w:t>
            </w:r>
          </w:p>
        </w:tc>
        <w:tc>
          <w:tcPr>
            <w:tcW w:w="406" w:type="dxa"/>
            <w:noWrap/>
            <w:textDirection w:val="btLr"/>
            <w:hideMark/>
          </w:tcPr>
          <w:p w14:paraId="4C9233E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292</w:t>
            </w:r>
          </w:p>
        </w:tc>
        <w:tc>
          <w:tcPr>
            <w:tcW w:w="406" w:type="dxa"/>
            <w:noWrap/>
            <w:textDirection w:val="btLr"/>
            <w:hideMark/>
          </w:tcPr>
          <w:p w14:paraId="1FDD4AD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Pr>
                <w:rFonts w:ascii="Arial" w:eastAsia="Times New Roman" w:hAnsi="Arial" w:cs="Arial"/>
                <w:sz w:val="16"/>
                <w:szCs w:val="16"/>
              </w:rPr>
              <w:t>,</w:t>
            </w:r>
            <w:r w:rsidRPr="00363222">
              <w:rPr>
                <w:rFonts w:ascii="Arial" w:eastAsia="Times New Roman" w:hAnsi="Arial" w:cs="Arial"/>
                <w:sz w:val="16"/>
                <w:szCs w:val="16"/>
              </w:rPr>
              <w:t>308</w:t>
            </w:r>
          </w:p>
        </w:tc>
        <w:tc>
          <w:tcPr>
            <w:tcW w:w="406" w:type="dxa"/>
            <w:noWrap/>
            <w:textDirection w:val="btLr"/>
            <w:hideMark/>
          </w:tcPr>
          <w:p w14:paraId="078D80A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Pr>
                <w:rFonts w:ascii="Arial" w:eastAsia="Times New Roman" w:hAnsi="Arial" w:cs="Arial"/>
                <w:sz w:val="16"/>
                <w:szCs w:val="16"/>
              </w:rPr>
              <w:t>,</w:t>
            </w:r>
            <w:r w:rsidRPr="00363222">
              <w:rPr>
                <w:rFonts w:ascii="Arial" w:eastAsia="Times New Roman" w:hAnsi="Arial" w:cs="Arial"/>
                <w:sz w:val="16"/>
                <w:szCs w:val="16"/>
              </w:rPr>
              <w:t>236</w:t>
            </w:r>
          </w:p>
        </w:tc>
        <w:tc>
          <w:tcPr>
            <w:tcW w:w="406" w:type="dxa"/>
            <w:noWrap/>
            <w:textDirection w:val="btLr"/>
            <w:hideMark/>
          </w:tcPr>
          <w:p w14:paraId="5A8DA9B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880</w:t>
            </w:r>
          </w:p>
        </w:tc>
        <w:tc>
          <w:tcPr>
            <w:tcW w:w="406" w:type="dxa"/>
            <w:noWrap/>
            <w:textDirection w:val="btLr"/>
            <w:hideMark/>
          </w:tcPr>
          <w:p w14:paraId="07B48E8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947</w:t>
            </w:r>
          </w:p>
        </w:tc>
        <w:tc>
          <w:tcPr>
            <w:tcW w:w="406" w:type="dxa"/>
            <w:noWrap/>
            <w:textDirection w:val="btLr"/>
            <w:hideMark/>
          </w:tcPr>
          <w:p w14:paraId="34CD6C1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134</w:t>
            </w:r>
          </w:p>
        </w:tc>
        <w:tc>
          <w:tcPr>
            <w:tcW w:w="406" w:type="dxa"/>
            <w:noWrap/>
            <w:textDirection w:val="btLr"/>
            <w:hideMark/>
          </w:tcPr>
          <w:p w14:paraId="47B9C43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128</w:t>
            </w:r>
          </w:p>
        </w:tc>
        <w:tc>
          <w:tcPr>
            <w:tcW w:w="406" w:type="dxa"/>
            <w:noWrap/>
            <w:textDirection w:val="btLr"/>
            <w:hideMark/>
          </w:tcPr>
          <w:p w14:paraId="3CAA565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Pr>
                <w:rFonts w:ascii="Arial" w:eastAsia="Times New Roman" w:hAnsi="Arial" w:cs="Arial"/>
                <w:sz w:val="16"/>
                <w:szCs w:val="16"/>
              </w:rPr>
              <w:t>,</w:t>
            </w:r>
            <w:r w:rsidRPr="00363222">
              <w:rPr>
                <w:rFonts w:ascii="Arial" w:eastAsia="Times New Roman" w:hAnsi="Arial" w:cs="Arial"/>
                <w:sz w:val="16"/>
                <w:szCs w:val="16"/>
              </w:rPr>
              <w:t>127</w:t>
            </w:r>
          </w:p>
        </w:tc>
      </w:tr>
      <w:tr w:rsidR="00BF2FAE" w:rsidRPr="00363222" w14:paraId="2BD33BE7" w14:textId="77777777" w:rsidTr="00C05EB1">
        <w:trPr>
          <w:trHeight w:val="986"/>
        </w:trPr>
        <w:tc>
          <w:tcPr>
            <w:tcW w:w="1432" w:type="dxa"/>
            <w:noWrap/>
            <w:textDirection w:val="btLr"/>
            <w:hideMark/>
          </w:tcPr>
          <w:p w14:paraId="57C66BD8"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Reads mapped to TAIR10</w:t>
            </w:r>
          </w:p>
        </w:tc>
        <w:tc>
          <w:tcPr>
            <w:tcW w:w="406" w:type="dxa"/>
            <w:noWrap/>
            <w:textDirection w:val="btLr"/>
            <w:hideMark/>
          </w:tcPr>
          <w:p w14:paraId="7224281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003</w:t>
            </w:r>
            <w:r>
              <w:rPr>
                <w:rFonts w:ascii="Arial" w:eastAsia="Times New Roman" w:hAnsi="Arial" w:cs="Arial"/>
                <w:sz w:val="16"/>
                <w:szCs w:val="16"/>
              </w:rPr>
              <w:t>,</w:t>
            </w:r>
            <w:r w:rsidRPr="00363222">
              <w:rPr>
                <w:rFonts w:ascii="Arial" w:eastAsia="Times New Roman" w:hAnsi="Arial" w:cs="Arial"/>
                <w:sz w:val="16"/>
                <w:szCs w:val="16"/>
              </w:rPr>
              <w:t>137</w:t>
            </w:r>
          </w:p>
        </w:tc>
        <w:tc>
          <w:tcPr>
            <w:tcW w:w="406" w:type="dxa"/>
            <w:noWrap/>
            <w:textDirection w:val="btLr"/>
            <w:hideMark/>
          </w:tcPr>
          <w:p w14:paraId="7022E66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005</w:t>
            </w:r>
            <w:r>
              <w:rPr>
                <w:rFonts w:ascii="Arial" w:eastAsia="Times New Roman" w:hAnsi="Arial" w:cs="Arial"/>
                <w:sz w:val="16"/>
                <w:szCs w:val="16"/>
              </w:rPr>
              <w:t>,</w:t>
            </w:r>
            <w:r w:rsidRPr="00363222">
              <w:rPr>
                <w:rFonts w:ascii="Arial" w:eastAsia="Times New Roman" w:hAnsi="Arial" w:cs="Arial"/>
                <w:sz w:val="16"/>
                <w:szCs w:val="16"/>
              </w:rPr>
              <w:t>664</w:t>
            </w:r>
          </w:p>
        </w:tc>
        <w:tc>
          <w:tcPr>
            <w:tcW w:w="406" w:type="dxa"/>
            <w:noWrap/>
            <w:textDirection w:val="btLr"/>
            <w:hideMark/>
          </w:tcPr>
          <w:p w14:paraId="05EDD49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101</w:t>
            </w:r>
            <w:r>
              <w:rPr>
                <w:rFonts w:ascii="Arial" w:eastAsia="Times New Roman" w:hAnsi="Arial" w:cs="Arial"/>
                <w:sz w:val="16"/>
                <w:szCs w:val="16"/>
              </w:rPr>
              <w:t>,</w:t>
            </w:r>
            <w:r w:rsidRPr="00363222">
              <w:rPr>
                <w:rFonts w:ascii="Arial" w:eastAsia="Times New Roman" w:hAnsi="Arial" w:cs="Arial"/>
                <w:sz w:val="16"/>
                <w:szCs w:val="16"/>
              </w:rPr>
              <w:t>368</w:t>
            </w:r>
          </w:p>
        </w:tc>
        <w:tc>
          <w:tcPr>
            <w:tcW w:w="406" w:type="dxa"/>
            <w:noWrap/>
            <w:textDirection w:val="btLr"/>
            <w:hideMark/>
          </w:tcPr>
          <w:p w14:paraId="1000556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743</w:t>
            </w:r>
            <w:r>
              <w:rPr>
                <w:rFonts w:ascii="Arial" w:eastAsia="Times New Roman" w:hAnsi="Arial" w:cs="Arial"/>
                <w:sz w:val="16"/>
                <w:szCs w:val="16"/>
              </w:rPr>
              <w:t>,</w:t>
            </w:r>
            <w:r w:rsidRPr="00363222">
              <w:rPr>
                <w:rFonts w:ascii="Arial" w:eastAsia="Times New Roman" w:hAnsi="Arial" w:cs="Arial"/>
                <w:sz w:val="16"/>
                <w:szCs w:val="16"/>
              </w:rPr>
              <w:t>684</w:t>
            </w:r>
          </w:p>
        </w:tc>
        <w:tc>
          <w:tcPr>
            <w:tcW w:w="406" w:type="dxa"/>
            <w:noWrap/>
            <w:textDirection w:val="btLr"/>
            <w:hideMark/>
          </w:tcPr>
          <w:p w14:paraId="77D8457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345</w:t>
            </w:r>
            <w:r>
              <w:rPr>
                <w:rFonts w:ascii="Arial" w:eastAsia="Times New Roman" w:hAnsi="Arial" w:cs="Arial"/>
                <w:sz w:val="16"/>
                <w:szCs w:val="16"/>
              </w:rPr>
              <w:t>,</w:t>
            </w:r>
            <w:r w:rsidRPr="00363222">
              <w:rPr>
                <w:rFonts w:ascii="Arial" w:eastAsia="Times New Roman" w:hAnsi="Arial" w:cs="Arial"/>
                <w:sz w:val="16"/>
                <w:szCs w:val="16"/>
              </w:rPr>
              <w:t>799</w:t>
            </w:r>
          </w:p>
        </w:tc>
        <w:tc>
          <w:tcPr>
            <w:tcW w:w="406" w:type="dxa"/>
            <w:noWrap/>
            <w:textDirection w:val="btLr"/>
            <w:hideMark/>
          </w:tcPr>
          <w:p w14:paraId="3EEF227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930</w:t>
            </w:r>
            <w:r>
              <w:rPr>
                <w:rFonts w:ascii="Arial" w:eastAsia="Times New Roman" w:hAnsi="Arial" w:cs="Arial"/>
                <w:sz w:val="16"/>
                <w:szCs w:val="16"/>
              </w:rPr>
              <w:t>,</w:t>
            </w:r>
            <w:r w:rsidRPr="00363222">
              <w:rPr>
                <w:rFonts w:ascii="Arial" w:eastAsia="Times New Roman" w:hAnsi="Arial" w:cs="Arial"/>
                <w:sz w:val="16"/>
                <w:szCs w:val="16"/>
              </w:rPr>
              <w:t>629</w:t>
            </w:r>
          </w:p>
        </w:tc>
        <w:tc>
          <w:tcPr>
            <w:tcW w:w="406" w:type="dxa"/>
            <w:noWrap/>
            <w:textDirection w:val="btLr"/>
            <w:hideMark/>
          </w:tcPr>
          <w:p w14:paraId="770AA09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757</w:t>
            </w:r>
            <w:r>
              <w:rPr>
                <w:rFonts w:ascii="Arial" w:eastAsia="Times New Roman" w:hAnsi="Arial" w:cs="Arial"/>
                <w:sz w:val="16"/>
                <w:szCs w:val="16"/>
              </w:rPr>
              <w:t>,</w:t>
            </w:r>
            <w:r w:rsidRPr="00363222">
              <w:rPr>
                <w:rFonts w:ascii="Arial" w:eastAsia="Times New Roman" w:hAnsi="Arial" w:cs="Arial"/>
                <w:sz w:val="16"/>
                <w:szCs w:val="16"/>
              </w:rPr>
              <w:t>028</w:t>
            </w:r>
          </w:p>
        </w:tc>
        <w:tc>
          <w:tcPr>
            <w:tcW w:w="406" w:type="dxa"/>
            <w:noWrap/>
            <w:textDirection w:val="btLr"/>
            <w:hideMark/>
          </w:tcPr>
          <w:p w14:paraId="6DBF03B6"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765</w:t>
            </w:r>
            <w:r>
              <w:rPr>
                <w:rFonts w:ascii="Arial" w:eastAsia="Times New Roman" w:hAnsi="Arial" w:cs="Arial"/>
                <w:sz w:val="16"/>
                <w:szCs w:val="16"/>
              </w:rPr>
              <w:t>,</w:t>
            </w:r>
            <w:r w:rsidRPr="00363222">
              <w:rPr>
                <w:rFonts w:ascii="Arial" w:eastAsia="Times New Roman" w:hAnsi="Arial" w:cs="Arial"/>
                <w:sz w:val="16"/>
                <w:szCs w:val="16"/>
              </w:rPr>
              <w:t>322</w:t>
            </w:r>
          </w:p>
        </w:tc>
        <w:tc>
          <w:tcPr>
            <w:tcW w:w="406" w:type="dxa"/>
            <w:noWrap/>
            <w:textDirection w:val="btLr"/>
            <w:hideMark/>
          </w:tcPr>
          <w:p w14:paraId="53FE54E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557</w:t>
            </w:r>
            <w:r>
              <w:rPr>
                <w:rFonts w:ascii="Arial" w:eastAsia="Times New Roman" w:hAnsi="Arial" w:cs="Arial"/>
                <w:sz w:val="16"/>
                <w:szCs w:val="16"/>
              </w:rPr>
              <w:t>,</w:t>
            </w:r>
            <w:r w:rsidRPr="00363222">
              <w:rPr>
                <w:rFonts w:ascii="Arial" w:eastAsia="Times New Roman" w:hAnsi="Arial" w:cs="Arial"/>
                <w:sz w:val="16"/>
                <w:szCs w:val="16"/>
              </w:rPr>
              <w:t>949</w:t>
            </w:r>
          </w:p>
        </w:tc>
        <w:tc>
          <w:tcPr>
            <w:tcW w:w="406" w:type="dxa"/>
            <w:noWrap/>
            <w:textDirection w:val="btLr"/>
            <w:hideMark/>
          </w:tcPr>
          <w:p w14:paraId="5F0CF30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538</w:t>
            </w:r>
            <w:r>
              <w:rPr>
                <w:rFonts w:ascii="Arial" w:eastAsia="Times New Roman" w:hAnsi="Arial" w:cs="Arial"/>
                <w:sz w:val="16"/>
                <w:szCs w:val="16"/>
              </w:rPr>
              <w:t>,</w:t>
            </w:r>
            <w:r w:rsidRPr="00363222">
              <w:rPr>
                <w:rFonts w:ascii="Arial" w:eastAsia="Times New Roman" w:hAnsi="Arial" w:cs="Arial"/>
                <w:sz w:val="16"/>
                <w:szCs w:val="16"/>
              </w:rPr>
              <w:t>040</w:t>
            </w:r>
          </w:p>
        </w:tc>
        <w:tc>
          <w:tcPr>
            <w:tcW w:w="406" w:type="dxa"/>
            <w:noWrap/>
            <w:textDirection w:val="btLr"/>
            <w:hideMark/>
          </w:tcPr>
          <w:p w14:paraId="0ED3E86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812</w:t>
            </w:r>
            <w:r>
              <w:rPr>
                <w:rFonts w:ascii="Arial" w:eastAsia="Times New Roman" w:hAnsi="Arial" w:cs="Arial"/>
                <w:sz w:val="16"/>
                <w:szCs w:val="16"/>
              </w:rPr>
              <w:t>,</w:t>
            </w:r>
            <w:r w:rsidRPr="00363222">
              <w:rPr>
                <w:rFonts w:ascii="Arial" w:eastAsia="Times New Roman" w:hAnsi="Arial" w:cs="Arial"/>
                <w:sz w:val="16"/>
                <w:szCs w:val="16"/>
              </w:rPr>
              <w:t>517</w:t>
            </w:r>
          </w:p>
        </w:tc>
        <w:tc>
          <w:tcPr>
            <w:tcW w:w="406" w:type="dxa"/>
            <w:noWrap/>
            <w:textDirection w:val="btLr"/>
            <w:hideMark/>
          </w:tcPr>
          <w:p w14:paraId="7286716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318</w:t>
            </w:r>
            <w:r>
              <w:rPr>
                <w:rFonts w:ascii="Arial" w:eastAsia="Times New Roman" w:hAnsi="Arial" w:cs="Arial"/>
                <w:sz w:val="16"/>
                <w:szCs w:val="16"/>
              </w:rPr>
              <w:t>,</w:t>
            </w:r>
            <w:r w:rsidRPr="00363222">
              <w:rPr>
                <w:rFonts w:ascii="Arial" w:eastAsia="Times New Roman" w:hAnsi="Arial" w:cs="Arial"/>
                <w:sz w:val="16"/>
                <w:szCs w:val="16"/>
              </w:rPr>
              <w:t>857</w:t>
            </w:r>
          </w:p>
        </w:tc>
        <w:tc>
          <w:tcPr>
            <w:tcW w:w="406" w:type="dxa"/>
            <w:noWrap/>
            <w:textDirection w:val="btLr"/>
            <w:hideMark/>
          </w:tcPr>
          <w:p w14:paraId="2AB8938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746</w:t>
            </w:r>
            <w:r>
              <w:rPr>
                <w:rFonts w:ascii="Arial" w:eastAsia="Times New Roman" w:hAnsi="Arial" w:cs="Arial"/>
                <w:sz w:val="16"/>
                <w:szCs w:val="16"/>
              </w:rPr>
              <w:t>,</w:t>
            </w:r>
            <w:r w:rsidRPr="00363222">
              <w:rPr>
                <w:rFonts w:ascii="Arial" w:eastAsia="Times New Roman" w:hAnsi="Arial" w:cs="Arial"/>
                <w:sz w:val="16"/>
                <w:szCs w:val="16"/>
              </w:rPr>
              <w:t>153</w:t>
            </w:r>
          </w:p>
        </w:tc>
        <w:tc>
          <w:tcPr>
            <w:tcW w:w="406" w:type="dxa"/>
            <w:noWrap/>
            <w:textDirection w:val="btLr"/>
            <w:hideMark/>
          </w:tcPr>
          <w:p w14:paraId="060023C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271</w:t>
            </w:r>
            <w:r>
              <w:rPr>
                <w:rFonts w:ascii="Arial" w:eastAsia="Times New Roman" w:hAnsi="Arial" w:cs="Arial"/>
                <w:sz w:val="16"/>
                <w:szCs w:val="16"/>
              </w:rPr>
              <w:t>,</w:t>
            </w:r>
            <w:r w:rsidRPr="00363222">
              <w:rPr>
                <w:rFonts w:ascii="Arial" w:eastAsia="Times New Roman" w:hAnsi="Arial" w:cs="Arial"/>
                <w:sz w:val="16"/>
                <w:szCs w:val="16"/>
              </w:rPr>
              <w:t>511</w:t>
            </w:r>
          </w:p>
        </w:tc>
        <w:tc>
          <w:tcPr>
            <w:tcW w:w="406" w:type="dxa"/>
            <w:noWrap/>
            <w:textDirection w:val="btLr"/>
            <w:hideMark/>
          </w:tcPr>
          <w:p w14:paraId="4E68F6DC"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570</w:t>
            </w:r>
            <w:r>
              <w:rPr>
                <w:rFonts w:ascii="Arial" w:eastAsia="Times New Roman" w:hAnsi="Arial" w:cs="Arial"/>
                <w:sz w:val="16"/>
                <w:szCs w:val="16"/>
              </w:rPr>
              <w:t>,</w:t>
            </w:r>
            <w:r w:rsidRPr="00363222">
              <w:rPr>
                <w:rFonts w:ascii="Arial" w:eastAsia="Times New Roman" w:hAnsi="Arial" w:cs="Arial"/>
                <w:sz w:val="16"/>
                <w:szCs w:val="16"/>
              </w:rPr>
              <w:t>040</w:t>
            </w:r>
          </w:p>
        </w:tc>
      </w:tr>
      <w:tr w:rsidR="00BF2FAE" w:rsidRPr="00363222" w14:paraId="0C7133ED" w14:textId="77777777" w:rsidTr="00C05EB1">
        <w:trPr>
          <w:trHeight w:val="972"/>
        </w:trPr>
        <w:tc>
          <w:tcPr>
            <w:tcW w:w="1432" w:type="dxa"/>
            <w:noWrap/>
            <w:textDirection w:val="btLr"/>
            <w:hideMark/>
          </w:tcPr>
          <w:p w14:paraId="61ADC88F"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 xml:space="preserve">Reads mapped to ERCC </w:t>
            </w:r>
            <w:r>
              <w:rPr>
                <w:rFonts w:ascii="Arial" w:eastAsia="Times New Roman" w:hAnsi="Arial" w:cs="Arial"/>
                <w:b/>
                <w:bCs/>
                <w:sz w:val="16"/>
                <w:szCs w:val="16"/>
              </w:rPr>
              <w:t>s</w:t>
            </w:r>
            <w:r w:rsidRPr="00363222">
              <w:rPr>
                <w:rFonts w:ascii="Arial" w:eastAsia="Times New Roman" w:hAnsi="Arial" w:cs="Arial"/>
                <w:b/>
                <w:bCs/>
                <w:sz w:val="16"/>
                <w:szCs w:val="16"/>
              </w:rPr>
              <w:t>pike-in</w:t>
            </w:r>
            <w:r>
              <w:rPr>
                <w:rFonts w:ascii="Arial" w:eastAsia="Times New Roman" w:hAnsi="Arial" w:cs="Arial"/>
                <w:b/>
                <w:bCs/>
                <w:sz w:val="16"/>
                <w:szCs w:val="16"/>
              </w:rPr>
              <w:t>s</w:t>
            </w:r>
          </w:p>
        </w:tc>
        <w:tc>
          <w:tcPr>
            <w:tcW w:w="406" w:type="dxa"/>
            <w:noWrap/>
            <w:textDirection w:val="btLr"/>
            <w:hideMark/>
          </w:tcPr>
          <w:p w14:paraId="62F40644"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6756</w:t>
            </w:r>
          </w:p>
        </w:tc>
        <w:tc>
          <w:tcPr>
            <w:tcW w:w="406" w:type="dxa"/>
            <w:noWrap/>
            <w:textDirection w:val="btLr"/>
            <w:hideMark/>
          </w:tcPr>
          <w:p w14:paraId="46A1434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1074</w:t>
            </w:r>
          </w:p>
        </w:tc>
        <w:tc>
          <w:tcPr>
            <w:tcW w:w="406" w:type="dxa"/>
            <w:noWrap/>
            <w:textDirection w:val="btLr"/>
            <w:hideMark/>
          </w:tcPr>
          <w:p w14:paraId="339E0BA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713</w:t>
            </w:r>
          </w:p>
        </w:tc>
        <w:tc>
          <w:tcPr>
            <w:tcW w:w="406" w:type="dxa"/>
            <w:noWrap/>
            <w:textDirection w:val="btLr"/>
            <w:hideMark/>
          </w:tcPr>
          <w:p w14:paraId="5132B76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556</w:t>
            </w:r>
          </w:p>
        </w:tc>
        <w:tc>
          <w:tcPr>
            <w:tcW w:w="406" w:type="dxa"/>
            <w:noWrap/>
            <w:textDirection w:val="btLr"/>
            <w:hideMark/>
          </w:tcPr>
          <w:p w14:paraId="21B1BB5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7005</w:t>
            </w:r>
          </w:p>
        </w:tc>
        <w:tc>
          <w:tcPr>
            <w:tcW w:w="406" w:type="dxa"/>
            <w:noWrap/>
            <w:textDirection w:val="btLr"/>
            <w:hideMark/>
          </w:tcPr>
          <w:p w14:paraId="3A6BB2F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701</w:t>
            </w:r>
          </w:p>
        </w:tc>
        <w:tc>
          <w:tcPr>
            <w:tcW w:w="406" w:type="dxa"/>
            <w:noWrap/>
            <w:textDirection w:val="btLr"/>
            <w:hideMark/>
          </w:tcPr>
          <w:p w14:paraId="50BCC14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907</w:t>
            </w:r>
          </w:p>
        </w:tc>
        <w:tc>
          <w:tcPr>
            <w:tcW w:w="406" w:type="dxa"/>
            <w:noWrap/>
            <w:textDirection w:val="btLr"/>
            <w:hideMark/>
          </w:tcPr>
          <w:p w14:paraId="7450D3E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525</w:t>
            </w:r>
          </w:p>
        </w:tc>
        <w:tc>
          <w:tcPr>
            <w:tcW w:w="406" w:type="dxa"/>
            <w:noWrap/>
            <w:textDirection w:val="btLr"/>
            <w:hideMark/>
          </w:tcPr>
          <w:p w14:paraId="5BDE4DD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11324</w:t>
            </w:r>
          </w:p>
        </w:tc>
        <w:tc>
          <w:tcPr>
            <w:tcW w:w="406" w:type="dxa"/>
            <w:noWrap/>
            <w:textDirection w:val="btLr"/>
            <w:hideMark/>
          </w:tcPr>
          <w:p w14:paraId="7A5BF90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1824</w:t>
            </w:r>
          </w:p>
        </w:tc>
        <w:tc>
          <w:tcPr>
            <w:tcW w:w="406" w:type="dxa"/>
            <w:noWrap/>
            <w:textDirection w:val="btLr"/>
            <w:hideMark/>
          </w:tcPr>
          <w:p w14:paraId="356C906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1094</w:t>
            </w:r>
          </w:p>
        </w:tc>
        <w:tc>
          <w:tcPr>
            <w:tcW w:w="406" w:type="dxa"/>
            <w:noWrap/>
            <w:textDirection w:val="btLr"/>
            <w:hideMark/>
          </w:tcPr>
          <w:p w14:paraId="20EC8EC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2710</w:t>
            </w:r>
          </w:p>
        </w:tc>
        <w:tc>
          <w:tcPr>
            <w:tcW w:w="406" w:type="dxa"/>
            <w:noWrap/>
            <w:textDirection w:val="btLr"/>
            <w:hideMark/>
          </w:tcPr>
          <w:p w14:paraId="2E2DDCC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865</w:t>
            </w:r>
          </w:p>
        </w:tc>
        <w:tc>
          <w:tcPr>
            <w:tcW w:w="406" w:type="dxa"/>
            <w:noWrap/>
            <w:textDirection w:val="btLr"/>
            <w:hideMark/>
          </w:tcPr>
          <w:p w14:paraId="307AB30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1436</w:t>
            </w:r>
          </w:p>
        </w:tc>
        <w:tc>
          <w:tcPr>
            <w:tcW w:w="406" w:type="dxa"/>
            <w:noWrap/>
            <w:textDirection w:val="btLr"/>
            <w:hideMark/>
          </w:tcPr>
          <w:p w14:paraId="6E31ED8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1548</w:t>
            </w:r>
          </w:p>
        </w:tc>
      </w:tr>
      <w:tr w:rsidR="00BF2FAE" w:rsidRPr="00363222" w14:paraId="0CEAA1E2" w14:textId="77777777" w:rsidTr="00C05EB1">
        <w:trPr>
          <w:trHeight w:val="985"/>
        </w:trPr>
        <w:tc>
          <w:tcPr>
            <w:tcW w:w="1432" w:type="dxa"/>
            <w:noWrap/>
            <w:textDirection w:val="btLr"/>
            <w:hideMark/>
          </w:tcPr>
          <w:p w14:paraId="6DE1B847"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Total Reads Base</w:t>
            </w:r>
            <w:r>
              <w:rPr>
                <w:rFonts w:ascii="Arial" w:eastAsia="Times New Roman" w:hAnsi="Arial" w:cs="Arial"/>
                <w:b/>
                <w:bCs/>
                <w:sz w:val="16"/>
                <w:szCs w:val="16"/>
              </w:rPr>
              <w:t>-</w:t>
            </w:r>
            <w:r w:rsidRPr="00363222">
              <w:rPr>
                <w:rFonts w:ascii="Arial" w:eastAsia="Times New Roman" w:hAnsi="Arial" w:cs="Arial"/>
                <w:b/>
                <w:bCs/>
                <w:sz w:val="16"/>
                <w:szCs w:val="16"/>
              </w:rPr>
              <w:t>called</w:t>
            </w:r>
          </w:p>
        </w:tc>
        <w:tc>
          <w:tcPr>
            <w:tcW w:w="406" w:type="dxa"/>
            <w:noWrap/>
            <w:textDirection w:val="btLr"/>
            <w:hideMark/>
          </w:tcPr>
          <w:p w14:paraId="076769F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647</w:t>
            </w:r>
            <w:r>
              <w:rPr>
                <w:rFonts w:ascii="Arial" w:eastAsia="Times New Roman" w:hAnsi="Arial" w:cs="Arial"/>
                <w:sz w:val="16"/>
                <w:szCs w:val="16"/>
              </w:rPr>
              <w:t>,</w:t>
            </w:r>
            <w:r w:rsidRPr="00363222">
              <w:rPr>
                <w:rFonts w:ascii="Arial" w:eastAsia="Times New Roman" w:hAnsi="Arial" w:cs="Arial"/>
                <w:sz w:val="16"/>
                <w:szCs w:val="16"/>
              </w:rPr>
              <w:t>484</w:t>
            </w:r>
          </w:p>
        </w:tc>
        <w:tc>
          <w:tcPr>
            <w:tcW w:w="406" w:type="dxa"/>
            <w:noWrap/>
            <w:textDirection w:val="btLr"/>
            <w:hideMark/>
          </w:tcPr>
          <w:p w14:paraId="2557F6A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431</w:t>
            </w:r>
            <w:r>
              <w:rPr>
                <w:rFonts w:ascii="Arial" w:eastAsia="Times New Roman" w:hAnsi="Arial" w:cs="Arial"/>
                <w:sz w:val="16"/>
                <w:szCs w:val="16"/>
              </w:rPr>
              <w:t>,</w:t>
            </w:r>
            <w:r w:rsidRPr="00363222">
              <w:rPr>
                <w:rFonts w:ascii="Arial" w:eastAsia="Times New Roman" w:hAnsi="Arial" w:cs="Arial"/>
                <w:sz w:val="16"/>
                <w:szCs w:val="16"/>
              </w:rPr>
              <w:t>457</w:t>
            </w:r>
          </w:p>
        </w:tc>
        <w:tc>
          <w:tcPr>
            <w:tcW w:w="406" w:type="dxa"/>
            <w:noWrap/>
            <w:textDirection w:val="btLr"/>
            <w:hideMark/>
          </w:tcPr>
          <w:p w14:paraId="3A9D3B2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393</w:t>
            </w:r>
            <w:r>
              <w:rPr>
                <w:rFonts w:ascii="Arial" w:eastAsia="Times New Roman" w:hAnsi="Arial" w:cs="Arial"/>
                <w:sz w:val="16"/>
                <w:szCs w:val="16"/>
              </w:rPr>
              <w:t>,</w:t>
            </w:r>
            <w:r w:rsidRPr="00363222">
              <w:rPr>
                <w:rFonts w:ascii="Arial" w:eastAsia="Times New Roman" w:hAnsi="Arial" w:cs="Arial"/>
                <w:sz w:val="16"/>
                <w:szCs w:val="16"/>
              </w:rPr>
              <w:t>351</w:t>
            </w:r>
          </w:p>
        </w:tc>
        <w:tc>
          <w:tcPr>
            <w:tcW w:w="406" w:type="dxa"/>
            <w:noWrap/>
            <w:textDirection w:val="btLr"/>
            <w:hideMark/>
          </w:tcPr>
          <w:p w14:paraId="3CF4327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966</w:t>
            </w:r>
            <w:r>
              <w:rPr>
                <w:rFonts w:ascii="Arial" w:eastAsia="Times New Roman" w:hAnsi="Arial" w:cs="Arial"/>
                <w:sz w:val="16"/>
                <w:szCs w:val="16"/>
              </w:rPr>
              <w:t>,</w:t>
            </w:r>
            <w:r w:rsidRPr="00363222">
              <w:rPr>
                <w:rFonts w:ascii="Arial" w:eastAsia="Times New Roman" w:hAnsi="Arial" w:cs="Arial"/>
                <w:sz w:val="16"/>
                <w:szCs w:val="16"/>
              </w:rPr>
              <w:t>529</w:t>
            </w:r>
          </w:p>
        </w:tc>
        <w:tc>
          <w:tcPr>
            <w:tcW w:w="406" w:type="dxa"/>
            <w:noWrap/>
            <w:textDirection w:val="btLr"/>
            <w:hideMark/>
          </w:tcPr>
          <w:p w14:paraId="7F42035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365</w:t>
            </w:r>
            <w:r>
              <w:rPr>
                <w:rFonts w:ascii="Arial" w:eastAsia="Times New Roman" w:hAnsi="Arial" w:cs="Arial"/>
                <w:sz w:val="16"/>
                <w:szCs w:val="16"/>
              </w:rPr>
              <w:t>,</w:t>
            </w:r>
            <w:r w:rsidRPr="00363222">
              <w:rPr>
                <w:rFonts w:ascii="Arial" w:eastAsia="Times New Roman" w:hAnsi="Arial" w:cs="Arial"/>
                <w:sz w:val="16"/>
                <w:szCs w:val="16"/>
              </w:rPr>
              <w:t>809</w:t>
            </w:r>
          </w:p>
        </w:tc>
        <w:tc>
          <w:tcPr>
            <w:tcW w:w="406" w:type="dxa"/>
            <w:noWrap/>
            <w:textDirection w:val="btLr"/>
            <w:hideMark/>
          </w:tcPr>
          <w:p w14:paraId="2287B65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242</w:t>
            </w:r>
            <w:r>
              <w:rPr>
                <w:rFonts w:ascii="Arial" w:eastAsia="Times New Roman" w:hAnsi="Arial" w:cs="Arial"/>
                <w:sz w:val="16"/>
                <w:szCs w:val="16"/>
              </w:rPr>
              <w:t>,</w:t>
            </w:r>
            <w:r w:rsidRPr="00363222">
              <w:rPr>
                <w:rFonts w:ascii="Arial" w:eastAsia="Times New Roman" w:hAnsi="Arial" w:cs="Arial"/>
                <w:sz w:val="16"/>
                <w:szCs w:val="16"/>
              </w:rPr>
              <w:t>616</w:t>
            </w:r>
          </w:p>
        </w:tc>
        <w:tc>
          <w:tcPr>
            <w:tcW w:w="406" w:type="dxa"/>
            <w:noWrap/>
            <w:textDirection w:val="btLr"/>
            <w:hideMark/>
          </w:tcPr>
          <w:p w14:paraId="4B6BF4D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079</w:t>
            </w:r>
            <w:r>
              <w:rPr>
                <w:rFonts w:ascii="Arial" w:eastAsia="Times New Roman" w:hAnsi="Arial" w:cs="Arial"/>
                <w:sz w:val="16"/>
                <w:szCs w:val="16"/>
              </w:rPr>
              <w:t>,</w:t>
            </w:r>
            <w:r w:rsidRPr="00363222">
              <w:rPr>
                <w:rFonts w:ascii="Arial" w:eastAsia="Times New Roman" w:hAnsi="Arial" w:cs="Arial"/>
                <w:sz w:val="16"/>
                <w:szCs w:val="16"/>
              </w:rPr>
              <w:t>578</w:t>
            </w:r>
          </w:p>
        </w:tc>
        <w:tc>
          <w:tcPr>
            <w:tcW w:w="406" w:type="dxa"/>
            <w:noWrap/>
            <w:textDirection w:val="btLr"/>
            <w:hideMark/>
          </w:tcPr>
          <w:p w14:paraId="079BA00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007</w:t>
            </w:r>
            <w:r>
              <w:rPr>
                <w:rFonts w:ascii="Arial" w:eastAsia="Times New Roman" w:hAnsi="Arial" w:cs="Arial"/>
                <w:sz w:val="16"/>
                <w:szCs w:val="16"/>
              </w:rPr>
              <w:t>,</w:t>
            </w:r>
            <w:r w:rsidRPr="00363222">
              <w:rPr>
                <w:rFonts w:ascii="Arial" w:eastAsia="Times New Roman" w:hAnsi="Arial" w:cs="Arial"/>
                <w:sz w:val="16"/>
                <w:szCs w:val="16"/>
              </w:rPr>
              <w:t>278</w:t>
            </w:r>
          </w:p>
        </w:tc>
        <w:tc>
          <w:tcPr>
            <w:tcW w:w="406" w:type="dxa"/>
            <w:noWrap/>
            <w:textDirection w:val="btLr"/>
            <w:hideMark/>
          </w:tcPr>
          <w:p w14:paraId="7857564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r>
              <w:rPr>
                <w:rFonts w:ascii="Arial" w:eastAsia="Times New Roman" w:hAnsi="Arial" w:cs="Arial"/>
                <w:sz w:val="16"/>
                <w:szCs w:val="16"/>
              </w:rPr>
              <w:t>,</w:t>
            </w:r>
            <w:r w:rsidRPr="00363222">
              <w:rPr>
                <w:rFonts w:ascii="Arial" w:eastAsia="Times New Roman" w:hAnsi="Arial" w:cs="Arial"/>
                <w:sz w:val="16"/>
                <w:szCs w:val="16"/>
              </w:rPr>
              <w:t>043</w:t>
            </w:r>
            <w:r>
              <w:rPr>
                <w:rFonts w:ascii="Arial" w:eastAsia="Times New Roman" w:hAnsi="Arial" w:cs="Arial"/>
                <w:sz w:val="16"/>
                <w:szCs w:val="16"/>
              </w:rPr>
              <w:t>,</w:t>
            </w:r>
            <w:r w:rsidRPr="00363222">
              <w:rPr>
                <w:rFonts w:ascii="Arial" w:eastAsia="Times New Roman" w:hAnsi="Arial" w:cs="Arial"/>
                <w:sz w:val="16"/>
                <w:szCs w:val="16"/>
              </w:rPr>
              <w:t>751</w:t>
            </w:r>
          </w:p>
        </w:tc>
        <w:tc>
          <w:tcPr>
            <w:tcW w:w="406" w:type="dxa"/>
            <w:noWrap/>
            <w:textDirection w:val="btLr"/>
            <w:hideMark/>
          </w:tcPr>
          <w:p w14:paraId="4994E56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699</w:t>
            </w:r>
            <w:r>
              <w:rPr>
                <w:rFonts w:ascii="Arial" w:eastAsia="Times New Roman" w:hAnsi="Arial" w:cs="Arial"/>
                <w:sz w:val="16"/>
                <w:szCs w:val="16"/>
              </w:rPr>
              <w:t>,</w:t>
            </w:r>
            <w:r w:rsidRPr="00363222">
              <w:rPr>
                <w:rFonts w:ascii="Arial" w:eastAsia="Times New Roman" w:hAnsi="Arial" w:cs="Arial"/>
                <w:sz w:val="16"/>
                <w:szCs w:val="16"/>
              </w:rPr>
              <w:t>123</w:t>
            </w:r>
          </w:p>
        </w:tc>
        <w:tc>
          <w:tcPr>
            <w:tcW w:w="406" w:type="dxa"/>
            <w:noWrap/>
            <w:textDirection w:val="btLr"/>
            <w:hideMark/>
          </w:tcPr>
          <w:p w14:paraId="7031D94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858</w:t>
            </w:r>
            <w:r>
              <w:rPr>
                <w:rFonts w:ascii="Arial" w:eastAsia="Times New Roman" w:hAnsi="Arial" w:cs="Arial"/>
                <w:sz w:val="16"/>
                <w:szCs w:val="16"/>
              </w:rPr>
              <w:t>,</w:t>
            </w:r>
            <w:r w:rsidRPr="00363222">
              <w:rPr>
                <w:rFonts w:ascii="Arial" w:eastAsia="Times New Roman" w:hAnsi="Arial" w:cs="Arial"/>
                <w:sz w:val="16"/>
                <w:szCs w:val="16"/>
              </w:rPr>
              <w:t>747</w:t>
            </w:r>
          </w:p>
        </w:tc>
        <w:tc>
          <w:tcPr>
            <w:tcW w:w="406" w:type="dxa"/>
            <w:noWrap/>
            <w:textDirection w:val="btLr"/>
            <w:hideMark/>
          </w:tcPr>
          <w:p w14:paraId="4368E3A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435</w:t>
            </w:r>
            <w:r>
              <w:rPr>
                <w:rFonts w:ascii="Arial" w:eastAsia="Times New Roman" w:hAnsi="Arial" w:cs="Arial"/>
                <w:sz w:val="16"/>
                <w:szCs w:val="16"/>
              </w:rPr>
              <w:t>,</w:t>
            </w:r>
            <w:r w:rsidRPr="00363222">
              <w:rPr>
                <w:rFonts w:ascii="Arial" w:eastAsia="Times New Roman" w:hAnsi="Arial" w:cs="Arial"/>
                <w:sz w:val="16"/>
                <w:szCs w:val="16"/>
              </w:rPr>
              <w:t>808</w:t>
            </w:r>
          </w:p>
        </w:tc>
        <w:tc>
          <w:tcPr>
            <w:tcW w:w="406" w:type="dxa"/>
            <w:noWrap/>
            <w:textDirection w:val="btLr"/>
            <w:hideMark/>
          </w:tcPr>
          <w:p w14:paraId="29F2C23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843</w:t>
            </w:r>
            <w:r>
              <w:rPr>
                <w:rFonts w:ascii="Arial" w:eastAsia="Times New Roman" w:hAnsi="Arial" w:cs="Arial"/>
                <w:sz w:val="16"/>
                <w:szCs w:val="16"/>
              </w:rPr>
              <w:t>,</w:t>
            </w:r>
            <w:r w:rsidRPr="00363222">
              <w:rPr>
                <w:rFonts w:ascii="Arial" w:eastAsia="Times New Roman" w:hAnsi="Arial" w:cs="Arial"/>
                <w:sz w:val="16"/>
                <w:szCs w:val="16"/>
              </w:rPr>
              <w:t>192</w:t>
            </w:r>
          </w:p>
        </w:tc>
        <w:tc>
          <w:tcPr>
            <w:tcW w:w="406" w:type="dxa"/>
            <w:noWrap/>
            <w:textDirection w:val="btLr"/>
            <w:hideMark/>
          </w:tcPr>
          <w:p w14:paraId="61112FBD"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355</w:t>
            </w:r>
            <w:r>
              <w:rPr>
                <w:rFonts w:ascii="Arial" w:eastAsia="Times New Roman" w:hAnsi="Arial" w:cs="Arial"/>
                <w:sz w:val="16"/>
                <w:szCs w:val="16"/>
              </w:rPr>
              <w:t>,</w:t>
            </w:r>
            <w:r w:rsidRPr="00363222">
              <w:rPr>
                <w:rFonts w:ascii="Arial" w:eastAsia="Times New Roman" w:hAnsi="Arial" w:cs="Arial"/>
                <w:sz w:val="16"/>
                <w:szCs w:val="16"/>
              </w:rPr>
              <w:t>795</w:t>
            </w:r>
          </w:p>
        </w:tc>
        <w:tc>
          <w:tcPr>
            <w:tcW w:w="406" w:type="dxa"/>
            <w:noWrap/>
            <w:textDirection w:val="btLr"/>
            <w:hideMark/>
          </w:tcPr>
          <w:p w14:paraId="6B61403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r>
              <w:rPr>
                <w:rFonts w:ascii="Arial" w:eastAsia="Times New Roman" w:hAnsi="Arial" w:cs="Arial"/>
                <w:sz w:val="16"/>
                <w:szCs w:val="16"/>
              </w:rPr>
              <w:t>,</w:t>
            </w:r>
            <w:r w:rsidRPr="00363222">
              <w:rPr>
                <w:rFonts w:ascii="Arial" w:eastAsia="Times New Roman" w:hAnsi="Arial" w:cs="Arial"/>
                <w:sz w:val="16"/>
                <w:szCs w:val="16"/>
              </w:rPr>
              <w:t>678</w:t>
            </w:r>
            <w:r>
              <w:rPr>
                <w:rFonts w:ascii="Arial" w:eastAsia="Times New Roman" w:hAnsi="Arial" w:cs="Arial"/>
                <w:sz w:val="16"/>
                <w:szCs w:val="16"/>
              </w:rPr>
              <w:t>,</w:t>
            </w:r>
            <w:r w:rsidRPr="00363222">
              <w:rPr>
                <w:rFonts w:ascii="Arial" w:eastAsia="Times New Roman" w:hAnsi="Arial" w:cs="Arial"/>
                <w:sz w:val="16"/>
                <w:szCs w:val="16"/>
              </w:rPr>
              <w:t>723</w:t>
            </w:r>
          </w:p>
        </w:tc>
      </w:tr>
      <w:tr w:rsidR="00BF2FAE" w:rsidRPr="00363222" w14:paraId="0096121D" w14:textId="77777777" w:rsidTr="00C05EB1">
        <w:trPr>
          <w:trHeight w:val="905"/>
        </w:trPr>
        <w:tc>
          <w:tcPr>
            <w:tcW w:w="1432" w:type="dxa"/>
            <w:noWrap/>
            <w:textDirection w:val="btLr"/>
            <w:hideMark/>
          </w:tcPr>
          <w:p w14:paraId="20510B48"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5' Adapter Ligation</w:t>
            </w:r>
          </w:p>
        </w:tc>
        <w:tc>
          <w:tcPr>
            <w:tcW w:w="406" w:type="dxa"/>
            <w:noWrap/>
            <w:textDirection w:val="btLr"/>
            <w:hideMark/>
          </w:tcPr>
          <w:p w14:paraId="602A9B20"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D8E0FE3"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2E045B92"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7839BD49"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A1FA423"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0AE8AE0E"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1B6A12AC"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4F5B242E"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7687CE6D"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3072402"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3FD36AB"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34272513"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c>
          <w:tcPr>
            <w:tcW w:w="406" w:type="dxa"/>
            <w:noWrap/>
            <w:textDirection w:val="btLr"/>
            <w:hideMark/>
          </w:tcPr>
          <w:p w14:paraId="5CC61368"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35E35DE4"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w:t>
            </w:r>
          </w:p>
        </w:tc>
        <w:tc>
          <w:tcPr>
            <w:tcW w:w="406" w:type="dxa"/>
            <w:noWrap/>
            <w:textDirection w:val="btLr"/>
            <w:hideMark/>
          </w:tcPr>
          <w:p w14:paraId="6E95B6E3"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w:t>
            </w:r>
          </w:p>
        </w:tc>
      </w:tr>
      <w:tr w:rsidR="00BF2FAE" w:rsidRPr="00363222" w14:paraId="3D6E4473" w14:textId="77777777" w:rsidTr="00C05EB1">
        <w:trPr>
          <w:trHeight w:val="967"/>
        </w:trPr>
        <w:tc>
          <w:tcPr>
            <w:tcW w:w="1432" w:type="dxa"/>
            <w:noWrap/>
            <w:textDirection w:val="btLr"/>
            <w:hideMark/>
          </w:tcPr>
          <w:p w14:paraId="18418887"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Bio Replicate</w:t>
            </w:r>
          </w:p>
        </w:tc>
        <w:tc>
          <w:tcPr>
            <w:tcW w:w="406" w:type="dxa"/>
            <w:noWrap/>
            <w:textDirection w:val="btLr"/>
            <w:hideMark/>
          </w:tcPr>
          <w:p w14:paraId="251F5A0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p>
        </w:tc>
        <w:tc>
          <w:tcPr>
            <w:tcW w:w="406" w:type="dxa"/>
            <w:noWrap/>
            <w:textDirection w:val="btLr"/>
            <w:hideMark/>
          </w:tcPr>
          <w:p w14:paraId="3ECE2369" w14:textId="77777777" w:rsidR="00BF2FAE" w:rsidRPr="00363222" w:rsidRDefault="00BF2FAE" w:rsidP="00C05EB1">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1</w:t>
            </w:r>
          </w:p>
        </w:tc>
        <w:tc>
          <w:tcPr>
            <w:tcW w:w="406" w:type="dxa"/>
            <w:noWrap/>
            <w:textDirection w:val="btLr"/>
            <w:hideMark/>
          </w:tcPr>
          <w:p w14:paraId="0531595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p>
        </w:tc>
        <w:tc>
          <w:tcPr>
            <w:tcW w:w="406" w:type="dxa"/>
            <w:noWrap/>
            <w:textDirection w:val="btLr"/>
            <w:hideMark/>
          </w:tcPr>
          <w:p w14:paraId="513C0BE8"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07A1A5D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w:t>
            </w:r>
          </w:p>
        </w:tc>
        <w:tc>
          <w:tcPr>
            <w:tcW w:w="406" w:type="dxa"/>
            <w:noWrap/>
            <w:textDirection w:val="btLr"/>
            <w:hideMark/>
          </w:tcPr>
          <w:p w14:paraId="5F62F0E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71C1C88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3</w:t>
            </w:r>
          </w:p>
        </w:tc>
        <w:tc>
          <w:tcPr>
            <w:tcW w:w="406" w:type="dxa"/>
            <w:noWrap/>
            <w:textDirection w:val="btLr"/>
            <w:hideMark/>
          </w:tcPr>
          <w:p w14:paraId="3236DCB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w:t>
            </w:r>
          </w:p>
        </w:tc>
        <w:tc>
          <w:tcPr>
            <w:tcW w:w="406" w:type="dxa"/>
            <w:noWrap/>
            <w:textDirection w:val="btLr"/>
            <w:hideMark/>
          </w:tcPr>
          <w:p w14:paraId="7DBEA4C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15C57FDB"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w:t>
            </w:r>
          </w:p>
        </w:tc>
        <w:tc>
          <w:tcPr>
            <w:tcW w:w="406" w:type="dxa"/>
            <w:noWrap/>
            <w:textDirection w:val="btLr"/>
            <w:hideMark/>
          </w:tcPr>
          <w:p w14:paraId="54C6A257" w14:textId="77777777" w:rsidR="00BF2FAE" w:rsidRPr="00363222" w:rsidRDefault="00BF2FAE" w:rsidP="00C05EB1">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2</w:t>
            </w:r>
          </w:p>
        </w:tc>
        <w:tc>
          <w:tcPr>
            <w:tcW w:w="406" w:type="dxa"/>
            <w:noWrap/>
            <w:textDirection w:val="btLr"/>
            <w:hideMark/>
          </w:tcPr>
          <w:p w14:paraId="634EBCC5"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4</w:t>
            </w:r>
          </w:p>
        </w:tc>
        <w:tc>
          <w:tcPr>
            <w:tcW w:w="406" w:type="dxa"/>
            <w:noWrap/>
            <w:textDirection w:val="btLr"/>
            <w:hideMark/>
          </w:tcPr>
          <w:p w14:paraId="5EACB140" w14:textId="77777777" w:rsidR="00BF2FAE" w:rsidRPr="00363222" w:rsidRDefault="00BF2FAE" w:rsidP="00C05EB1">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3</w:t>
            </w:r>
          </w:p>
        </w:tc>
        <w:tc>
          <w:tcPr>
            <w:tcW w:w="406" w:type="dxa"/>
            <w:noWrap/>
            <w:textDirection w:val="btLr"/>
            <w:hideMark/>
          </w:tcPr>
          <w:p w14:paraId="2218BC5E" w14:textId="77777777" w:rsidR="00BF2FAE" w:rsidRPr="00363222" w:rsidRDefault="00BF2FAE" w:rsidP="00C05EB1">
            <w:pPr>
              <w:ind w:left="113" w:right="113"/>
              <w:jc w:val="right"/>
              <w:rPr>
                <w:rFonts w:ascii="Arial" w:eastAsia="Times New Roman" w:hAnsi="Arial" w:cs="Arial"/>
                <w:i/>
                <w:iCs/>
                <w:sz w:val="16"/>
                <w:szCs w:val="16"/>
              </w:rPr>
            </w:pPr>
            <w:r w:rsidRPr="00363222">
              <w:rPr>
                <w:rFonts w:ascii="Arial" w:eastAsia="Times New Roman" w:hAnsi="Arial" w:cs="Arial"/>
                <w:i/>
                <w:iCs/>
                <w:sz w:val="16"/>
                <w:szCs w:val="16"/>
              </w:rPr>
              <w:t>4</w:t>
            </w:r>
          </w:p>
        </w:tc>
        <w:tc>
          <w:tcPr>
            <w:tcW w:w="406" w:type="dxa"/>
            <w:noWrap/>
            <w:textDirection w:val="btLr"/>
            <w:hideMark/>
          </w:tcPr>
          <w:p w14:paraId="29FF2D01"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3</w:t>
            </w:r>
          </w:p>
        </w:tc>
      </w:tr>
      <w:tr w:rsidR="00BF2FAE" w:rsidRPr="00363222" w14:paraId="56B9CDCF" w14:textId="77777777" w:rsidTr="00C05EB1">
        <w:trPr>
          <w:trHeight w:val="1086"/>
        </w:trPr>
        <w:tc>
          <w:tcPr>
            <w:tcW w:w="1432" w:type="dxa"/>
            <w:noWrap/>
            <w:textDirection w:val="btLr"/>
            <w:hideMark/>
          </w:tcPr>
          <w:p w14:paraId="4A44B563"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Genotype</w:t>
            </w:r>
          </w:p>
        </w:tc>
        <w:tc>
          <w:tcPr>
            <w:tcW w:w="406" w:type="dxa"/>
            <w:noWrap/>
            <w:textDirection w:val="btLr"/>
            <w:hideMark/>
          </w:tcPr>
          <w:p w14:paraId="48EF66FD"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234ED174"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21C604F1" w14:textId="77777777" w:rsidR="00BF2FAE" w:rsidRPr="00363222" w:rsidRDefault="00BF2FAE" w:rsidP="00C05EB1">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c>
          <w:tcPr>
            <w:tcW w:w="406" w:type="dxa"/>
            <w:noWrap/>
            <w:textDirection w:val="btLr"/>
            <w:hideMark/>
          </w:tcPr>
          <w:p w14:paraId="44B85510"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6EA41389"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278E6EF9"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1E441835"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35616340"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7429585A" w14:textId="77777777" w:rsidR="00BF2FAE" w:rsidRPr="00363222" w:rsidRDefault="00BF2FAE" w:rsidP="00C05EB1">
            <w:pPr>
              <w:ind w:left="113" w:right="113"/>
              <w:rPr>
                <w:rFonts w:ascii="Arial" w:eastAsia="Times New Roman" w:hAnsi="Arial" w:cs="Arial"/>
                <w:sz w:val="16"/>
                <w:szCs w:val="16"/>
              </w:rPr>
            </w:pPr>
            <w:r w:rsidRPr="00363222">
              <w:rPr>
                <w:rFonts w:ascii="Arial" w:eastAsia="Times New Roman" w:hAnsi="Arial" w:cs="Arial"/>
                <w:sz w:val="16"/>
                <w:szCs w:val="16"/>
              </w:rPr>
              <w:t>Col-0</w:t>
            </w:r>
          </w:p>
        </w:tc>
        <w:tc>
          <w:tcPr>
            <w:tcW w:w="406" w:type="dxa"/>
            <w:noWrap/>
            <w:textDirection w:val="btLr"/>
            <w:hideMark/>
          </w:tcPr>
          <w:p w14:paraId="712F672F" w14:textId="77777777" w:rsidR="00BF2FAE" w:rsidRPr="00363222" w:rsidRDefault="00BF2FAE" w:rsidP="00C05EB1">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c>
          <w:tcPr>
            <w:tcW w:w="406" w:type="dxa"/>
            <w:noWrap/>
            <w:textDirection w:val="btLr"/>
            <w:hideMark/>
          </w:tcPr>
          <w:p w14:paraId="429664E5"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1EA9718C" w14:textId="77777777" w:rsidR="00BF2FAE" w:rsidRPr="00363222" w:rsidRDefault="00BF2FAE" w:rsidP="00C05EB1">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c>
          <w:tcPr>
            <w:tcW w:w="406" w:type="dxa"/>
            <w:noWrap/>
            <w:textDirection w:val="btLr"/>
            <w:hideMark/>
          </w:tcPr>
          <w:p w14:paraId="6575BEDB"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7127BDD5" w14:textId="77777777" w:rsidR="00BF2FAE" w:rsidRPr="00363222" w:rsidRDefault="00BF2FAE" w:rsidP="00C05EB1">
            <w:pPr>
              <w:ind w:left="113" w:right="113"/>
              <w:rPr>
                <w:rFonts w:ascii="Arial" w:eastAsia="Times New Roman" w:hAnsi="Arial" w:cs="Arial"/>
                <w:i/>
                <w:iCs/>
                <w:sz w:val="16"/>
                <w:szCs w:val="16"/>
              </w:rPr>
            </w:pPr>
            <w:r w:rsidRPr="00363222">
              <w:rPr>
                <w:rFonts w:ascii="Arial" w:eastAsia="Times New Roman" w:hAnsi="Arial" w:cs="Arial"/>
                <w:i/>
                <w:iCs/>
                <w:sz w:val="16"/>
                <w:szCs w:val="16"/>
              </w:rPr>
              <w:t>vir-1</w:t>
            </w:r>
          </w:p>
        </w:tc>
        <w:tc>
          <w:tcPr>
            <w:tcW w:w="406" w:type="dxa"/>
            <w:noWrap/>
            <w:textDirection w:val="btLr"/>
            <w:hideMark/>
          </w:tcPr>
          <w:p w14:paraId="1CAA9243" w14:textId="77777777" w:rsidR="00BF2FAE" w:rsidRPr="00363222" w:rsidRDefault="00BF2FAE" w:rsidP="00C05EB1">
            <w:pPr>
              <w:ind w:left="113" w:right="113"/>
              <w:rPr>
                <w:rFonts w:ascii="Arial" w:eastAsia="Times New Roman" w:hAnsi="Arial" w:cs="Arial"/>
                <w:sz w:val="16"/>
                <w:szCs w:val="16"/>
              </w:rPr>
            </w:pPr>
            <w:proofErr w:type="spellStart"/>
            <w:r w:rsidRPr="00363222">
              <w:rPr>
                <w:rFonts w:ascii="Arial" w:eastAsia="Times New Roman" w:hAnsi="Arial" w:cs="Arial"/>
                <w:sz w:val="16"/>
                <w:szCs w:val="16"/>
              </w:rPr>
              <w:t>VIRc</w:t>
            </w:r>
            <w:proofErr w:type="spellEnd"/>
          </w:p>
        </w:tc>
      </w:tr>
      <w:tr w:rsidR="00BF2FAE" w:rsidRPr="00363222" w14:paraId="2626E338" w14:textId="77777777" w:rsidTr="00C05EB1">
        <w:trPr>
          <w:trHeight w:val="1272"/>
        </w:trPr>
        <w:tc>
          <w:tcPr>
            <w:tcW w:w="1432" w:type="dxa"/>
            <w:noWrap/>
            <w:textDirection w:val="btLr"/>
            <w:hideMark/>
          </w:tcPr>
          <w:p w14:paraId="31196441" w14:textId="77777777" w:rsidR="00BF2FAE" w:rsidRPr="00363222" w:rsidRDefault="00BF2FAE" w:rsidP="00C05EB1">
            <w:pPr>
              <w:ind w:left="113" w:right="113"/>
              <w:rPr>
                <w:rFonts w:ascii="Arial" w:eastAsia="Times New Roman" w:hAnsi="Arial" w:cs="Arial"/>
                <w:b/>
                <w:bCs/>
                <w:sz w:val="16"/>
                <w:szCs w:val="16"/>
              </w:rPr>
            </w:pPr>
            <w:r w:rsidRPr="00363222">
              <w:rPr>
                <w:rFonts w:ascii="Arial" w:eastAsia="Times New Roman" w:hAnsi="Arial" w:cs="Arial"/>
                <w:b/>
                <w:bCs/>
                <w:sz w:val="16"/>
                <w:szCs w:val="16"/>
              </w:rPr>
              <w:t>Sequencing Date</w:t>
            </w:r>
          </w:p>
        </w:tc>
        <w:tc>
          <w:tcPr>
            <w:tcW w:w="406" w:type="dxa"/>
            <w:noWrap/>
            <w:textDirection w:val="btLr"/>
            <w:hideMark/>
          </w:tcPr>
          <w:p w14:paraId="3627D43A"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01/02/2018</w:t>
            </w:r>
          </w:p>
        </w:tc>
        <w:tc>
          <w:tcPr>
            <w:tcW w:w="406" w:type="dxa"/>
            <w:noWrap/>
            <w:textDirection w:val="btLr"/>
            <w:hideMark/>
          </w:tcPr>
          <w:p w14:paraId="31057AE8"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27/02/2018</w:t>
            </w:r>
          </w:p>
        </w:tc>
        <w:tc>
          <w:tcPr>
            <w:tcW w:w="406" w:type="dxa"/>
            <w:noWrap/>
            <w:textDirection w:val="btLr"/>
            <w:hideMark/>
          </w:tcPr>
          <w:p w14:paraId="3A48D4D9"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01/03/2018</w:t>
            </w:r>
          </w:p>
        </w:tc>
        <w:tc>
          <w:tcPr>
            <w:tcW w:w="406" w:type="dxa"/>
            <w:noWrap/>
            <w:textDirection w:val="btLr"/>
            <w:hideMark/>
          </w:tcPr>
          <w:p w14:paraId="171A560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05/04/2018</w:t>
            </w:r>
          </w:p>
        </w:tc>
        <w:tc>
          <w:tcPr>
            <w:tcW w:w="406" w:type="dxa"/>
            <w:noWrap/>
            <w:textDirection w:val="btLr"/>
            <w:hideMark/>
          </w:tcPr>
          <w:p w14:paraId="6862680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11/04/2018</w:t>
            </w:r>
          </w:p>
        </w:tc>
        <w:tc>
          <w:tcPr>
            <w:tcW w:w="406" w:type="dxa"/>
            <w:noWrap/>
            <w:textDirection w:val="btLr"/>
            <w:hideMark/>
          </w:tcPr>
          <w:p w14:paraId="223D1A6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13/04/2018</w:t>
            </w:r>
          </w:p>
        </w:tc>
        <w:tc>
          <w:tcPr>
            <w:tcW w:w="406" w:type="dxa"/>
            <w:noWrap/>
            <w:textDirection w:val="btLr"/>
            <w:hideMark/>
          </w:tcPr>
          <w:p w14:paraId="1D2A96B2"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16/04/2018</w:t>
            </w:r>
          </w:p>
        </w:tc>
        <w:tc>
          <w:tcPr>
            <w:tcW w:w="406" w:type="dxa"/>
            <w:noWrap/>
            <w:textDirection w:val="btLr"/>
            <w:hideMark/>
          </w:tcPr>
          <w:p w14:paraId="05E3E3C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18/04/2018</w:t>
            </w:r>
          </w:p>
        </w:tc>
        <w:tc>
          <w:tcPr>
            <w:tcW w:w="406" w:type="dxa"/>
            <w:noWrap/>
            <w:textDirection w:val="btLr"/>
            <w:hideMark/>
          </w:tcPr>
          <w:p w14:paraId="12A5730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08/05/2018</w:t>
            </w:r>
          </w:p>
        </w:tc>
        <w:tc>
          <w:tcPr>
            <w:tcW w:w="406" w:type="dxa"/>
            <w:noWrap/>
            <w:textDirection w:val="btLr"/>
            <w:hideMark/>
          </w:tcPr>
          <w:p w14:paraId="703B90F0"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07/09/2018</w:t>
            </w:r>
          </w:p>
        </w:tc>
        <w:tc>
          <w:tcPr>
            <w:tcW w:w="406" w:type="dxa"/>
            <w:noWrap/>
            <w:textDirection w:val="btLr"/>
            <w:hideMark/>
          </w:tcPr>
          <w:p w14:paraId="38343183"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12/09/2018</w:t>
            </w:r>
          </w:p>
        </w:tc>
        <w:tc>
          <w:tcPr>
            <w:tcW w:w="406" w:type="dxa"/>
            <w:noWrap/>
            <w:textDirection w:val="btLr"/>
            <w:hideMark/>
          </w:tcPr>
          <w:p w14:paraId="455C3ED7"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25/09/2018</w:t>
            </w:r>
          </w:p>
        </w:tc>
        <w:tc>
          <w:tcPr>
            <w:tcW w:w="406" w:type="dxa"/>
            <w:noWrap/>
            <w:textDirection w:val="btLr"/>
            <w:hideMark/>
          </w:tcPr>
          <w:p w14:paraId="7EE3862F"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28/09/2018</w:t>
            </w:r>
          </w:p>
        </w:tc>
        <w:tc>
          <w:tcPr>
            <w:tcW w:w="406" w:type="dxa"/>
            <w:noWrap/>
            <w:textDirection w:val="btLr"/>
            <w:hideMark/>
          </w:tcPr>
          <w:p w14:paraId="799FAF3C"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03/10/2018</w:t>
            </w:r>
          </w:p>
        </w:tc>
        <w:tc>
          <w:tcPr>
            <w:tcW w:w="406" w:type="dxa"/>
            <w:noWrap/>
            <w:textDirection w:val="btLr"/>
            <w:hideMark/>
          </w:tcPr>
          <w:p w14:paraId="7E127BDE" w14:textId="77777777" w:rsidR="00BF2FAE" w:rsidRPr="00363222" w:rsidRDefault="00BF2FAE" w:rsidP="00C05EB1">
            <w:pPr>
              <w:ind w:left="113" w:right="113"/>
              <w:jc w:val="right"/>
              <w:rPr>
                <w:rFonts w:ascii="Arial" w:eastAsia="Times New Roman" w:hAnsi="Arial" w:cs="Arial"/>
                <w:sz w:val="16"/>
                <w:szCs w:val="16"/>
              </w:rPr>
            </w:pPr>
            <w:r w:rsidRPr="00363222">
              <w:rPr>
                <w:rFonts w:ascii="Arial" w:eastAsia="Times New Roman" w:hAnsi="Arial" w:cs="Arial"/>
                <w:sz w:val="16"/>
                <w:szCs w:val="16"/>
              </w:rPr>
              <w:t>19/10/2018</w:t>
            </w:r>
          </w:p>
        </w:tc>
      </w:tr>
    </w:tbl>
    <w:p w14:paraId="3CE7A0A7" w14:textId="77777777" w:rsidR="00BF2FAE" w:rsidRDefault="00BF2FAE" w:rsidP="00BF2FAE">
      <w:pPr>
        <w:jc w:val="both"/>
        <w:rPr>
          <w:lang w:val="en-US"/>
        </w:rPr>
      </w:pPr>
    </w:p>
    <w:p w14:paraId="1D0B012F" w14:textId="77777777" w:rsidR="00BF2FAE" w:rsidRPr="003C21EF" w:rsidRDefault="00BF2FAE" w:rsidP="00BF2FAE">
      <w:pPr>
        <w:rPr>
          <w:b/>
          <w:sz w:val="22"/>
          <w:szCs w:val="22"/>
        </w:rPr>
      </w:pPr>
      <w:r w:rsidRPr="003C21EF">
        <w:rPr>
          <w:b/>
          <w:sz w:val="22"/>
          <w:szCs w:val="22"/>
        </w:rPr>
        <w:t>Table S1. Properties of the nanopore DRS sequencing data.</w:t>
      </w:r>
    </w:p>
    <w:p w14:paraId="4A392BBC" w14:textId="78DD79D6" w:rsidR="00BF2FAE" w:rsidRPr="003C21EF" w:rsidRDefault="00BF2FAE" w:rsidP="00BF2FAE">
      <w:pPr>
        <w:jc w:val="both"/>
        <w:rPr>
          <w:sz w:val="22"/>
          <w:szCs w:val="22"/>
          <w:lang w:val="en-US"/>
        </w:rPr>
      </w:pPr>
      <w:r w:rsidRPr="00084C41">
        <w:rPr>
          <w:sz w:val="22"/>
          <w:szCs w:val="22"/>
          <w:lang w:val="en-US"/>
        </w:rPr>
        <w:t xml:space="preserve">Dataset statistics for all nanopore DRS sequencing runs conducted. Datasets are sorted by date of sequencing run. All data was collected using a </w:t>
      </w:r>
      <w:proofErr w:type="spellStart"/>
      <w:r w:rsidRPr="00084C41">
        <w:rPr>
          <w:sz w:val="22"/>
          <w:szCs w:val="22"/>
          <w:lang w:val="en-US"/>
        </w:rPr>
        <w:t>MinION</w:t>
      </w:r>
      <w:proofErr w:type="spellEnd"/>
      <w:r w:rsidRPr="00084C41">
        <w:rPr>
          <w:sz w:val="22"/>
          <w:szCs w:val="22"/>
          <w:lang w:val="en-US"/>
        </w:rPr>
        <w:t xml:space="preserve"> with R9.4 flow cell and SQK-RNA001 library kit. Increases in mapping and </w:t>
      </w:r>
      <w:r w:rsidR="4979BB12" w:rsidRPr="4979BB12">
        <w:rPr>
          <w:sz w:val="22"/>
          <w:szCs w:val="22"/>
          <w:lang w:val="en-US"/>
        </w:rPr>
        <w:t>over-splitting</w:t>
      </w:r>
      <w:r w:rsidRPr="00084C41">
        <w:rPr>
          <w:sz w:val="22"/>
          <w:szCs w:val="22"/>
          <w:lang w:val="en-US"/>
        </w:rPr>
        <w:t xml:space="preserve"> rate which o</w:t>
      </w:r>
      <w:r w:rsidRPr="003C21EF">
        <w:rPr>
          <w:sz w:val="22"/>
          <w:szCs w:val="22"/>
          <w:lang w:val="en-US"/>
        </w:rPr>
        <w:t xml:space="preserve">ccur in samples collected after September 2018 are therefore likely to have resulted from changes in the </w:t>
      </w:r>
      <w:proofErr w:type="spellStart"/>
      <w:r w:rsidRPr="003C21EF">
        <w:rPr>
          <w:sz w:val="22"/>
          <w:szCs w:val="22"/>
          <w:lang w:val="en-US"/>
        </w:rPr>
        <w:t>MinKNOW</w:t>
      </w:r>
      <w:proofErr w:type="spellEnd"/>
      <w:r w:rsidRPr="003C21EF">
        <w:rPr>
          <w:sz w:val="22"/>
          <w:szCs w:val="22"/>
          <w:lang w:val="en-US"/>
        </w:rPr>
        <w:t xml:space="preserve"> software.</w:t>
      </w:r>
    </w:p>
    <w:p w14:paraId="43F4E888" w14:textId="33BB81C1" w:rsidR="4979BB12" w:rsidRDefault="4979BB12">
      <w:r>
        <w:br w:type="page"/>
      </w:r>
    </w:p>
    <w:p w14:paraId="0E4FA5F7" w14:textId="77777777" w:rsidR="00BF2FAE" w:rsidRDefault="00BF2FAE" w:rsidP="00BF2FAE">
      <w:pPr>
        <w:jc w:val="both"/>
        <w:rPr>
          <w:lang w:val="en-US"/>
        </w:rPr>
      </w:pPr>
      <w:r>
        <w:rPr>
          <w:lang w:val="en-US"/>
        </w:rPr>
        <w:t>A</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1134"/>
        <w:gridCol w:w="1134"/>
        <w:gridCol w:w="1134"/>
        <w:gridCol w:w="1012"/>
        <w:gridCol w:w="992"/>
      </w:tblGrid>
      <w:tr w:rsidR="00BF2FAE" w:rsidRPr="006D75C7" w14:paraId="578C75D7" w14:textId="77777777" w:rsidTr="00C05EB1">
        <w:trPr>
          <w:trHeight w:val="197"/>
          <w:tblCellSpacing w:w="15" w:type="dxa"/>
        </w:trPr>
        <w:tc>
          <w:tcPr>
            <w:tcW w:w="2649" w:type="dxa"/>
            <w:vMerge w:val="restart"/>
            <w:tcBorders>
              <w:top w:val="single" w:sz="4" w:space="0" w:color="auto"/>
              <w:left w:val="nil"/>
              <w:right w:val="single" w:sz="4" w:space="0" w:color="auto"/>
            </w:tcBorders>
            <w:vAlign w:val="center"/>
            <w:hideMark/>
          </w:tcPr>
          <w:p w14:paraId="209E9FF7" w14:textId="77777777" w:rsidR="00BF2FAE" w:rsidRPr="006D75C7" w:rsidRDefault="00BF2FAE" w:rsidP="00C05EB1">
            <w:pPr>
              <w:jc w:val="center"/>
              <w:rPr>
                <w:rFonts w:eastAsia="Times New Roman" w:cstheme="minorHAnsi"/>
              </w:rPr>
            </w:pPr>
            <w:r w:rsidRPr="006D75C7">
              <w:rPr>
                <w:rFonts w:eastAsia="Times New Roman" w:cstheme="minorHAnsi"/>
              </w:rPr>
              <w:t>Replicate 1</w:t>
            </w:r>
          </w:p>
        </w:tc>
        <w:tc>
          <w:tcPr>
            <w:tcW w:w="2238" w:type="dxa"/>
            <w:gridSpan w:val="2"/>
            <w:tcBorders>
              <w:top w:val="single" w:sz="4" w:space="0" w:color="auto"/>
              <w:left w:val="single" w:sz="4" w:space="0" w:color="auto"/>
              <w:bottom w:val="single" w:sz="4" w:space="0" w:color="auto"/>
              <w:right w:val="single" w:sz="4" w:space="0" w:color="auto"/>
            </w:tcBorders>
            <w:vAlign w:val="center"/>
            <w:hideMark/>
          </w:tcPr>
          <w:p w14:paraId="006B9928" w14:textId="77777777" w:rsidR="00BF2FAE" w:rsidRPr="006D75C7" w:rsidRDefault="00BF2FAE" w:rsidP="00C05EB1">
            <w:pPr>
              <w:jc w:val="center"/>
              <w:rPr>
                <w:rFonts w:eastAsia="Times New Roman" w:cstheme="minorHAnsi"/>
              </w:rPr>
            </w:pPr>
            <w:r w:rsidRPr="006D75C7">
              <w:rPr>
                <w:rFonts w:eastAsia="Times New Roman" w:cstheme="minorHAnsi"/>
              </w:rPr>
              <w:t>Adapter</w:t>
            </w:r>
          </w:p>
        </w:tc>
        <w:tc>
          <w:tcPr>
            <w:tcW w:w="2116" w:type="dxa"/>
            <w:gridSpan w:val="2"/>
            <w:tcBorders>
              <w:top w:val="single" w:sz="4" w:space="0" w:color="auto"/>
              <w:left w:val="single" w:sz="4" w:space="0" w:color="auto"/>
              <w:bottom w:val="single" w:sz="4" w:space="0" w:color="auto"/>
              <w:right w:val="single" w:sz="4" w:space="0" w:color="auto"/>
            </w:tcBorders>
            <w:vAlign w:val="center"/>
            <w:hideMark/>
          </w:tcPr>
          <w:p w14:paraId="3ADF3F84" w14:textId="77777777" w:rsidR="00BF2FAE" w:rsidRPr="006D75C7" w:rsidRDefault="00BF2FAE" w:rsidP="00C05EB1">
            <w:pPr>
              <w:jc w:val="center"/>
              <w:rPr>
                <w:rFonts w:eastAsia="Times New Roman" w:cstheme="minorHAnsi"/>
              </w:rPr>
            </w:pPr>
            <w:r w:rsidRPr="006D75C7">
              <w:rPr>
                <w:rFonts w:eastAsia="Times New Roman" w:cstheme="minorHAnsi"/>
              </w:rPr>
              <w:t>No Adapter</w:t>
            </w:r>
          </w:p>
        </w:tc>
        <w:tc>
          <w:tcPr>
            <w:tcW w:w="947" w:type="dxa"/>
            <w:vMerge w:val="restart"/>
            <w:tcBorders>
              <w:top w:val="single" w:sz="4" w:space="0" w:color="auto"/>
              <w:left w:val="single" w:sz="4" w:space="0" w:color="auto"/>
            </w:tcBorders>
            <w:vAlign w:val="center"/>
            <w:hideMark/>
          </w:tcPr>
          <w:p w14:paraId="21947656" w14:textId="77777777" w:rsidR="00BF2FAE" w:rsidRPr="006D75C7" w:rsidRDefault="00BF2FAE" w:rsidP="00C05EB1">
            <w:pPr>
              <w:jc w:val="center"/>
              <w:rPr>
                <w:rFonts w:eastAsia="Times New Roman" w:cstheme="minorHAnsi"/>
              </w:rPr>
            </w:pPr>
            <w:r w:rsidRPr="006D75C7">
              <w:rPr>
                <w:rFonts w:eastAsia="Times New Roman" w:cstheme="minorHAnsi"/>
              </w:rPr>
              <w:t>Signal to Noise</w:t>
            </w:r>
          </w:p>
        </w:tc>
      </w:tr>
      <w:tr w:rsidR="00BF2FAE" w:rsidRPr="006D75C7" w14:paraId="1A65AA59" w14:textId="77777777" w:rsidTr="00C05EB1">
        <w:trPr>
          <w:trHeight w:val="73"/>
          <w:tblCellSpacing w:w="15" w:type="dxa"/>
        </w:trPr>
        <w:tc>
          <w:tcPr>
            <w:tcW w:w="2649" w:type="dxa"/>
            <w:vMerge/>
            <w:tcBorders>
              <w:left w:val="nil"/>
              <w:bottom w:val="single" w:sz="4" w:space="0" w:color="auto"/>
              <w:right w:val="single" w:sz="4" w:space="0" w:color="auto"/>
            </w:tcBorders>
            <w:vAlign w:val="center"/>
            <w:hideMark/>
          </w:tcPr>
          <w:p w14:paraId="4291A693" w14:textId="77777777" w:rsidR="00BF2FAE" w:rsidRPr="006D75C7" w:rsidRDefault="00BF2FAE" w:rsidP="00C05EB1">
            <w:pPr>
              <w:jc w:val="center"/>
              <w:rPr>
                <w:rFonts w:eastAsia="Times New Roman" w:cstheme="minorHAnsi"/>
              </w:rPr>
            </w:pPr>
          </w:p>
        </w:tc>
        <w:tc>
          <w:tcPr>
            <w:tcW w:w="1104" w:type="dxa"/>
            <w:tcBorders>
              <w:top w:val="single" w:sz="4" w:space="0" w:color="auto"/>
              <w:left w:val="single" w:sz="4" w:space="0" w:color="auto"/>
              <w:bottom w:val="single" w:sz="4" w:space="0" w:color="auto"/>
              <w:right w:val="single" w:sz="4" w:space="0" w:color="auto"/>
            </w:tcBorders>
            <w:vAlign w:val="center"/>
            <w:hideMark/>
          </w:tcPr>
          <w:p w14:paraId="68B03DB3" w14:textId="77777777" w:rsidR="00BF2FAE" w:rsidRPr="006D75C7" w:rsidRDefault="00BF2FAE" w:rsidP="00C05EB1">
            <w:pPr>
              <w:jc w:val="center"/>
              <w:rPr>
                <w:rFonts w:eastAsia="Times New Roman" w:cstheme="minorHAnsi"/>
              </w:rPr>
            </w:pPr>
            <w:r w:rsidRPr="006D75C7">
              <w:rPr>
                <w:rFonts w:eastAsia="Times New Roman" w:cstheme="minorHAnsi"/>
              </w:rPr>
              <w:t>Fails</w:t>
            </w:r>
          </w:p>
        </w:tc>
        <w:tc>
          <w:tcPr>
            <w:tcW w:w="1104" w:type="dxa"/>
            <w:tcBorders>
              <w:top w:val="single" w:sz="4" w:space="0" w:color="auto"/>
              <w:left w:val="single" w:sz="4" w:space="0" w:color="auto"/>
              <w:bottom w:val="single" w:sz="4" w:space="0" w:color="auto"/>
              <w:right w:val="single" w:sz="4" w:space="0" w:color="auto"/>
            </w:tcBorders>
            <w:vAlign w:val="center"/>
            <w:hideMark/>
          </w:tcPr>
          <w:p w14:paraId="4C3BF63C" w14:textId="77777777" w:rsidR="00BF2FAE" w:rsidRPr="006D75C7" w:rsidRDefault="00BF2FAE" w:rsidP="00C05EB1">
            <w:pPr>
              <w:jc w:val="center"/>
              <w:rPr>
                <w:rFonts w:eastAsia="Times New Roman" w:cstheme="minorHAnsi"/>
              </w:rPr>
            </w:pPr>
            <w:r w:rsidRPr="006D75C7">
              <w:rPr>
                <w:rFonts w:eastAsia="Times New Roman" w:cstheme="minorHAnsi"/>
              </w:rPr>
              <w:t>Passes</w:t>
            </w:r>
          </w:p>
        </w:tc>
        <w:tc>
          <w:tcPr>
            <w:tcW w:w="1104" w:type="dxa"/>
            <w:tcBorders>
              <w:top w:val="single" w:sz="4" w:space="0" w:color="auto"/>
              <w:left w:val="single" w:sz="4" w:space="0" w:color="auto"/>
              <w:bottom w:val="single" w:sz="4" w:space="0" w:color="auto"/>
              <w:right w:val="single" w:sz="4" w:space="0" w:color="auto"/>
            </w:tcBorders>
            <w:vAlign w:val="center"/>
            <w:hideMark/>
          </w:tcPr>
          <w:p w14:paraId="33623F74" w14:textId="77777777" w:rsidR="00BF2FAE" w:rsidRPr="006D75C7" w:rsidRDefault="00BF2FAE" w:rsidP="00C05EB1">
            <w:pPr>
              <w:jc w:val="center"/>
              <w:rPr>
                <w:rFonts w:eastAsia="Times New Roman" w:cstheme="minorHAnsi"/>
              </w:rPr>
            </w:pPr>
            <w:r w:rsidRPr="006D75C7">
              <w:rPr>
                <w:rFonts w:eastAsia="Times New Roman" w:cstheme="minorHAnsi"/>
              </w:rPr>
              <w:t>Fails</w:t>
            </w:r>
          </w:p>
        </w:tc>
        <w:tc>
          <w:tcPr>
            <w:tcW w:w="982" w:type="dxa"/>
            <w:tcBorders>
              <w:top w:val="single" w:sz="4" w:space="0" w:color="auto"/>
              <w:left w:val="single" w:sz="4" w:space="0" w:color="auto"/>
              <w:bottom w:val="single" w:sz="4" w:space="0" w:color="auto"/>
              <w:right w:val="single" w:sz="4" w:space="0" w:color="auto"/>
            </w:tcBorders>
            <w:vAlign w:val="center"/>
            <w:hideMark/>
          </w:tcPr>
          <w:p w14:paraId="5B290EF2" w14:textId="77777777" w:rsidR="00BF2FAE" w:rsidRPr="006D75C7" w:rsidRDefault="00BF2FAE" w:rsidP="00C05EB1">
            <w:pPr>
              <w:jc w:val="center"/>
              <w:rPr>
                <w:rFonts w:eastAsia="Times New Roman" w:cstheme="minorHAnsi"/>
              </w:rPr>
            </w:pPr>
            <w:r w:rsidRPr="006D75C7">
              <w:rPr>
                <w:rFonts w:eastAsia="Times New Roman" w:cstheme="minorHAnsi"/>
              </w:rPr>
              <w:t>Passes</w:t>
            </w:r>
          </w:p>
        </w:tc>
        <w:tc>
          <w:tcPr>
            <w:tcW w:w="947" w:type="dxa"/>
            <w:vMerge/>
            <w:tcBorders>
              <w:left w:val="single" w:sz="4" w:space="0" w:color="auto"/>
              <w:bottom w:val="single" w:sz="4" w:space="0" w:color="auto"/>
            </w:tcBorders>
            <w:vAlign w:val="center"/>
            <w:hideMark/>
          </w:tcPr>
          <w:p w14:paraId="512F3088" w14:textId="77777777" w:rsidR="00BF2FAE" w:rsidRPr="006D75C7" w:rsidRDefault="00BF2FAE" w:rsidP="00C05EB1">
            <w:pPr>
              <w:jc w:val="center"/>
              <w:rPr>
                <w:rFonts w:eastAsia="Times New Roman" w:cstheme="minorHAnsi"/>
              </w:rPr>
            </w:pPr>
          </w:p>
        </w:tc>
      </w:tr>
      <w:tr w:rsidR="00BF2FAE" w:rsidRPr="006D75C7" w14:paraId="15E38F93" w14:textId="77777777" w:rsidTr="00C05EB1">
        <w:trPr>
          <w:tblCellSpacing w:w="15" w:type="dxa"/>
        </w:trPr>
        <w:tc>
          <w:tcPr>
            <w:tcW w:w="2649" w:type="dxa"/>
            <w:tcBorders>
              <w:top w:val="single" w:sz="4" w:space="0" w:color="auto"/>
              <w:bottom w:val="single" w:sz="4" w:space="0" w:color="auto"/>
              <w:right w:val="single" w:sz="4" w:space="0" w:color="auto"/>
            </w:tcBorders>
            <w:vAlign w:val="center"/>
            <w:hideMark/>
          </w:tcPr>
          <w:p w14:paraId="4944E31C" w14:textId="77777777" w:rsidR="00BF2FAE" w:rsidRPr="006D75C7" w:rsidRDefault="00BF2FAE" w:rsidP="00C05EB1">
            <w:pPr>
              <w:jc w:val="center"/>
              <w:rPr>
                <w:rFonts w:eastAsia="Times New Roman" w:cstheme="minorHAnsi"/>
              </w:rPr>
            </w:pPr>
            <w:r w:rsidRPr="006D75C7">
              <w:rPr>
                <w:rFonts w:eastAsia="Times New Roman" w:cstheme="minorHAnsi"/>
              </w:rPr>
              <w:t xml:space="preserve">Match length &gt; 10 </w:t>
            </w:r>
            <w:proofErr w:type="spellStart"/>
            <w:r w:rsidRPr="006D75C7">
              <w:rPr>
                <w:rFonts w:eastAsia="Times New Roman" w:cstheme="minorHAnsi"/>
              </w:rPr>
              <w:t>nt</w:t>
            </w:r>
            <w:proofErr w:type="spellEnd"/>
          </w:p>
        </w:tc>
        <w:tc>
          <w:tcPr>
            <w:tcW w:w="1104" w:type="dxa"/>
            <w:tcBorders>
              <w:top w:val="single" w:sz="4" w:space="0" w:color="auto"/>
              <w:left w:val="single" w:sz="4" w:space="0" w:color="auto"/>
              <w:bottom w:val="single" w:sz="4" w:space="0" w:color="auto"/>
              <w:right w:val="single" w:sz="4" w:space="0" w:color="auto"/>
            </w:tcBorders>
            <w:vAlign w:val="center"/>
            <w:hideMark/>
          </w:tcPr>
          <w:p w14:paraId="72C98DA6" w14:textId="77777777" w:rsidR="00BF2FAE" w:rsidRPr="006D75C7" w:rsidRDefault="00BF2FAE" w:rsidP="00C05EB1">
            <w:pPr>
              <w:jc w:val="center"/>
              <w:rPr>
                <w:rFonts w:eastAsia="Times New Roman" w:cstheme="minorHAnsi"/>
              </w:rPr>
            </w:pPr>
            <w:r w:rsidRPr="006D75C7">
              <w:rPr>
                <w:rFonts w:eastAsia="Times New Roman" w:cstheme="minorHAnsi"/>
              </w:rPr>
              <w:t>58</w:t>
            </w:r>
            <w:r>
              <w:rPr>
                <w:rFonts w:eastAsia="Times New Roman" w:cstheme="minorHAnsi"/>
              </w:rPr>
              <w:t>,</w:t>
            </w:r>
            <w:r w:rsidRPr="006D75C7">
              <w:rPr>
                <w:rFonts w:eastAsia="Times New Roman" w:cstheme="minorHAnsi"/>
              </w:rPr>
              <w:t>078</w:t>
            </w:r>
          </w:p>
        </w:tc>
        <w:tc>
          <w:tcPr>
            <w:tcW w:w="1104" w:type="dxa"/>
            <w:tcBorders>
              <w:top w:val="single" w:sz="4" w:space="0" w:color="auto"/>
              <w:left w:val="single" w:sz="4" w:space="0" w:color="auto"/>
              <w:bottom w:val="single" w:sz="4" w:space="0" w:color="auto"/>
              <w:right w:val="single" w:sz="4" w:space="0" w:color="auto"/>
            </w:tcBorders>
            <w:vAlign w:val="center"/>
            <w:hideMark/>
          </w:tcPr>
          <w:p w14:paraId="394C0966" w14:textId="77777777" w:rsidR="00BF2FAE" w:rsidRPr="006D75C7" w:rsidRDefault="00BF2FAE" w:rsidP="00C05EB1">
            <w:pPr>
              <w:jc w:val="center"/>
              <w:rPr>
                <w:rFonts w:eastAsia="Times New Roman" w:cstheme="minorHAnsi"/>
              </w:rPr>
            </w:pPr>
            <w:r w:rsidRPr="006D75C7">
              <w:rPr>
                <w:rFonts w:eastAsia="Times New Roman" w:cstheme="minorHAnsi"/>
              </w:rPr>
              <w:t>211</w:t>
            </w:r>
            <w:r>
              <w:rPr>
                <w:rFonts w:eastAsia="Times New Roman" w:cstheme="minorHAnsi"/>
              </w:rPr>
              <w:t>,</w:t>
            </w:r>
            <w:r w:rsidRPr="006D75C7">
              <w:rPr>
                <w:rFonts w:eastAsia="Times New Roman" w:cstheme="minorHAnsi"/>
              </w:rPr>
              <w:t>786</w:t>
            </w:r>
          </w:p>
        </w:tc>
        <w:tc>
          <w:tcPr>
            <w:tcW w:w="1104" w:type="dxa"/>
            <w:tcBorders>
              <w:top w:val="single" w:sz="4" w:space="0" w:color="auto"/>
              <w:left w:val="single" w:sz="4" w:space="0" w:color="auto"/>
              <w:bottom w:val="single" w:sz="4" w:space="0" w:color="auto"/>
              <w:right w:val="single" w:sz="4" w:space="0" w:color="auto"/>
            </w:tcBorders>
            <w:vAlign w:val="center"/>
            <w:hideMark/>
          </w:tcPr>
          <w:p w14:paraId="35115DB4" w14:textId="77777777" w:rsidR="00BF2FAE" w:rsidRPr="006D75C7" w:rsidRDefault="00BF2FAE" w:rsidP="00C05EB1">
            <w:pPr>
              <w:jc w:val="center"/>
              <w:rPr>
                <w:rFonts w:eastAsia="Times New Roman" w:cstheme="minorHAnsi"/>
              </w:rPr>
            </w:pPr>
            <w:r w:rsidRPr="006D75C7">
              <w:rPr>
                <w:rFonts w:eastAsia="Times New Roman" w:cstheme="minorHAnsi"/>
              </w:rPr>
              <w:t>47</w:t>
            </w:r>
            <w:r>
              <w:rPr>
                <w:rFonts w:eastAsia="Times New Roman" w:cstheme="minorHAnsi"/>
              </w:rPr>
              <w:t>,</w:t>
            </w:r>
            <w:r w:rsidRPr="006D75C7">
              <w:rPr>
                <w:rFonts w:eastAsia="Times New Roman" w:cstheme="minorHAnsi"/>
              </w:rPr>
              <w:t>548</w:t>
            </w:r>
          </w:p>
        </w:tc>
        <w:tc>
          <w:tcPr>
            <w:tcW w:w="982" w:type="dxa"/>
            <w:tcBorders>
              <w:top w:val="single" w:sz="4" w:space="0" w:color="auto"/>
              <w:left w:val="single" w:sz="4" w:space="0" w:color="auto"/>
              <w:bottom w:val="single" w:sz="4" w:space="0" w:color="auto"/>
              <w:right w:val="single" w:sz="4" w:space="0" w:color="auto"/>
            </w:tcBorders>
            <w:vAlign w:val="center"/>
            <w:hideMark/>
          </w:tcPr>
          <w:p w14:paraId="76449F73" w14:textId="77777777" w:rsidR="00BF2FAE" w:rsidRPr="006D75C7" w:rsidRDefault="00BF2FAE" w:rsidP="00C05EB1">
            <w:pPr>
              <w:jc w:val="center"/>
              <w:rPr>
                <w:rFonts w:eastAsia="Times New Roman" w:cstheme="minorHAnsi"/>
              </w:rPr>
            </w:pPr>
            <w:r w:rsidRPr="006D75C7">
              <w:rPr>
                <w:rFonts w:eastAsia="Times New Roman" w:cstheme="minorHAnsi"/>
              </w:rPr>
              <w:t>11</w:t>
            </w:r>
            <w:r>
              <w:rPr>
                <w:rFonts w:eastAsia="Times New Roman" w:cstheme="minorHAnsi"/>
              </w:rPr>
              <w:t>,</w:t>
            </w:r>
            <w:r w:rsidRPr="006D75C7">
              <w:rPr>
                <w:rFonts w:eastAsia="Times New Roman" w:cstheme="minorHAnsi"/>
              </w:rPr>
              <w:t>427</w:t>
            </w:r>
          </w:p>
        </w:tc>
        <w:tc>
          <w:tcPr>
            <w:tcW w:w="947" w:type="dxa"/>
            <w:tcBorders>
              <w:top w:val="single" w:sz="4" w:space="0" w:color="auto"/>
              <w:left w:val="single" w:sz="4" w:space="0" w:color="auto"/>
              <w:bottom w:val="single" w:sz="4" w:space="0" w:color="auto"/>
            </w:tcBorders>
            <w:vAlign w:val="center"/>
            <w:hideMark/>
          </w:tcPr>
          <w:p w14:paraId="41A5EF8B" w14:textId="77777777" w:rsidR="00BF2FAE" w:rsidRPr="006D75C7" w:rsidRDefault="00BF2FAE" w:rsidP="00C05EB1">
            <w:pPr>
              <w:jc w:val="center"/>
              <w:rPr>
                <w:rFonts w:eastAsia="Times New Roman" w:cstheme="minorHAnsi"/>
              </w:rPr>
            </w:pPr>
            <w:r w:rsidRPr="006D75C7">
              <w:rPr>
                <w:rFonts w:eastAsia="Times New Roman" w:cstheme="minorHAnsi"/>
              </w:rPr>
              <w:t>15.17</w:t>
            </w:r>
          </w:p>
        </w:tc>
      </w:tr>
      <w:tr w:rsidR="00BF2FAE" w:rsidRPr="006D75C7" w14:paraId="205CB922" w14:textId="77777777" w:rsidTr="00C05EB1">
        <w:trPr>
          <w:tblCellSpacing w:w="15" w:type="dxa"/>
        </w:trPr>
        <w:tc>
          <w:tcPr>
            <w:tcW w:w="2649" w:type="dxa"/>
            <w:tcBorders>
              <w:top w:val="single" w:sz="4" w:space="0" w:color="auto"/>
              <w:bottom w:val="single" w:sz="4" w:space="0" w:color="auto"/>
              <w:right w:val="single" w:sz="4" w:space="0" w:color="auto"/>
            </w:tcBorders>
            <w:vAlign w:val="center"/>
            <w:hideMark/>
          </w:tcPr>
          <w:p w14:paraId="5607B957" w14:textId="77777777" w:rsidR="00BF2FAE" w:rsidRPr="006D75C7" w:rsidRDefault="00BF2FAE" w:rsidP="00C05EB1">
            <w:pPr>
              <w:jc w:val="center"/>
              <w:rPr>
                <w:rFonts w:eastAsia="Times New Roman" w:cstheme="minorHAnsi"/>
              </w:rPr>
            </w:pPr>
            <w:r w:rsidRPr="006D75C7">
              <w:rPr>
                <w:rFonts w:eastAsia="Times New Roman" w:cstheme="minorHAnsi"/>
              </w:rPr>
              <w:t>Log</w:t>
            </w:r>
            <w:r w:rsidRPr="006D75C7">
              <w:rPr>
                <w:rFonts w:eastAsia="Times New Roman" w:cstheme="minorHAnsi"/>
                <w:vertAlign w:val="subscript"/>
              </w:rPr>
              <w:t>10</w:t>
            </w:r>
            <w:r w:rsidRPr="006D75C7">
              <w:rPr>
                <w:rFonts w:eastAsia="Times New Roman" w:cstheme="minorHAnsi"/>
              </w:rPr>
              <w:t xml:space="preserve"> E Value &lt; 2</w:t>
            </w:r>
          </w:p>
        </w:tc>
        <w:tc>
          <w:tcPr>
            <w:tcW w:w="1104" w:type="dxa"/>
            <w:tcBorders>
              <w:top w:val="single" w:sz="4" w:space="0" w:color="auto"/>
              <w:left w:val="single" w:sz="4" w:space="0" w:color="auto"/>
              <w:bottom w:val="single" w:sz="4" w:space="0" w:color="auto"/>
              <w:right w:val="single" w:sz="4" w:space="0" w:color="auto"/>
            </w:tcBorders>
            <w:vAlign w:val="center"/>
            <w:hideMark/>
          </w:tcPr>
          <w:p w14:paraId="015E2EA1" w14:textId="77777777" w:rsidR="00BF2FAE" w:rsidRPr="006D75C7" w:rsidRDefault="00BF2FAE" w:rsidP="00C05EB1">
            <w:pPr>
              <w:jc w:val="center"/>
              <w:rPr>
                <w:rFonts w:eastAsia="Times New Roman" w:cstheme="minorHAnsi"/>
              </w:rPr>
            </w:pPr>
            <w:r w:rsidRPr="006D75C7">
              <w:rPr>
                <w:rFonts w:eastAsia="Times New Roman" w:cstheme="minorHAnsi"/>
              </w:rPr>
              <w:t>76</w:t>
            </w:r>
            <w:r>
              <w:rPr>
                <w:rFonts w:eastAsia="Times New Roman" w:cstheme="minorHAnsi"/>
              </w:rPr>
              <w:t>,</w:t>
            </w:r>
            <w:r w:rsidRPr="006D75C7">
              <w:rPr>
                <w:rFonts w:eastAsia="Times New Roman" w:cstheme="minorHAnsi"/>
              </w:rPr>
              <w:t>926</w:t>
            </w:r>
          </w:p>
        </w:tc>
        <w:tc>
          <w:tcPr>
            <w:tcW w:w="1104" w:type="dxa"/>
            <w:tcBorders>
              <w:top w:val="single" w:sz="4" w:space="0" w:color="auto"/>
              <w:left w:val="single" w:sz="4" w:space="0" w:color="auto"/>
              <w:bottom w:val="single" w:sz="4" w:space="0" w:color="auto"/>
              <w:right w:val="single" w:sz="4" w:space="0" w:color="auto"/>
            </w:tcBorders>
            <w:vAlign w:val="center"/>
            <w:hideMark/>
          </w:tcPr>
          <w:p w14:paraId="152F78CF" w14:textId="77777777" w:rsidR="00BF2FAE" w:rsidRPr="006D75C7" w:rsidRDefault="00BF2FAE" w:rsidP="00C05EB1">
            <w:pPr>
              <w:jc w:val="center"/>
              <w:rPr>
                <w:rFonts w:eastAsia="Times New Roman" w:cstheme="minorHAnsi"/>
              </w:rPr>
            </w:pPr>
            <w:r w:rsidRPr="006D75C7">
              <w:rPr>
                <w:rFonts w:eastAsia="Times New Roman" w:cstheme="minorHAnsi"/>
              </w:rPr>
              <w:t>192</w:t>
            </w:r>
            <w:r>
              <w:rPr>
                <w:rFonts w:eastAsia="Times New Roman" w:cstheme="minorHAnsi"/>
              </w:rPr>
              <w:t>,</w:t>
            </w:r>
            <w:r w:rsidRPr="006D75C7">
              <w:rPr>
                <w:rFonts w:eastAsia="Times New Roman" w:cstheme="minorHAnsi"/>
              </w:rPr>
              <w:t>938</w:t>
            </w:r>
          </w:p>
        </w:tc>
        <w:tc>
          <w:tcPr>
            <w:tcW w:w="1104" w:type="dxa"/>
            <w:tcBorders>
              <w:top w:val="single" w:sz="4" w:space="0" w:color="auto"/>
              <w:left w:val="single" w:sz="4" w:space="0" w:color="auto"/>
              <w:bottom w:val="single" w:sz="4" w:space="0" w:color="auto"/>
              <w:right w:val="single" w:sz="4" w:space="0" w:color="auto"/>
            </w:tcBorders>
            <w:vAlign w:val="center"/>
            <w:hideMark/>
          </w:tcPr>
          <w:p w14:paraId="593A5805" w14:textId="77777777" w:rsidR="00BF2FAE" w:rsidRPr="006D75C7" w:rsidRDefault="00BF2FAE" w:rsidP="00C05EB1">
            <w:pPr>
              <w:jc w:val="center"/>
              <w:rPr>
                <w:rFonts w:eastAsia="Times New Roman" w:cstheme="minorHAnsi"/>
              </w:rPr>
            </w:pPr>
            <w:r w:rsidRPr="006D75C7">
              <w:rPr>
                <w:rFonts w:eastAsia="Times New Roman" w:cstheme="minorHAnsi"/>
              </w:rPr>
              <w:t>57</w:t>
            </w:r>
            <w:r>
              <w:rPr>
                <w:rFonts w:eastAsia="Times New Roman" w:cstheme="minorHAnsi"/>
              </w:rPr>
              <w:t>,</w:t>
            </w:r>
            <w:r w:rsidRPr="006D75C7">
              <w:rPr>
                <w:rFonts w:eastAsia="Times New Roman" w:cstheme="minorHAnsi"/>
              </w:rPr>
              <w:t>874</w:t>
            </w:r>
          </w:p>
        </w:tc>
        <w:tc>
          <w:tcPr>
            <w:tcW w:w="982" w:type="dxa"/>
            <w:tcBorders>
              <w:top w:val="single" w:sz="4" w:space="0" w:color="auto"/>
              <w:left w:val="single" w:sz="4" w:space="0" w:color="auto"/>
              <w:bottom w:val="single" w:sz="4" w:space="0" w:color="auto"/>
              <w:right w:val="single" w:sz="4" w:space="0" w:color="auto"/>
            </w:tcBorders>
            <w:vAlign w:val="center"/>
            <w:hideMark/>
          </w:tcPr>
          <w:p w14:paraId="2E4F8D59" w14:textId="77777777" w:rsidR="00BF2FAE" w:rsidRPr="006D75C7" w:rsidRDefault="00BF2FAE" w:rsidP="00C05EB1">
            <w:pPr>
              <w:jc w:val="center"/>
              <w:rPr>
                <w:rFonts w:eastAsia="Times New Roman" w:cstheme="minorHAnsi"/>
              </w:rPr>
            </w:pPr>
            <w:r w:rsidRPr="006D75C7">
              <w:rPr>
                <w:rFonts w:eastAsia="Times New Roman" w:cstheme="minorHAnsi"/>
              </w:rPr>
              <w:t>1</w:t>
            </w:r>
            <w:r>
              <w:rPr>
                <w:rFonts w:eastAsia="Times New Roman" w:cstheme="minorHAnsi"/>
              </w:rPr>
              <w:t>,</w:t>
            </w:r>
            <w:r w:rsidRPr="006D75C7">
              <w:rPr>
                <w:rFonts w:eastAsia="Times New Roman" w:cstheme="minorHAnsi"/>
              </w:rPr>
              <w:t>101</w:t>
            </w:r>
          </w:p>
        </w:tc>
        <w:tc>
          <w:tcPr>
            <w:tcW w:w="947" w:type="dxa"/>
            <w:tcBorders>
              <w:top w:val="single" w:sz="4" w:space="0" w:color="auto"/>
              <w:left w:val="single" w:sz="4" w:space="0" w:color="auto"/>
              <w:bottom w:val="single" w:sz="4" w:space="0" w:color="auto"/>
            </w:tcBorders>
            <w:vAlign w:val="center"/>
            <w:hideMark/>
          </w:tcPr>
          <w:p w14:paraId="3CEE631A" w14:textId="77777777" w:rsidR="00BF2FAE" w:rsidRPr="006D75C7" w:rsidRDefault="00BF2FAE" w:rsidP="00C05EB1">
            <w:pPr>
              <w:jc w:val="center"/>
              <w:rPr>
                <w:rFonts w:eastAsia="Times New Roman" w:cstheme="minorHAnsi"/>
              </w:rPr>
            </w:pPr>
            <w:r w:rsidRPr="006D75C7">
              <w:rPr>
                <w:rFonts w:eastAsia="Times New Roman" w:cstheme="minorHAnsi"/>
              </w:rPr>
              <w:t>131.8</w:t>
            </w:r>
          </w:p>
        </w:tc>
      </w:tr>
      <w:tr w:rsidR="00BF2FAE" w:rsidRPr="006D75C7" w14:paraId="1E37F3E1" w14:textId="77777777" w:rsidTr="00C05EB1">
        <w:trPr>
          <w:tblCellSpacing w:w="15" w:type="dxa"/>
        </w:trPr>
        <w:tc>
          <w:tcPr>
            <w:tcW w:w="2649" w:type="dxa"/>
            <w:tcBorders>
              <w:top w:val="single" w:sz="4" w:space="0" w:color="auto"/>
              <w:bottom w:val="single" w:sz="4" w:space="0" w:color="auto"/>
              <w:right w:val="single" w:sz="4" w:space="0" w:color="auto"/>
            </w:tcBorders>
            <w:vAlign w:val="center"/>
            <w:hideMark/>
          </w:tcPr>
          <w:p w14:paraId="20371B47" w14:textId="77777777" w:rsidR="00BF2FAE" w:rsidRPr="006D75C7" w:rsidRDefault="00BF2FAE" w:rsidP="00C05EB1">
            <w:pPr>
              <w:jc w:val="center"/>
              <w:rPr>
                <w:rFonts w:eastAsia="Times New Roman" w:cstheme="minorHAnsi"/>
              </w:rPr>
            </w:pPr>
            <w:r w:rsidRPr="006D75C7">
              <w:rPr>
                <w:rFonts w:eastAsia="Times New Roman" w:cstheme="minorHAnsi"/>
              </w:rPr>
              <w:t>Adapter matches directly after alignment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D1E4908" w14:textId="77777777" w:rsidR="00BF2FAE" w:rsidRPr="006D75C7" w:rsidRDefault="00BF2FAE" w:rsidP="00C05EB1">
            <w:pPr>
              <w:jc w:val="center"/>
              <w:rPr>
                <w:rFonts w:eastAsia="Times New Roman" w:cstheme="minorHAnsi"/>
              </w:rPr>
            </w:pPr>
            <w:r w:rsidRPr="006D75C7">
              <w:rPr>
                <w:rFonts w:eastAsia="Times New Roman" w:cstheme="minorHAnsi"/>
              </w:rPr>
              <w:t>198</w:t>
            </w:r>
            <w:r>
              <w:rPr>
                <w:rFonts w:eastAsia="Times New Roman" w:cstheme="minorHAnsi"/>
              </w:rPr>
              <w:t>,</w:t>
            </w:r>
            <w:r w:rsidRPr="006D75C7">
              <w:rPr>
                <w:rFonts w:eastAsia="Times New Roman" w:cstheme="minorHAnsi"/>
              </w:rPr>
              <w:t>296</w:t>
            </w:r>
          </w:p>
        </w:tc>
        <w:tc>
          <w:tcPr>
            <w:tcW w:w="1104" w:type="dxa"/>
            <w:tcBorders>
              <w:top w:val="single" w:sz="4" w:space="0" w:color="auto"/>
              <w:left w:val="single" w:sz="4" w:space="0" w:color="auto"/>
              <w:bottom w:val="single" w:sz="4" w:space="0" w:color="auto"/>
              <w:right w:val="single" w:sz="4" w:space="0" w:color="auto"/>
            </w:tcBorders>
            <w:vAlign w:val="center"/>
            <w:hideMark/>
          </w:tcPr>
          <w:p w14:paraId="0DE4BABC" w14:textId="77777777" w:rsidR="00BF2FAE" w:rsidRPr="006D75C7" w:rsidRDefault="00BF2FAE" w:rsidP="00C05EB1">
            <w:pPr>
              <w:jc w:val="center"/>
              <w:rPr>
                <w:rFonts w:eastAsia="Times New Roman" w:cstheme="minorHAnsi"/>
              </w:rPr>
            </w:pPr>
            <w:r w:rsidRPr="006D75C7">
              <w:rPr>
                <w:rFonts w:eastAsia="Times New Roman" w:cstheme="minorHAnsi"/>
              </w:rPr>
              <w:t>71</w:t>
            </w:r>
            <w:r>
              <w:rPr>
                <w:rFonts w:eastAsia="Times New Roman" w:cstheme="minorHAnsi"/>
              </w:rPr>
              <w:t>,</w:t>
            </w:r>
            <w:r w:rsidRPr="006D75C7">
              <w:rPr>
                <w:rFonts w:eastAsia="Times New Roman" w:cstheme="minorHAnsi"/>
              </w:rPr>
              <w:t>568</w:t>
            </w:r>
          </w:p>
        </w:tc>
        <w:tc>
          <w:tcPr>
            <w:tcW w:w="1104" w:type="dxa"/>
            <w:tcBorders>
              <w:top w:val="single" w:sz="4" w:space="0" w:color="auto"/>
              <w:left w:val="single" w:sz="4" w:space="0" w:color="auto"/>
              <w:bottom w:val="single" w:sz="4" w:space="0" w:color="auto"/>
              <w:right w:val="single" w:sz="4" w:space="0" w:color="auto"/>
            </w:tcBorders>
            <w:vAlign w:val="center"/>
            <w:hideMark/>
          </w:tcPr>
          <w:p w14:paraId="1ADC7778" w14:textId="77777777" w:rsidR="00BF2FAE" w:rsidRPr="006D75C7" w:rsidRDefault="00BF2FAE" w:rsidP="00C05EB1">
            <w:pPr>
              <w:jc w:val="center"/>
              <w:rPr>
                <w:rFonts w:eastAsia="Times New Roman" w:cstheme="minorHAnsi"/>
              </w:rPr>
            </w:pPr>
            <w:r w:rsidRPr="006D75C7">
              <w:rPr>
                <w:rFonts w:eastAsia="Times New Roman" w:cstheme="minorHAnsi"/>
              </w:rPr>
              <w:t>58</w:t>
            </w:r>
            <w:r>
              <w:rPr>
                <w:rFonts w:eastAsia="Times New Roman" w:cstheme="minorHAnsi"/>
              </w:rPr>
              <w:t>,</w:t>
            </w:r>
            <w:r w:rsidRPr="006D75C7">
              <w:rPr>
                <w:rFonts w:eastAsia="Times New Roman" w:cstheme="minorHAnsi"/>
              </w:rPr>
              <w:t>936</w:t>
            </w:r>
          </w:p>
        </w:tc>
        <w:tc>
          <w:tcPr>
            <w:tcW w:w="982" w:type="dxa"/>
            <w:tcBorders>
              <w:top w:val="single" w:sz="4" w:space="0" w:color="auto"/>
              <w:left w:val="single" w:sz="4" w:space="0" w:color="auto"/>
              <w:bottom w:val="single" w:sz="4" w:space="0" w:color="auto"/>
              <w:right w:val="single" w:sz="4" w:space="0" w:color="auto"/>
            </w:tcBorders>
            <w:vAlign w:val="center"/>
            <w:hideMark/>
          </w:tcPr>
          <w:p w14:paraId="16E000C7" w14:textId="77777777" w:rsidR="00BF2FAE" w:rsidRPr="006D75C7" w:rsidRDefault="00BF2FAE" w:rsidP="00C05EB1">
            <w:pPr>
              <w:jc w:val="center"/>
              <w:rPr>
                <w:rFonts w:eastAsia="Times New Roman" w:cstheme="minorHAnsi"/>
              </w:rPr>
            </w:pPr>
            <w:r w:rsidRPr="006D75C7">
              <w:rPr>
                <w:rFonts w:eastAsia="Times New Roman" w:cstheme="minorHAnsi"/>
              </w:rPr>
              <w:t>39</w:t>
            </w:r>
          </w:p>
        </w:tc>
        <w:tc>
          <w:tcPr>
            <w:tcW w:w="947" w:type="dxa"/>
            <w:tcBorders>
              <w:top w:val="single" w:sz="4" w:space="0" w:color="auto"/>
              <w:left w:val="single" w:sz="4" w:space="0" w:color="auto"/>
              <w:bottom w:val="single" w:sz="4" w:space="0" w:color="auto"/>
            </w:tcBorders>
            <w:vAlign w:val="center"/>
            <w:hideMark/>
          </w:tcPr>
          <w:p w14:paraId="2A8A7F07" w14:textId="77777777" w:rsidR="00BF2FAE" w:rsidRPr="006D75C7" w:rsidRDefault="00BF2FAE" w:rsidP="00C05EB1">
            <w:pPr>
              <w:jc w:val="center"/>
              <w:rPr>
                <w:rFonts w:eastAsia="Times New Roman" w:cstheme="minorHAnsi"/>
              </w:rPr>
            </w:pPr>
            <w:r w:rsidRPr="006D75C7">
              <w:rPr>
                <w:rFonts w:eastAsia="Times New Roman" w:cstheme="minorHAnsi"/>
              </w:rPr>
              <w:t>545.4</w:t>
            </w:r>
          </w:p>
        </w:tc>
      </w:tr>
    </w:tbl>
    <w:p w14:paraId="6393CB63" w14:textId="77777777" w:rsidR="00BF2FAE" w:rsidRDefault="00BF2FAE" w:rsidP="00BF2FAE">
      <w:pPr>
        <w:jc w:val="both"/>
        <w:rPr>
          <w:lang w:val="en-US"/>
        </w:rPr>
      </w:pPr>
    </w:p>
    <w:p w14:paraId="37EE8E33" w14:textId="77777777" w:rsidR="00BF2FAE" w:rsidRDefault="00BF2FAE" w:rsidP="00BF2FAE">
      <w:pPr>
        <w:jc w:val="both"/>
        <w:rPr>
          <w:lang w:val="en-US"/>
        </w:rPr>
      </w:pPr>
      <w:r>
        <w:rPr>
          <w:lang w:val="en-US"/>
        </w:rPr>
        <w:t>b</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Change w:id="84" w:author="Nicholas Schurch (Staff)" w:date="2019-06-19T16:49:00Z">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2694"/>
        <w:gridCol w:w="1134"/>
        <w:gridCol w:w="1134"/>
        <w:gridCol w:w="1134"/>
        <w:gridCol w:w="992"/>
        <w:gridCol w:w="1055"/>
        <w:tblGridChange w:id="85">
          <w:tblGrid>
            <w:gridCol w:w="2694"/>
            <w:gridCol w:w="1134"/>
            <w:gridCol w:w="1134"/>
            <w:gridCol w:w="1134"/>
            <w:gridCol w:w="992"/>
            <w:gridCol w:w="992"/>
          </w:tblGrid>
        </w:tblGridChange>
      </w:tblGrid>
      <w:tr w:rsidR="00BF2FAE" w:rsidRPr="006D75C7" w14:paraId="5BDE3362" w14:textId="77777777" w:rsidTr="3F377DE5">
        <w:trPr>
          <w:trHeight w:val="297"/>
          <w:tblCellSpacing w:w="15" w:type="dxa"/>
          <w:trPrChange w:id="86" w:author="Nicholas Schurch (Staff)" w:date="2019-06-19T16:49:00Z">
            <w:trPr>
              <w:trHeight w:val="297"/>
              <w:tblCellSpacing w:w="15" w:type="dxa"/>
            </w:trPr>
          </w:trPrChange>
        </w:trPr>
        <w:tc>
          <w:tcPr>
            <w:tcW w:w="2649" w:type="dxa"/>
            <w:vMerge w:val="restart"/>
            <w:tcBorders>
              <w:top w:val="single" w:sz="4" w:space="0" w:color="auto"/>
              <w:left w:val="nil"/>
              <w:right w:val="single" w:sz="4" w:space="0" w:color="auto"/>
            </w:tcBorders>
            <w:vAlign w:val="center"/>
            <w:hideMark/>
            <w:tcPrChange w:id="87" w:author="Nicholas Schurch (Staff)" w:date="2019-06-19T16:49:00Z">
              <w:tcPr>
                <w:tcW w:w="2649" w:type="dxa"/>
                <w:vMerge w:val="restart"/>
                <w:tcBorders>
                  <w:top w:val="single" w:sz="4" w:space="0" w:color="auto"/>
                  <w:left w:val="nil"/>
                  <w:right w:val="single" w:sz="4" w:space="0" w:color="auto"/>
                </w:tcBorders>
                <w:vAlign w:val="center"/>
                <w:hideMark/>
              </w:tcPr>
            </w:tcPrChange>
          </w:tcPr>
          <w:p w14:paraId="55D21052" w14:textId="77777777" w:rsidR="00BF2FAE" w:rsidRPr="006D75C7" w:rsidRDefault="00BF2FAE" w:rsidP="00C05EB1">
            <w:pPr>
              <w:jc w:val="center"/>
              <w:rPr>
                <w:rFonts w:eastAsia="Times New Roman" w:cstheme="minorHAnsi"/>
              </w:rPr>
            </w:pPr>
            <w:r w:rsidRPr="006D75C7">
              <w:rPr>
                <w:rFonts w:eastAsia="Times New Roman" w:cstheme="minorHAnsi"/>
              </w:rPr>
              <w:t xml:space="preserve">Replicate </w:t>
            </w:r>
            <w:r>
              <w:rPr>
                <w:rFonts w:eastAsia="Times New Roman" w:cstheme="minorHAnsi"/>
              </w:rPr>
              <w:t>2</w:t>
            </w:r>
          </w:p>
        </w:tc>
        <w:tc>
          <w:tcPr>
            <w:tcW w:w="2238" w:type="dxa"/>
            <w:gridSpan w:val="2"/>
            <w:tcBorders>
              <w:top w:val="single" w:sz="4" w:space="0" w:color="auto"/>
              <w:left w:val="single" w:sz="4" w:space="0" w:color="auto"/>
              <w:bottom w:val="single" w:sz="4" w:space="0" w:color="auto"/>
              <w:right w:val="single" w:sz="4" w:space="0" w:color="auto"/>
            </w:tcBorders>
            <w:vAlign w:val="center"/>
            <w:hideMark/>
            <w:tcPrChange w:id="88" w:author="Nicholas Schurch (Staff)" w:date="2019-06-19T16:49:00Z">
              <w:tcPr>
                <w:tcW w:w="2238" w:type="dxa"/>
                <w:gridSpan w:val="2"/>
                <w:tcBorders>
                  <w:top w:val="single" w:sz="4" w:space="0" w:color="auto"/>
                  <w:left w:val="single" w:sz="4" w:space="0" w:color="auto"/>
                  <w:bottom w:val="single" w:sz="4" w:space="0" w:color="auto"/>
                  <w:right w:val="single" w:sz="4" w:space="0" w:color="auto"/>
                </w:tcBorders>
                <w:vAlign w:val="center"/>
                <w:hideMark/>
              </w:tcPr>
            </w:tcPrChange>
          </w:tcPr>
          <w:p w14:paraId="76C8F2CD" w14:textId="77777777" w:rsidR="00BF2FAE" w:rsidRPr="006D75C7" w:rsidRDefault="00BF2FAE" w:rsidP="00C05EB1">
            <w:pPr>
              <w:jc w:val="center"/>
              <w:rPr>
                <w:rFonts w:eastAsia="Times New Roman" w:cstheme="minorHAnsi"/>
              </w:rPr>
            </w:pPr>
            <w:r w:rsidRPr="006D75C7">
              <w:rPr>
                <w:rFonts w:eastAsia="Times New Roman" w:cstheme="minorHAnsi"/>
              </w:rPr>
              <w:t>Adapter</w:t>
            </w:r>
          </w:p>
        </w:tc>
        <w:tc>
          <w:tcPr>
            <w:tcW w:w="2096" w:type="dxa"/>
            <w:gridSpan w:val="2"/>
            <w:tcBorders>
              <w:top w:val="single" w:sz="4" w:space="0" w:color="auto"/>
              <w:left w:val="single" w:sz="4" w:space="0" w:color="auto"/>
              <w:bottom w:val="single" w:sz="4" w:space="0" w:color="auto"/>
              <w:right w:val="single" w:sz="4" w:space="0" w:color="auto"/>
            </w:tcBorders>
            <w:vAlign w:val="center"/>
            <w:hideMark/>
            <w:tcPrChange w:id="89" w:author="Nicholas Schurch (Staff)" w:date="2019-06-19T16:49:00Z">
              <w:tcPr>
                <w:tcW w:w="2096" w:type="dxa"/>
                <w:gridSpan w:val="2"/>
                <w:tcBorders>
                  <w:top w:val="single" w:sz="4" w:space="0" w:color="auto"/>
                  <w:left w:val="single" w:sz="4" w:space="0" w:color="auto"/>
                  <w:bottom w:val="single" w:sz="4" w:space="0" w:color="auto"/>
                  <w:right w:val="single" w:sz="4" w:space="0" w:color="auto"/>
                </w:tcBorders>
                <w:vAlign w:val="center"/>
                <w:hideMark/>
              </w:tcPr>
            </w:tcPrChange>
          </w:tcPr>
          <w:p w14:paraId="16179A96" w14:textId="77777777" w:rsidR="00BF2FAE" w:rsidRPr="006D75C7" w:rsidRDefault="00BF2FAE" w:rsidP="00C05EB1">
            <w:pPr>
              <w:jc w:val="center"/>
              <w:rPr>
                <w:rFonts w:eastAsia="Times New Roman" w:cstheme="minorHAnsi"/>
              </w:rPr>
            </w:pPr>
            <w:r w:rsidRPr="006D75C7">
              <w:rPr>
                <w:rFonts w:eastAsia="Times New Roman" w:cstheme="minorHAnsi"/>
              </w:rPr>
              <w:t>No Adapter</w:t>
            </w:r>
          </w:p>
        </w:tc>
        <w:tc>
          <w:tcPr>
            <w:tcW w:w="947" w:type="dxa"/>
            <w:vMerge w:val="restart"/>
            <w:tcBorders>
              <w:top w:val="single" w:sz="4" w:space="0" w:color="auto"/>
              <w:left w:val="single" w:sz="4" w:space="0" w:color="auto"/>
            </w:tcBorders>
            <w:vAlign w:val="center"/>
            <w:hideMark/>
            <w:tcPrChange w:id="90" w:author="Nicholas Schurch (Staff)" w:date="2019-06-19T16:49:00Z">
              <w:tcPr>
                <w:tcW w:w="947" w:type="dxa"/>
                <w:vMerge w:val="restart"/>
                <w:tcBorders>
                  <w:top w:val="single" w:sz="4" w:space="0" w:color="auto"/>
                  <w:left w:val="single" w:sz="4" w:space="0" w:color="auto"/>
                </w:tcBorders>
                <w:vAlign w:val="center"/>
                <w:hideMark/>
              </w:tcPr>
            </w:tcPrChange>
          </w:tcPr>
          <w:p w14:paraId="22922690" w14:textId="77777777" w:rsidR="00BF2FAE" w:rsidRPr="006D75C7" w:rsidRDefault="00BF2FAE" w:rsidP="00C05EB1">
            <w:pPr>
              <w:jc w:val="center"/>
              <w:rPr>
                <w:rFonts w:eastAsia="Times New Roman" w:cstheme="minorHAnsi"/>
              </w:rPr>
            </w:pPr>
            <w:r w:rsidRPr="006D75C7">
              <w:rPr>
                <w:rFonts w:eastAsia="Times New Roman" w:cstheme="minorHAnsi"/>
              </w:rPr>
              <w:t>Signal to Noise</w:t>
            </w:r>
          </w:p>
        </w:tc>
      </w:tr>
      <w:tr w:rsidR="00BF2FAE" w:rsidRPr="006D75C7" w14:paraId="7C111D99" w14:textId="77777777" w:rsidTr="3F377DE5">
        <w:trPr>
          <w:trHeight w:val="73"/>
          <w:tblCellSpacing w:w="15" w:type="dxa"/>
          <w:trPrChange w:id="91" w:author="Nicholas Schurch (Staff)" w:date="2019-06-19T16:49:00Z">
            <w:trPr>
              <w:trHeight w:val="73"/>
              <w:tblCellSpacing w:w="15" w:type="dxa"/>
            </w:trPr>
          </w:trPrChange>
        </w:trPr>
        <w:tc>
          <w:tcPr>
            <w:tcW w:w="2649" w:type="dxa"/>
            <w:vMerge/>
            <w:vAlign w:val="center"/>
            <w:hideMark/>
            <w:tcPrChange w:id="92" w:author="Nicholas Schurch (Staff)" w:date="2019-06-19T16:49:00Z">
              <w:tcPr>
                <w:tcW w:w="2649" w:type="dxa"/>
                <w:vMerge/>
                <w:tcBorders>
                  <w:left w:val="nil"/>
                  <w:bottom w:val="single" w:sz="4" w:space="0" w:color="auto"/>
                  <w:right w:val="single" w:sz="4" w:space="0" w:color="auto"/>
                </w:tcBorders>
                <w:vAlign w:val="center"/>
                <w:hideMark/>
              </w:tcPr>
            </w:tcPrChange>
          </w:tcPr>
          <w:p w14:paraId="766624F8" w14:textId="77777777" w:rsidR="00BF2FAE" w:rsidRPr="006D75C7" w:rsidRDefault="00BF2FAE" w:rsidP="00C05EB1">
            <w:pPr>
              <w:jc w:val="center"/>
              <w:rPr>
                <w:rFonts w:eastAsia="Times New Roman" w:cstheme="minorHAnsi"/>
              </w:rPr>
            </w:pPr>
          </w:p>
        </w:tc>
        <w:tc>
          <w:tcPr>
            <w:tcW w:w="1104" w:type="dxa"/>
            <w:tcBorders>
              <w:top w:val="single" w:sz="4" w:space="0" w:color="auto"/>
              <w:left w:val="single" w:sz="4" w:space="0" w:color="auto"/>
              <w:bottom w:val="single" w:sz="4" w:space="0" w:color="auto"/>
              <w:right w:val="single" w:sz="4" w:space="0" w:color="auto"/>
            </w:tcBorders>
            <w:vAlign w:val="center"/>
            <w:hideMark/>
            <w:tcPrChange w:id="93"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47A52D4A" w14:textId="77777777" w:rsidR="00BF2FAE" w:rsidRPr="006D75C7" w:rsidRDefault="00BF2FAE" w:rsidP="00C05EB1">
            <w:pPr>
              <w:jc w:val="center"/>
              <w:rPr>
                <w:rFonts w:eastAsia="Times New Roman" w:cstheme="minorHAnsi"/>
              </w:rPr>
            </w:pPr>
            <w:r w:rsidRPr="006D75C7">
              <w:rPr>
                <w:rFonts w:eastAsia="Times New Roman" w:cstheme="minorHAnsi"/>
              </w:rPr>
              <w:t>Fails</w:t>
            </w:r>
          </w:p>
        </w:tc>
        <w:tc>
          <w:tcPr>
            <w:tcW w:w="1104" w:type="dxa"/>
            <w:tcBorders>
              <w:top w:val="single" w:sz="4" w:space="0" w:color="auto"/>
              <w:left w:val="single" w:sz="4" w:space="0" w:color="auto"/>
              <w:bottom w:val="single" w:sz="4" w:space="0" w:color="auto"/>
              <w:right w:val="single" w:sz="4" w:space="0" w:color="auto"/>
            </w:tcBorders>
            <w:vAlign w:val="center"/>
            <w:hideMark/>
            <w:tcPrChange w:id="94"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26C738A4" w14:textId="77777777" w:rsidR="00BF2FAE" w:rsidRPr="006D75C7" w:rsidRDefault="00BF2FAE" w:rsidP="00C05EB1">
            <w:pPr>
              <w:jc w:val="center"/>
              <w:rPr>
                <w:rFonts w:eastAsia="Times New Roman" w:cstheme="minorHAnsi"/>
              </w:rPr>
            </w:pPr>
            <w:r w:rsidRPr="006D75C7">
              <w:rPr>
                <w:rFonts w:eastAsia="Times New Roman" w:cstheme="minorHAnsi"/>
              </w:rPr>
              <w:t>Passes</w:t>
            </w:r>
          </w:p>
        </w:tc>
        <w:tc>
          <w:tcPr>
            <w:tcW w:w="1104" w:type="dxa"/>
            <w:tcBorders>
              <w:top w:val="single" w:sz="4" w:space="0" w:color="auto"/>
              <w:left w:val="single" w:sz="4" w:space="0" w:color="auto"/>
              <w:bottom w:val="single" w:sz="4" w:space="0" w:color="auto"/>
              <w:right w:val="single" w:sz="4" w:space="0" w:color="auto"/>
            </w:tcBorders>
            <w:vAlign w:val="center"/>
            <w:hideMark/>
            <w:tcPrChange w:id="95"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43D4AD5E" w14:textId="77777777" w:rsidR="00BF2FAE" w:rsidRPr="006D75C7" w:rsidRDefault="00BF2FAE" w:rsidP="00C05EB1">
            <w:pPr>
              <w:jc w:val="center"/>
              <w:rPr>
                <w:rFonts w:eastAsia="Times New Roman" w:cstheme="minorHAnsi"/>
              </w:rPr>
            </w:pPr>
            <w:r w:rsidRPr="006D75C7">
              <w:rPr>
                <w:rFonts w:eastAsia="Times New Roman" w:cstheme="minorHAnsi"/>
              </w:rPr>
              <w:t>Fails</w:t>
            </w:r>
          </w:p>
        </w:tc>
        <w:tc>
          <w:tcPr>
            <w:tcW w:w="962" w:type="dxa"/>
            <w:tcBorders>
              <w:top w:val="single" w:sz="4" w:space="0" w:color="auto"/>
              <w:left w:val="single" w:sz="4" w:space="0" w:color="auto"/>
              <w:bottom w:val="single" w:sz="4" w:space="0" w:color="auto"/>
              <w:right w:val="single" w:sz="4" w:space="0" w:color="auto"/>
            </w:tcBorders>
            <w:vAlign w:val="center"/>
            <w:hideMark/>
            <w:tcPrChange w:id="96" w:author="Nicholas Schurch (Staff)" w:date="2019-06-19T16:49:00Z">
              <w:tcPr>
                <w:tcW w:w="962" w:type="dxa"/>
                <w:tcBorders>
                  <w:top w:val="single" w:sz="4" w:space="0" w:color="auto"/>
                  <w:left w:val="single" w:sz="4" w:space="0" w:color="auto"/>
                  <w:bottom w:val="single" w:sz="4" w:space="0" w:color="auto"/>
                  <w:right w:val="single" w:sz="4" w:space="0" w:color="auto"/>
                </w:tcBorders>
                <w:vAlign w:val="center"/>
                <w:hideMark/>
              </w:tcPr>
            </w:tcPrChange>
          </w:tcPr>
          <w:p w14:paraId="510BB50E" w14:textId="77777777" w:rsidR="00BF2FAE" w:rsidRPr="006D75C7" w:rsidRDefault="00BF2FAE" w:rsidP="00C05EB1">
            <w:pPr>
              <w:jc w:val="center"/>
              <w:rPr>
                <w:rFonts w:eastAsia="Times New Roman" w:cstheme="minorHAnsi"/>
              </w:rPr>
            </w:pPr>
            <w:r w:rsidRPr="006D75C7">
              <w:rPr>
                <w:rFonts w:eastAsia="Times New Roman" w:cstheme="minorHAnsi"/>
              </w:rPr>
              <w:t>Passes</w:t>
            </w:r>
          </w:p>
        </w:tc>
        <w:tc>
          <w:tcPr>
            <w:tcW w:w="947" w:type="dxa"/>
            <w:vMerge/>
            <w:vAlign w:val="center"/>
            <w:hideMark/>
            <w:tcPrChange w:id="97" w:author="Nicholas Schurch (Staff)" w:date="2019-06-19T16:49:00Z">
              <w:tcPr>
                <w:tcW w:w="947" w:type="dxa"/>
                <w:vMerge/>
                <w:tcBorders>
                  <w:left w:val="single" w:sz="4" w:space="0" w:color="auto"/>
                  <w:bottom w:val="single" w:sz="4" w:space="0" w:color="auto"/>
                </w:tcBorders>
                <w:vAlign w:val="center"/>
                <w:hideMark/>
              </w:tcPr>
            </w:tcPrChange>
          </w:tcPr>
          <w:p w14:paraId="492DC5FC" w14:textId="77777777" w:rsidR="00BF2FAE" w:rsidRPr="006D75C7" w:rsidRDefault="00BF2FAE" w:rsidP="00C05EB1">
            <w:pPr>
              <w:jc w:val="center"/>
              <w:rPr>
                <w:rFonts w:eastAsia="Times New Roman" w:cstheme="minorHAnsi"/>
              </w:rPr>
            </w:pPr>
          </w:p>
        </w:tc>
      </w:tr>
      <w:tr w:rsidR="00BF2FAE" w:rsidRPr="006D75C7" w14:paraId="4AD75FF8" w14:textId="77777777" w:rsidTr="3F377DE5">
        <w:trPr>
          <w:tblCellSpacing w:w="15" w:type="dxa"/>
          <w:trPrChange w:id="98" w:author="Nicholas Schurch (Staff)" w:date="2019-06-19T16:49:00Z">
            <w:trPr>
              <w:tblCellSpacing w:w="15" w:type="dxa"/>
            </w:trPr>
          </w:trPrChange>
        </w:trPr>
        <w:tc>
          <w:tcPr>
            <w:tcW w:w="2649" w:type="dxa"/>
            <w:tcBorders>
              <w:top w:val="single" w:sz="4" w:space="0" w:color="auto"/>
              <w:bottom w:val="single" w:sz="4" w:space="0" w:color="auto"/>
              <w:right w:val="single" w:sz="4" w:space="0" w:color="auto"/>
            </w:tcBorders>
            <w:vAlign w:val="center"/>
            <w:hideMark/>
            <w:tcPrChange w:id="99" w:author="Nicholas Schurch (Staff)" w:date="2019-06-19T16:49:00Z">
              <w:tcPr>
                <w:tcW w:w="2649" w:type="dxa"/>
                <w:tcBorders>
                  <w:top w:val="single" w:sz="4" w:space="0" w:color="auto"/>
                  <w:bottom w:val="single" w:sz="4" w:space="0" w:color="auto"/>
                  <w:right w:val="single" w:sz="4" w:space="0" w:color="auto"/>
                </w:tcBorders>
                <w:vAlign w:val="center"/>
                <w:hideMark/>
              </w:tcPr>
            </w:tcPrChange>
          </w:tcPr>
          <w:p w14:paraId="37A97A9B" w14:textId="77777777" w:rsidR="00BF2FAE" w:rsidRPr="006D75C7" w:rsidRDefault="00BF2FAE" w:rsidP="00C05EB1">
            <w:pPr>
              <w:jc w:val="center"/>
              <w:rPr>
                <w:rFonts w:eastAsia="Times New Roman" w:cstheme="minorHAnsi"/>
              </w:rPr>
            </w:pPr>
            <w:r w:rsidRPr="006D75C7">
              <w:rPr>
                <w:rFonts w:eastAsia="Times New Roman" w:cstheme="minorHAnsi"/>
              </w:rPr>
              <w:t xml:space="preserve">Match length &gt; 10 </w:t>
            </w:r>
            <w:proofErr w:type="spellStart"/>
            <w:r w:rsidRPr="006D75C7">
              <w:rPr>
                <w:rFonts w:eastAsia="Times New Roman" w:cstheme="minorHAnsi"/>
              </w:rPr>
              <w:t>nt</w:t>
            </w:r>
            <w:proofErr w:type="spellEnd"/>
          </w:p>
        </w:tc>
        <w:tc>
          <w:tcPr>
            <w:tcW w:w="1104" w:type="dxa"/>
            <w:tcBorders>
              <w:top w:val="single" w:sz="4" w:space="0" w:color="auto"/>
              <w:left w:val="single" w:sz="4" w:space="0" w:color="auto"/>
              <w:bottom w:val="single" w:sz="4" w:space="0" w:color="auto"/>
              <w:right w:val="single" w:sz="4" w:space="0" w:color="auto"/>
            </w:tcBorders>
            <w:vAlign w:val="center"/>
            <w:hideMark/>
            <w:tcPrChange w:id="100"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7BD1683E" w14:textId="77777777" w:rsidR="00BF2FAE" w:rsidRPr="006D75C7" w:rsidRDefault="00BF2FAE" w:rsidP="00C05EB1">
            <w:pPr>
              <w:jc w:val="center"/>
              <w:rPr>
                <w:rFonts w:eastAsia="Times New Roman" w:cstheme="minorHAnsi"/>
              </w:rPr>
            </w:pPr>
            <w:r w:rsidRPr="00FC3C43">
              <w:rPr>
                <w:rFonts w:cstheme="minorHAnsi"/>
              </w:rPr>
              <w:t>37</w:t>
            </w:r>
            <w:r>
              <w:rPr>
                <w:rFonts w:cstheme="minorHAnsi"/>
              </w:rPr>
              <w:t>,</w:t>
            </w:r>
            <w:r w:rsidRPr="00FC3C43">
              <w:rPr>
                <w:rFonts w:cstheme="minorHAnsi"/>
              </w:rPr>
              <w:t>631</w:t>
            </w:r>
          </w:p>
        </w:tc>
        <w:tc>
          <w:tcPr>
            <w:tcW w:w="1104" w:type="dxa"/>
            <w:tcBorders>
              <w:top w:val="single" w:sz="4" w:space="0" w:color="auto"/>
              <w:left w:val="single" w:sz="4" w:space="0" w:color="auto"/>
              <w:bottom w:val="single" w:sz="4" w:space="0" w:color="auto"/>
              <w:right w:val="single" w:sz="4" w:space="0" w:color="auto"/>
            </w:tcBorders>
            <w:vAlign w:val="center"/>
            <w:hideMark/>
            <w:tcPrChange w:id="101"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2B990DDB" w14:textId="77777777" w:rsidR="00BF2FAE" w:rsidRPr="006D75C7" w:rsidRDefault="00BF2FAE" w:rsidP="00C05EB1">
            <w:pPr>
              <w:jc w:val="center"/>
              <w:rPr>
                <w:rFonts w:eastAsia="Times New Roman" w:cstheme="minorHAnsi"/>
              </w:rPr>
            </w:pPr>
            <w:r w:rsidRPr="00FC3C43">
              <w:rPr>
                <w:rFonts w:cstheme="minorHAnsi"/>
              </w:rPr>
              <w:t>342</w:t>
            </w:r>
            <w:r>
              <w:rPr>
                <w:rFonts w:cstheme="minorHAnsi"/>
              </w:rPr>
              <w:t>,</w:t>
            </w:r>
            <w:r w:rsidRPr="00FC3C43">
              <w:rPr>
                <w:rFonts w:cstheme="minorHAnsi"/>
              </w:rPr>
              <w:t>158</w:t>
            </w:r>
          </w:p>
        </w:tc>
        <w:tc>
          <w:tcPr>
            <w:tcW w:w="1104" w:type="dxa"/>
            <w:tcBorders>
              <w:top w:val="single" w:sz="4" w:space="0" w:color="auto"/>
              <w:left w:val="single" w:sz="4" w:space="0" w:color="auto"/>
              <w:bottom w:val="single" w:sz="4" w:space="0" w:color="auto"/>
              <w:right w:val="single" w:sz="4" w:space="0" w:color="auto"/>
            </w:tcBorders>
            <w:vAlign w:val="center"/>
            <w:hideMark/>
            <w:tcPrChange w:id="102"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29B563CD" w14:textId="77777777" w:rsidR="00BF2FAE" w:rsidRPr="006D75C7" w:rsidRDefault="00BF2FAE" w:rsidP="00C05EB1">
            <w:pPr>
              <w:jc w:val="center"/>
              <w:rPr>
                <w:rFonts w:eastAsia="Times New Roman" w:cstheme="minorHAnsi"/>
              </w:rPr>
            </w:pPr>
            <w:r w:rsidRPr="00FC3C43">
              <w:rPr>
                <w:rFonts w:cstheme="minorHAnsi"/>
              </w:rPr>
              <w:t>100</w:t>
            </w:r>
            <w:r>
              <w:rPr>
                <w:rFonts w:cstheme="minorHAnsi"/>
              </w:rPr>
              <w:t>,</w:t>
            </w:r>
            <w:r w:rsidRPr="00FC3C43">
              <w:rPr>
                <w:rFonts w:cstheme="minorHAnsi"/>
              </w:rPr>
              <w:t>791</w:t>
            </w:r>
          </w:p>
        </w:tc>
        <w:tc>
          <w:tcPr>
            <w:tcW w:w="962" w:type="dxa"/>
            <w:tcBorders>
              <w:top w:val="single" w:sz="4" w:space="0" w:color="auto"/>
              <w:left w:val="single" w:sz="4" w:space="0" w:color="auto"/>
              <w:bottom w:val="single" w:sz="4" w:space="0" w:color="auto"/>
              <w:right w:val="single" w:sz="4" w:space="0" w:color="auto"/>
            </w:tcBorders>
            <w:vAlign w:val="center"/>
            <w:hideMark/>
            <w:tcPrChange w:id="103" w:author="Nicholas Schurch (Staff)" w:date="2019-06-19T16:49:00Z">
              <w:tcPr>
                <w:tcW w:w="962" w:type="dxa"/>
                <w:tcBorders>
                  <w:top w:val="single" w:sz="4" w:space="0" w:color="auto"/>
                  <w:left w:val="single" w:sz="4" w:space="0" w:color="auto"/>
                  <w:bottom w:val="single" w:sz="4" w:space="0" w:color="auto"/>
                  <w:right w:val="single" w:sz="4" w:space="0" w:color="auto"/>
                </w:tcBorders>
                <w:vAlign w:val="center"/>
                <w:hideMark/>
              </w:tcPr>
            </w:tcPrChange>
          </w:tcPr>
          <w:p w14:paraId="2EC26FC3" w14:textId="77777777" w:rsidR="00BF2FAE" w:rsidRPr="006D75C7" w:rsidRDefault="00BF2FAE" w:rsidP="00C05EB1">
            <w:pPr>
              <w:jc w:val="center"/>
              <w:rPr>
                <w:rFonts w:eastAsia="Times New Roman" w:cstheme="minorHAnsi"/>
              </w:rPr>
            </w:pPr>
            <w:r w:rsidRPr="00FC3C43">
              <w:rPr>
                <w:rFonts w:cstheme="minorHAnsi"/>
              </w:rPr>
              <w:t>12</w:t>
            </w:r>
            <w:r>
              <w:rPr>
                <w:rFonts w:cstheme="minorHAnsi"/>
              </w:rPr>
              <w:t>,</w:t>
            </w:r>
            <w:r w:rsidRPr="00FC3C43">
              <w:rPr>
                <w:rFonts w:cstheme="minorHAnsi"/>
              </w:rPr>
              <w:t>653</w:t>
            </w:r>
          </w:p>
        </w:tc>
        <w:tc>
          <w:tcPr>
            <w:tcW w:w="947" w:type="dxa"/>
            <w:tcBorders>
              <w:top w:val="single" w:sz="4" w:space="0" w:color="auto"/>
              <w:left w:val="single" w:sz="4" w:space="0" w:color="auto"/>
              <w:bottom w:val="single" w:sz="4" w:space="0" w:color="auto"/>
            </w:tcBorders>
            <w:vAlign w:val="center"/>
            <w:hideMark/>
            <w:tcPrChange w:id="104" w:author="Nicholas Schurch (Staff)" w:date="2019-06-19T16:49:00Z">
              <w:tcPr>
                <w:tcW w:w="947" w:type="dxa"/>
                <w:tcBorders>
                  <w:top w:val="single" w:sz="4" w:space="0" w:color="auto"/>
                  <w:left w:val="single" w:sz="4" w:space="0" w:color="auto"/>
                  <w:bottom w:val="single" w:sz="4" w:space="0" w:color="auto"/>
                </w:tcBorders>
                <w:vAlign w:val="center"/>
                <w:hideMark/>
              </w:tcPr>
            </w:tcPrChange>
          </w:tcPr>
          <w:p w14:paraId="74465FD5" w14:textId="6B2B614B" w:rsidR="00BF2FAE" w:rsidRPr="003857B9" w:rsidRDefault="00BF2FAE" w:rsidP="00C05EB1">
            <w:pPr>
              <w:jc w:val="center"/>
              <w:rPr>
                <w:rFonts w:eastAsia="Times New Roman"/>
              </w:rPr>
            </w:pPr>
            <w:commentRangeStart w:id="105"/>
            <w:r w:rsidRPr="003857B9">
              <w:t>72.43</w:t>
            </w:r>
            <w:commentRangeEnd w:id="105"/>
            <w:r>
              <w:rPr>
                <w:rStyle w:val="CommentReference"/>
              </w:rPr>
              <w:commentReference w:id="105"/>
            </w:r>
          </w:p>
        </w:tc>
      </w:tr>
      <w:tr w:rsidR="00BF2FAE" w:rsidRPr="006D75C7" w14:paraId="734E627E" w14:textId="77777777" w:rsidTr="3F377DE5">
        <w:trPr>
          <w:tblCellSpacing w:w="15" w:type="dxa"/>
          <w:trPrChange w:id="106" w:author="Nicholas Schurch (Staff)" w:date="2019-06-19T16:49:00Z">
            <w:trPr>
              <w:tblCellSpacing w:w="15" w:type="dxa"/>
            </w:trPr>
          </w:trPrChange>
        </w:trPr>
        <w:tc>
          <w:tcPr>
            <w:tcW w:w="2649" w:type="dxa"/>
            <w:tcBorders>
              <w:top w:val="single" w:sz="4" w:space="0" w:color="auto"/>
              <w:bottom w:val="single" w:sz="4" w:space="0" w:color="auto"/>
              <w:right w:val="single" w:sz="4" w:space="0" w:color="auto"/>
            </w:tcBorders>
            <w:vAlign w:val="center"/>
            <w:hideMark/>
            <w:tcPrChange w:id="107" w:author="Nicholas Schurch (Staff)" w:date="2019-06-19T16:49:00Z">
              <w:tcPr>
                <w:tcW w:w="2649" w:type="dxa"/>
                <w:tcBorders>
                  <w:top w:val="single" w:sz="4" w:space="0" w:color="auto"/>
                  <w:bottom w:val="single" w:sz="4" w:space="0" w:color="auto"/>
                  <w:right w:val="single" w:sz="4" w:space="0" w:color="auto"/>
                </w:tcBorders>
                <w:vAlign w:val="center"/>
                <w:hideMark/>
              </w:tcPr>
            </w:tcPrChange>
          </w:tcPr>
          <w:p w14:paraId="43899505" w14:textId="77777777" w:rsidR="00BF2FAE" w:rsidRPr="006D75C7" w:rsidRDefault="00BF2FAE" w:rsidP="00C05EB1">
            <w:pPr>
              <w:jc w:val="center"/>
              <w:rPr>
                <w:rFonts w:eastAsia="Times New Roman" w:cstheme="minorHAnsi"/>
              </w:rPr>
            </w:pPr>
            <w:r w:rsidRPr="006D75C7">
              <w:rPr>
                <w:rFonts w:eastAsia="Times New Roman" w:cstheme="minorHAnsi"/>
              </w:rPr>
              <w:t>Log</w:t>
            </w:r>
            <w:r w:rsidRPr="006D75C7">
              <w:rPr>
                <w:rFonts w:eastAsia="Times New Roman" w:cstheme="minorHAnsi"/>
                <w:vertAlign w:val="subscript"/>
              </w:rPr>
              <w:t>10</w:t>
            </w:r>
            <w:r w:rsidRPr="006D75C7">
              <w:rPr>
                <w:rFonts w:eastAsia="Times New Roman" w:cstheme="minorHAnsi"/>
              </w:rPr>
              <w:t xml:space="preserve"> E Value &lt; 2</w:t>
            </w:r>
          </w:p>
        </w:tc>
        <w:tc>
          <w:tcPr>
            <w:tcW w:w="1104" w:type="dxa"/>
            <w:tcBorders>
              <w:top w:val="single" w:sz="4" w:space="0" w:color="auto"/>
              <w:left w:val="single" w:sz="4" w:space="0" w:color="auto"/>
              <w:bottom w:val="single" w:sz="4" w:space="0" w:color="auto"/>
              <w:right w:val="single" w:sz="4" w:space="0" w:color="auto"/>
            </w:tcBorders>
            <w:vAlign w:val="center"/>
            <w:hideMark/>
            <w:tcPrChange w:id="108"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1026B830" w14:textId="77777777" w:rsidR="00BF2FAE" w:rsidRPr="006D75C7" w:rsidRDefault="00BF2FAE" w:rsidP="00C05EB1">
            <w:pPr>
              <w:jc w:val="center"/>
              <w:rPr>
                <w:rFonts w:eastAsia="Times New Roman" w:cstheme="minorHAnsi"/>
              </w:rPr>
            </w:pPr>
            <w:r w:rsidRPr="00FC3C43">
              <w:rPr>
                <w:rFonts w:cstheme="minorHAnsi"/>
              </w:rPr>
              <w:t>60</w:t>
            </w:r>
            <w:r>
              <w:rPr>
                <w:rFonts w:cstheme="minorHAnsi"/>
              </w:rPr>
              <w:t>,</w:t>
            </w:r>
            <w:r w:rsidRPr="00FC3C43">
              <w:rPr>
                <w:rFonts w:cstheme="minorHAnsi"/>
              </w:rPr>
              <w:t>605</w:t>
            </w:r>
          </w:p>
        </w:tc>
        <w:tc>
          <w:tcPr>
            <w:tcW w:w="1104" w:type="dxa"/>
            <w:tcBorders>
              <w:top w:val="single" w:sz="4" w:space="0" w:color="auto"/>
              <w:left w:val="single" w:sz="4" w:space="0" w:color="auto"/>
              <w:bottom w:val="single" w:sz="4" w:space="0" w:color="auto"/>
              <w:right w:val="single" w:sz="4" w:space="0" w:color="auto"/>
            </w:tcBorders>
            <w:vAlign w:val="center"/>
            <w:hideMark/>
            <w:tcPrChange w:id="109"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3874B4F9" w14:textId="77777777" w:rsidR="00BF2FAE" w:rsidRPr="006D75C7" w:rsidRDefault="00BF2FAE" w:rsidP="00C05EB1">
            <w:pPr>
              <w:jc w:val="center"/>
              <w:rPr>
                <w:rFonts w:eastAsia="Times New Roman" w:cstheme="minorHAnsi"/>
              </w:rPr>
            </w:pPr>
            <w:r w:rsidRPr="00FC3C43">
              <w:rPr>
                <w:rFonts w:cstheme="minorHAnsi"/>
              </w:rPr>
              <w:t>319</w:t>
            </w:r>
            <w:r>
              <w:rPr>
                <w:rFonts w:cstheme="minorHAnsi"/>
              </w:rPr>
              <w:t>,</w:t>
            </w:r>
            <w:r w:rsidRPr="00FC3C43">
              <w:rPr>
                <w:rFonts w:cstheme="minorHAnsi"/>
              </w:rPr>
              <w:t>184</w:t>
            </w:r>
          </w:p>
        </w:tc>
        <w:tc>
          <w:tcPr>
            <w:tcW w:w="1104" w:type="dxa"/>
            <w:tcBorders>
              <w:top w:val="single" w:sz="4" w:space="0" w:color="auto"/>
              <w:left w:val="single" w:sz="4" w:space="0" w:color="auto"/>
              <w:bottom w:val="single" w:sz="4" w:space="0" w:color="auto"/>
              <w:right w:val="single" w:sz="4" w:space="0" w:color="auto"/>
            </w:tcBorders>
            <w:vAlign w:val="center"/>
            <w:hideMark/>
            <w:tcPrChange w:id="110"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704F7C63" w14:textId="77777777" w:rsidR="00BF2FAE" w:rsidRPr="006D75C7" w:rsidRDefault="00BF2FAE" w:rsidP="00C05EB1">
            <w:pPr>
              <w:jc w:val="center"/>
              <w:rPr>
                <w:rFonts w:eastAsia="Times New Roman" w:cstheme="minorHAnsi"/>
              </w:rPr>
            </w:pPr>
            <w:r w:rsidRPr="00FC3C43">
              <w:rPr>
                <w:rFonts w:cstheme="minorHAnsi"/>
              </w:rPr>
              <w:t>112</w:t>
            </w:r>
            <w:r>
              <w:rPr>
                <w:rFonts w:cstheme="minorHAnsi"/>
              </w:rPr>
              <w:t>,</w:t>
            </w:r>
            <w:r w:rsidRPr="00FC3C43">
              <w:rPr>
                <w:rFonts w:cstheme="minorHAnsi"/>
              </w:rPr>
              <w:t>781</w:t>
            </w:r>
          </w:p>
        </w:tc>
        <w:tc>
          <w:tcPr>
            <w:tcW w:w="962" w:type="dxa"/>
            <w:tcBorders>
              <w:top w:val="single" w:sz="4" w:space="0" w:color="auto"/>
              <w:left w:val="single" w:sz="4" w:space="0" w:color="auto"/>
              <w:bottom w:val="single" w:sz="4" w:space="0" w:color="auto"/>
              <w:right w:val="single" w:sz="4" w:space="0" w:color="auto"/>
            </w:tcBorders>
            <w:vAlign w:val="center"/>
            <w:hideMark/>
            <w:tcPrChange w:id="111" w:author="Nicholas Schurch (Staff)" w:date="2019-06-19T16:49:00Z">
              <w:tcPr>
                <w:tcW w:w="962" w:type="dxa"/>
                <w:tcBorders>
                  <w:top w:val="single" w:sz="4" w:space="0" w:color="auto"/>
                  <w:left w:val="single" w:sz="4" w:space="0" w:color="auto"/>
                  <w:bottom w:val="single" w:sz="4" w:space="0" w:color="auto"/>
                  <w:right w:val="single" w:sz="4" w:space="0" w:color="auto"/>
                </w:tcBorders>
                <w:vAlign w:val="center"/>
                <w:hideMark/>
              </w:tcPr>
            </w:tcPrChange>
          </w:tcPr>
          <w:p w14:paraId="3463CA31" w14:textId="77777777" w:rsidR="00BF2FAE" w:rsidRPr="006D75C7" w:rsidRDefault="00BF2FAE" w:rsidP="00C05EB1">
            <w:pPr>
              <w:jc w:val="center"/>
              <w:rPr>
                <w:rFonts w:eastAsia="Times New Roman" w:cstheme="minorHAnsi"/>
              </w:rPr>
            </w:pPr>
            <w:r w:rsidRPr="00FC3C43">
              <w:rPr>
                <w:rFonts w:cstheme="minorHAnsi"/>
              </w:rPr>
              <w:t>663</w:t>
            </w:r>
          </w:p>
        </w:tc>
        <w:tc>
          <w:tcPr>
            <w:tcW w:w="947" w:type="dxa"/>
            <w:tcBorders>
              <w:top w:val="single" w:sz="4" w:space="0" w:color="auto"/>
              <w:left w:val="single" w:sz="4" w:space="0" w:color="auto"/>
              <w:bottom w:val="single" w:sz="4" w:space="0" w:color="auto"/>
            </w:tcBorders>
            <w:vAlign w:val="center"/>
            <w:hideMark/>
            <w:tcPrChange w:id="112" w:author="Nicholas Schurch (Staff)" w:date="2019-06-19T16:49:00Z">
              <w:tcPr>
                <w:tcW w:w="947" w:type="dxa"/>
                <w:tcBorders>
                  <w:top w:val="single" w:sz="4" w:space="0" w:color="auto"/>
                  <w:left w:val="single" w:sz="4" w:space="0" w:color="auto"/>
                  <w:bottom w:val="single" w:sz="4" w:space="0" w:color="auto"/>
                </w:tcBorders>
                <w:vAlign w:val="center"/>
                <w:hideMark/>
              </w:tcPr>
            </w:tcPrChange>
          </w:tcPr>
          <w:p w14:paraId="735086C0" w14:textId="77777777" w:rsidR="00BF2FAE" w:rsidRPr="006D75C7" w:rsidRDefault="00BF2FAE" w:rsidP="00C05EB1">
            <w:pPr>
              <w:jc w:val="center"/>
              <w:rPr>
                <w:rFonts w:eastAsia="Times New Roman" w:cstheme="minorHAnsi"/>
              </w:rPr>
            </w:pPr>
            <w:r w:rsidRPr="00FC3C43">
              <w:rPr>
                <w:rFonts w:cstheme="minorHAnsi"/>
              </w:rPr>
              <w:t>895.</w:t>
            </w:r>
            <w:r>
              <w:rPr>
                <w:rFonts w:cstheme="minorHAnsi"/>
              </w:rPr>
              <w:t>9</w:t>
            </w:r>
          </w:p>
        </w:tc>
      </w:tr>
      <w:tr w:rsidR="00BF2FAE" w:rsidRPr="006D75C7" w14:paraId="00735C8F" w14:textId="77777777" w:rsidTr="3F377DE5">
        <w:trPr>
          <w:tblCellSpacing w:w="15" w:type="dxa"/>
          <w:trPrChange w:id="113" w:author="Nicholas Schurch (Staff)" w:date="2019-06-19T16:49:00Z">
            <w:trPr>
              <w:tblCellSpacing w:w="15" w:type="dxa"/>
            </w:trPr>
          </w:trPrChange>
        </w:trPr>
        <w:tc>
          <w:tcPr>
            <w:tcW w:w="2649" w:type="dxa"/>
            <w:tcBorders>
              <w:top w:val="single" w:sz="4" w:space="0" w:color="auto"/>
              <w:bottom w:val="single" w:sz="4" w:space="0" w:color="auto"/>
              <w:right w:val="single" w:sz="4" w:space="0" w:color="auto"/>
            </w:tcBorders>
            <w:vAlign w:val="center"/>
            <w:hideMark/>
            <w:tcPrChange w:id="114" w:author="Nicholas Schurch (Staff)" w:date="2019-06-19T16:49:00Z">
              <w:tcPr>
                <w:tcW w:w="2649" w:type="dxa"/>
                <w:tcBorders>
                  <w:top w:val="single" w:sz="4" w:space="0" w:color="auto"/>
                  <w:bottom w:val="single" w:sz="4" w:space="0" w:color="auto"/>
                  <w:right w:val="single" w:sz="4" w:space="0" w:color="auto"/>
                </w:tcBorders>
                <w:vAlign w:val="center"/>
                <w:hideMark/>
              </w:tcPr>
            </w:tcPrChange>
          </w:tcPr>
          <w:p w14:paraId="21256799" w14:textId="77777777" w:rsidR="00BF2FAE" w:rsidRPr="006D75C7" w:rsidRDefault="00BF2FAE" w:rsidP="00C05EB1">
            <w:pPr>
              <w:jc w:val="center"/>
              <w:rPr>
                <w:rFonts w:eastAsia="Times New Roman" w:cstheme="minorHAnsi"/>
              </w:rPr>
            </w:pPr>
            <w:r w:rsidRPr="006D75C7">
              <w:rPr>
                <w:rFonts w:eastAsia="Times New Roman" w:cstheme="minorHAnsi"/>
              </w:rPr>
              <w:t>Adapter matches directly after alignment</w:t>
            </w:r>
          </w:p>
        </w:tc>
        <w:tc>
          <w:tcPr>
            <w:tcW w:w="1104" w:type="dxa"/>
            <w:tcBorders>
              <w:top w:val="single" w:sz="4" w:space="0" w:color="auto"/>
              <w:left w:val="single" w:sz="4" w:space="0" w:color="auto"/>
              <w:bottom w:val="single" w:sz="4" w:space="0" w:color="auto"/>
              <w:right w:val="single" w:sz="4" w:space="0" w:color="auto"/>
            </w:tcBorders>
            <w:vAlign w:val="center"/>
            <w:hideMark/>
            <w:tcPrChange w:id="115"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33041ABF" w14:textId="77777777" w:rsidR="00BF2FAE" w:rsidRPr="006D75C7" w:rsidRDefault="00BF2FAE" w:rsidP="00C05EB1">
            <w:pPr>
              <w:jc w:val="center"/>
              <w:rPr>
                <w:rFonts w:eastAsia="Times New Roman" w:cstheme="minorHAnsi"/>
              </w:rPr>
            </w:pPr>
            <w:r w:rsidRPr="00FC3C43">
              <w:rPr>
                <w:rFonts w:cstheme="minorHAnsi"/>
              </w:rPr>
              <w:t>266</w:t>
            </w:r>
            <w:r>
              <w:rPr>
                <w:rFonts w:cstheme="minorHAnsi"/>
              </w:rPr>
              <w:t>,</w:t>
            </w:r>
            <w:r w:rsidRPr="00FC3C43">
              <w:rPr>
                <w:rFonts w:cstheme="minorHAnsi"/>
              </w:rPr>
              <w:t>812</w:t>
            </w:r>
          </w:p>
        </w:tc>
        <w:tc>
          <w:tcPr>
            <w:tcW w:w="1104" w:type="dxa"/>
            <w:tcBorders>
              <w:top w:val="single" w:sz="4" w:space="0" w:color="auto"/>
              <w:left w:val="single" w:sz="4" w:space="0" w:color="auto"/>
              <w:bottom w:val="single" w:sz="4" w:space="0" w:color="auto"/>
              <w:right w:val="single" w:sz="4" w:space="0" w:color="auto"/>
            </w:tcBorders>
            <w:vAlign w:val="center"/>
            <w:hideMark/>
            <w:tcPrChange w:id="116"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3F82D3C6" w14:textId="77777777" w:rsidR="00BF2FAE" w:rsidRPr="006D75C7" w:rsidRDefault="00BF2FAE" w:rsidP="00C05EB1">
            <w:pPr>
              <w:jc w:val="center"/>
              <w:rPr>
                <w:rFonts w:eastAsia="Times New Roman" w:cstheme="minorHAnsi"/>
              </w:rPr>
            </w:pPr>
            <w:r w:rsidRPr="00FC3C43">
              <w:rPr>
                <w:rFonts w:cstheme="minorHAnsi"/>
              </w:rPr>
              <w:t>112</w:t>
            </w:r>
            <w:r>
              <w:rPr>
                <w:rFonts w:cstheme="minorHAnsi"/>
              </w:rPr>
              <w:t>,</w:t>
            </w:r>
            <w:r w:rsidRPr="00FC3C43">
              <w:rPr>
                <w:rFonts w:cstheme="minorHAnsi"/>
              </w:rPr>
              <w:t>977</w:t>
            </w:r>
          </w:p>
        </w:tc>
        <w:tc>
          <w:tcPr>
            <w:tcW w:w="1104" w:type="dxa"/>
            <w:tcBorders>
              <w:top w:val="single" w:sz="4" w:space="0" w:color="auto"/>
              <w:left w:val="single" w:sz="4" w:space="0" w:color="auto"/>
              <w:bottom w:val="single" w:sz="4" w:space="0" w:color="auto"/>
              <w:right w:val="single" w:sz="4" w:space="0" w:color="auto"/>
            </w:tcBorders>
            <w:vAlign w:val="center"/>
            <w:hideMark/>
            <w:tcPrChange w:id="117" w:author="Nicholas Schurch (Staff)" w:date="2019-06-19T16:49:00Z">
              <w:tcPr>
                <w:tcW w:w="1104" w:type="dxa"/>
                <w:tcBorders>
                  <w:top w:val="single" w:sz="4" w:space="0" w:color="auto"/>
                  <w:left w:val="single" w:sz="4" w:space="0" w:color="auto"/>
                  <w:bottom w:val="single" w:sz="4" w:space="0" w:color="auto"/>
                  <w:right w:val="single" w:sz="4" w:space="0" w:color="auto"/>
                </w:tcBorders>
                <w:vAlign w:val="center"/>
                <w:hideMark/>
              </w:tcPr>
            </w:tcPrChange>
          </w:tcPr>
          <w:p w14:paraId="19032A39" w14:textId="77777777" w:rsidR="00BF2FAE" w:rsidRPr="006D75C7" w:rsidRDefault="00BF2FAE" w:rsidP="00C05EB1">
            <w:pPr>
              <w:jc w:val="center"/>
              <w:rPr>
                <w:rFonts w:eastAsia="Times New Roman" w:cstheme="minorHAnsi"/>
              </w:rPr>
            </w:pPr>
            <w:r w:rsidRPr="00FC3C43">
              <w:rPr>
                <w:rFonts w:cstheme="minorHAnsi"/>
              </w:rPr>
              <w:t>113</w:t>
            </w:r>
            <w:r>
              <w:rPr>
                <w:rFonts w:cstheme="minorHAnsi"/>
              </w:rPr>
              <w:t>,</w:t>
            </w:r>
            <w:r w:rsidRPr="00FC3C43">
              <w:rPr>
                <w:rFonts w:cstheme="minorHAnsi"/>
              </w:rPr>
              <w:t>429</w:t>
            </w:r>
          </w:p>
        </w:tc>
        <w:tc>
          <w:tcPr>
            <w:tcW w:w="962" w:type="dxa"/>
            <w:tcBorders>
              <w:top w:val="single" w:sz="4" w:space="0" w:color="auto"/>
              <w:left w:val="single" w:sz="4" w:space="0" w:color="auto"/>
              <w:bottom w:val="single" w:sz="4" w:space="0" w:color="auto"/>
              <w:right w:val="single" w:sz="4" w:space="0" w:color="auto"/>
            </w:tcBorders>
            <w:vAlign w:val="center"/>
            <w:hideMark/>
            <w:tcPrChange w:id="118" w:author="Nicholas Schurch (Staff)" w:date="2019-06-19T16:49:00Z">
              <w:tcPr>
                <w:tcW w:w="962" w:type="dxa"/>
                <w:tcBorders>
                  <w:top w:val="single" w:sz="4" w:space="0" w:color="auto"/>
                  <w:left w:val="single" w:sz="4" w:space="0" w:color="auto"/>
                  <w:bottom w:val="single" w:sz="4" w:space="0" w:color="auto"/>
                  <w:right w:val="single" w:sz="4" w:space="0" w:color="auto"/>
                </w:tcBorders>
                <w:vAlign w:val="center"/>
                <w:hideMark/>
              </w:tcPr>
            </w:tcPrChange>
          </w:tcPr>
          <w:p w14:paraId="297797A3" w14:textId="77777777" w:rsidR="00BF2FAE" w:rsidRPr="006D75C7" w:rsidRDefault="00BF2FAE" w:rsidP="00C05EB1">
            <w:pPr>
              <w:jc w:val="center"/>
              <w:rPr>
                <w:rFonts w:eastAsia="Times New Roman" w:cstheme="minorHAnsi"/>
              </w:rPr>
            </w:pPr>
            <w:r w:rsidRPr="00FC3C43">
              <w:rPr>
                <w:rFonts w:cstheme="minorHAnsi"/>
              </w:rPr>
              <w:t>15</w:t>
            </w:r>
          </w:p>
        </w:tc>
        <w:tc>
          <w:tcPr>
            <w:tcW w:w="947" w:type="dxa"/>
            <w:tcBorders>
              <w:top w:val="single" w:sz="4" w:space="0" w:color="auto"/>
              <w:left w:val="single" w:sz="4" w:space="0" w:color="auto"/>
              <w:bottom w:val="single" w:sz="4" w:space="0" w:color="auto"/>
            </w:tcBorders>
            <w:vAlign w:val="center"/>
            <w:hideMark/>
            <w:tcPrChange w:id="119" w:author="Nicholas Schurch (Staff)" w:date="2019-06-19T16:49:00Z">
              <w:tcPr>
                <w:tcW w:w="947" w:type="dxa"/>
                <w:tcBorders>
                  <w:top w:val="single" w:sz="4" w:space="0" w:color="auto"/>
                  <w:left w:val="single" w:sz="4" w:space="0" w:color="auto"/>
                  <w:bottom w:val="single" w:sz="4" w:space="0" w:color="auto"/>
                </w:tcBorders>
                <w:vAlign w:val="center"/>
                <w:hideMark/>
              </w:tcPr>
            </w:tcPrChange>
          </w:tcPr>
          <w:p w14:paraId="6C011444" w14:textId="77777777" w:rsidR="00BF2FAE" w:rsidRPr="006D75C7" w:rsidRDefault="00BF2FAE" w:rsidP="00C05EB1">
            <w:pPr>
              <w:jc w:val="center"/>
              <w:rPr>
                <w:rFonts w:eastAsia="Times New Roman" w:cstheme="minorHAnsi"/>
              </w:rPr>
            </w:pPr>
            <w:r w:rsidRPr="00FC3C43">
              <w:rPr>
                <w:rFonts w:cstheme="minorHAnsi"/>
              </w:rPr>
              <w:t>3</w:t>
            </w:r>
            <w:r>
              <w:rPr>
                <w:rFonts w:cstheme="minorHAnsi"/>
              </w:rPr>
              <w:t>,</w:t>
            </w:r>
            <w:r w:rsidRPr="00FC3C43">
              <w:rPr>
                <w:rFonts w:cstheme="minorHAnsi"/>
              </w:rPr>
              <w:t>20</w:t>
            </w:r>
            <w:r>
              <w:rPr>
                <w:rFonts w:cstheme="minorHAnsi"/>
              </w:rPr>
              <w:t>2</w:t>
            </w:r>
          </w:p>
        </w:tc>
      </w:tr>
    </w:tbl>
    <w:p w14:paraId="64B28422" w14:textId="77777777" w:rsidR="00BF2FAE" w:rsidRDefault="00BF2FAE" w:rsidP="00BF2FAE">
      <w:pPr>
        <w:jc w:val="both"/>
        <w:rPr>
          <w:lang w:val="en-US"/>
        </w:rPr>
      </w:pPr>
    </w:p>
    <w:p w14:paraId="2F83F04F" w14:textId="77777777" w:rsidR="00BF2FAE" w:rsidRPr="00084C41" w:rsidRDefault="00BF2FAE" w:rsidP="00BF2FAE">
      <w:pPr>
        <w:rPr>
          <w:b/>
          <w:sz w:val="22"/>
          <w:szCs w:val="22"/>
        </w:rPr>
      </w:pPr>
      <w:r w:rsidRPr="00084C41">
        <w:rPr>
          <w:b/>
          <w:sz w:val="22"/>
          <w:szCs w:val="22"/>
        </w:rPr>
        <w:t>Table S2. Adapter detection using BLASTN rules approach.</w:t>
      </w:r>
    </w:p>
    <w:p w14:paraId="73A6D17A" w14:textId="728607D8" w:rsidR="00BF2FAE" w:rsidRPr="00084C41" w:rsidRDefault="00BF2FAE" w:rsidP="00BF2FAE">
      <w:pPr>
        <w:jc w:val="both"/>
        <w:rPr>
          <w:sz w:val="22"/>
          <w:szCs w:val="22"/>
          <w:lang w:val="en-US"/>
        </w:rPr>
      </w:pPr>
      <w:r w:rsidRPr="00084C41">
        <w:rPr>
          <w:sz w:val="22"/>
          <w:szCs w:val="22"/>
          <w:lang w:val="en-US"/>
        </w:rPr>
        <w:t xml:space="preserve">Table shows the number of reads with adapters detected in two biological replicates of Col-0 sequenced (a and b) with and without adapter ligation protocol. Rules are applied cumulatively, </w:t>
      </w:r>
      <w:r w:rsidRPr="003857B9">
        <w:rPr>
          <w:i/>
          <w:sz w:val="22"/>
          <w:szCs w:val="22"/>
          <w:lang w:val="en-US"/>
        </w:rPr>
        <w:t>i.e</w:t>
      </w:r>
      <w:r w:rsidRPr="00084C41">
        <w:rPr>
          <w:sz w:val="22"/>
          <w:szCs w:val="22"/>
          <w:lang w:val="en-US"/>
        </w:rPr>
        <w:t>., row one shows reads that pass first rule row two shows reads that pass first and second rule, etc. Signal to noise ratio shows the number of positive examples detected using rules in adapter ligated dataset divided by the number of false positives from d</w:t>
      </w:r>
      <w:commentRangeStart w:id="120"/>
      <w:commentRangeEnd w:id="120"/>
      <w:r>
        <w:rPr>
          <w:rStyle w:val="CommentReference"/>
        </w:rPr>
        <w:commentReference w:id="120"/>
      </w:r>
      <w:r w:rsidRPr="00084C41">
        <w:rPr>
          <w:sz w:val="22"/>
          <w:szCs w:val="22"/>
          <w:lang w:val="en-US"/>
        </w:rPr>
        <w:t>ataset collected without adapters.</w:t>
      </w:r>
    </w:p>
    <w:p w14:paraId="61BF19CC" w14:textId="77777777" w:rsidR="00BF2FAE" w:rsidRDefault="00BF2FAE" w:rsidP="00BF2FAE">
      <w:r>
        <w:br w:type="page"/>
      </w:r>
    </w:p>
    <w:p w14:paraId="7B4D9746" w14:textId="3BED1151" w:rsidR="00BF2FAE" w:rsidRDefault="00E35775" w:rsidP="00BF2FAE">
      <w:pPr>
        <w:rPr>
          <w:lang w:val="en-US"/>
        </w:rPr>
      </w:pPr>
      <w:r>
        <w:rPr>
          <w:lang w:val="en-US"/>
        </w:rPr>
        <w:t>a</w:t>
      </w:r>
    </w:p>
    <w:tbl>
      <w:tblPr>
        <w:tblW w:w="3346" w:type="dxa"/>
        <w:tblLook w:val="04A0" w:firstRow="1" w:lastRow="0" w:firstColumn="1" w:lastColumn="0" w:noHBand="0" w:noVBand="1"/>
      </w:tblPr>
      <w:tblGrid>
        <w:gridCol w:w="473"/>
        <w:gridCol w:w="473"/>
        <w:gridCol w:w="473"/>
        <w:gridCol w:w="473"/>
        <w:gridCol w:w="473"/>
        <w:gridCol w:w="773"/>
        <w:gridCol w:w="773"/>
      </w:tblGrid>
      <w:tr w:rsidR="00BF2FAE" w:rsidRPr="0034197D" w14:paraId="7C346500" w14:textId="77777777" w:rsidTr="00627105">
        <w:trPr>
          <w:cantSplit/>
          <w:trHeight w:val="1667"/>
        </w:trPr>
        <w:tc>
          <w:tcPr>
            <w:tcW w:w="396" w:type="dxa"/>
            <w:tcBorders>
              <w:top w:val="single" w:sz="8" w:space="0" w:color="auto"/>
              <w:left w:val="single" w:sz="8" w:space="0" w:color="auto"/>
              <w:bottom w:val="single" w:sz="8" w:space="0" w:color="auto"/>
              <w:right w:val="single" w:sz="4" w:space="0" w:color="auto"/>
            </w:tcBorders>
            <w:shd w:val="clear" w:color="auto" w:fill="auto"/>
            <w:noWrap/>
            <w:textDirection w:val="btLr"/>
            <w:hideMark/>
          </w:tcPr>
          <w:p w14:paraId="6AB15568" w14:textId="77777777" w:rsidR="00BF2FAE" w:rsidRPr="00627105" w:rsidRDefault="00BF2FAE" w:rsidP="00C05EB1">
            <w:pPr>
              <w:ind w:left="113" w:right="113"/>
              <w:jc w:val="center"/>
              <w:rPr>
                <w:rFonts w:ascii="Calibri" w:eastAsia="Times New Roman" w:hAnsi="Calibri" w:cs="Calibri"/>
                <w:b/>
                <w:bCs/>
                <w:color w:val="262626"/>
                <w:sz w:val="20"/>
                <w:szCs w:val="20"/>
              </w:rPr>
            </w:pPr>
            <w:r w:rsidRPr="00627105">
              <w:rPr>
                <w:rFonts w:ascii="Calibri" w:eastAsia="Times New Roman" w:hAnsi="Calibri" w:cs="Calibri"/>
                <w:b/>
                <w:bCs/>
                <w:color w:val="262626"/>
                <w:sz w:val="20"/>
                <w:szCs w:val="20"/>
              </w:rPr>
              <w:t>AtRTD2</w:t>
            </w:r>
          </w:p>
        </w:tc>
        <w:tc>
          <w:tcPr>
            <w:tcW w:w="396" w:type="dxa"/>
            <w:tcBorders>
              <w:top w:val="single" w:sz="8" w:space="0" w:color="auto"/>
              <w:left w:val="nil"/>
              <w:bottom w:val="single" w:sz="8" w:space="0" w:color="auto"/>
              <w:right w:val="single" w:sz="4" w:space="0" w:color="auto"/>
            </w:tcBorders>
            <w:shd w:val="clear" w:color="auto" w:fill="auto"/>
            <w:noWrap/>
            <w:textDirection w:val="btLr"/>
            <w:hideMark/>
          </w:tcPr>
          <w:p w14:paraId="30267616" w14:textId="77777777" w:rsidR="00BF2FAE" w:rsidRPr="00627105" w:rsidRDefault="00BF2FAE" w:rsidP="00C05EB1">
            <w:pPr>
              <w:ind w:left="113" w:right="113"/>
              <w:jc w:val="center"/>
              <w:rPr>
                <w:rFonts w:ascii="Calibri" w:eastAsia="Times New Roman" w:hAnsi="Calibri" w:cs="Calibri"/>
                <w:b/>
                <w:bCs/>
                <w:color w:val="262626"/>
                <w:sz w:val="20"/>
                <w:szCs w:val="20"/>
              </w:rPr>
            </w:pPr>
            <w:r w:rsidRPr="00627105">
              <w:rPr>
                <w:rFonts w:ascii="Calibri" w:eastAsia="Times New Roman" w:hAnsi="Calibri" w:cs="Calibri"/>
                <w:b/>
                <w:bCs/>
                <w:color w:val="262626"/>
                <w:sz w:val="20"/>
                <w:szCs w:val="20"/>
              </w:rPr>
              <w:t>Araport11</w:t>
            </w:r>
          </w:p>
        </w:tc>
        <w:tc>
          <w:tcPr>
            <w:tcW w:w="396" w:type="dxa"/>
            <w:tcBorders>
              <w:top w:val="single" w:sz="8" w:space="0" w:color="auto"/>
              <w:left w:val="nil"/>
              <w:bottom w:val="single" w:sz="8" w:space="0" w:color="auto"/>
              <w:right w:val="single" w:sz="4" w:space="0" w:color="auto"/>
            </w:tcBorders>
            <w:shd w:val="clear" w:color="auto" w:fill="auto"/>
            <w:noWrap/>
            <w:textDirection w:val="btLr"/>
            <w:hideMark/>
          </w:tcPr>
          <w:p w14:paraId="4E8CF4C5" w14:textId="77777777" w:rsidR="00BF2FAE" w:rsidRPr="00627105" w:rsidRDefault="00BF2FAE" w:rsidP="00C05EB1">
            <w:pPr>
              <w:ind w:left="113" w:right="113"/>
              <w:jc w:val="center"/>
              <w:rPr>
                <w:rFonts w:ascii="Calibri" w:eastAsia="Times New Roman" w:hAnsi="Calibri" w:cs="Calibri"/>
                <w:b/>
                <w:bCs/>
                <w:color w:val="262626"/>
                <w:sz w:val="20"/>
                <w:szCs w:val="20"/>
              </w:rPr>
            </w:pPr>
            <w:r w:rsidRPr="00627105">
              <w:rPr>
                <w:rFonts w:ascii="Calibri" w:eastAsia="Times New Roman" w:hAnsi="Calibri" w:cs="Calibri"/>
                <w:b/>
                <w:bCs/>
                <w:color w:val="262626"/>
                <w:sz w:val="20"/>
                <w:szCs w:val="20"/>
              </w:rPr>
              <w:t>Illumina</w:t>
            </w:r>
          </w:p>
        </w:tc>
        <w:tc>
          <w:tcPr>
            <w:tcW w:w="396" w:type="dxa"/>
            <w:tcBorders>
              <w:top w:val="single" w:sz="8" w:space="0" w:color="auto"/>
              <w:left w:val="nil"/>
              <w:bottom w:val="single" w:sz="8" w:space="0" w:color="auto"/>
              <w:right w:val="single" w:sz="4" w:space="0" w:color="auto"/>
            </w:tcBorders>
            <w:shd w:val="clear" w:color="auto" w:fill="auto"/>
            <w:noWrap/>
            <w:textDirection w:val="btLr"/>
            <w:hideMark/>
          </w:tcPr>
          <w:p w14:paraId="10970E0C" w14:textId="77777777" w:rsidR="00BF2FAE" w:rsidRPr="00627105" w:rsidRDefault="00BF2FAE" w:rsidP="00C05EB1">
            <w:pPr>
              <w:ind w:left="113" w:right="113"/>
              <w:jc w:val="center"/>
              <w:rPr>
                <w:rFonts w:ascii="Calibri" w:eastAsia="Times New Roman" w:hAnsi="Calibri" w:cs="Calibri"/>
                <w:b/>
                <w:bCs/>
                <w:color w:val="262626"/>
                <w:sz w:val="20"/>
                <w:szCs w:val="20"/>
              </w:rPr>
            </w:pPr>
            <w:r w:rsidRPr="00627105">
              <w:rPr>
                <w:rFonts w:ascii="Calibri" w:eastAsia="Times New Roman" w:hAnsi="Calibri" w:cs="Calibri"/>
                <w:b/>
                <w:bCs/>
                <w:color w:val="262626"/>
                <w:sz w:val="20"/>
                <w:szCs w:val="20"/>
              </w:rPr>
              <w:t>Nanopore EC</w:t>
            </w:r>
          </w:p>
        </w:tc>
        <w:tc>
          <w:tcPr>
            <w:tcW w:w="396" w:type="dxa"/>
            <w:tcBorders>
              <w:top w:val="single" w:sz="8" w:space="0" w:color="auto"/>
              <w:left w:val="nil"/>
              <w:bottom w:val="single" w:sz="8" w:space="0" w:color="auto"/>
              <w:right w:val="single" w:sz="4" w:space="0" w:color="auto"/>
            </w:tcBorders>
            <w:shd w:val="clear" w:color="auto" w:fill="auto"/>
            <w:noWrap/>
            <w:textDirection w:val="btLr"/>
            <w:hideMark/>
          </w:tcPr>
          <w:p w14:paraId="0E02AC18" w14:textId="77777777" w:rsidR="00BF2FAE" w:rsidRPr="00627105" w:rsidRDefault="00BF2FAE" w:rsidP="00C05EB1">
            <w:pPr>
              <w:ind w:left="113" w:right="113"/>
              <w:jc w:val="center"/>
              <w:rPr>
                <w:rFonts w:ascii="Calibri" w:eastAsia="Times New Roman" w:hAnsi="Calibri" w:cs="Calibri"/>
                <w:b/>
                <w:bCs/>
                <w:color w:val="262626"/>
                <w:sz w:val="20"/>
                <w:szCs w:val="20"/>
              </w:rPr>
            </w:pPr>
            <w:r w:rsidRPr="00627105">
              <w:rPr>
                <w:rFonts w:ascii="Calibri" w:eastAsia="Times New Roman" w:hAnsi="Calibri" w:cs="Calibri"/>
                <w:b/>
                <w:bCs/>
                <w:color w:val="262626"/>
                <w:sz w:val="20"/>
                <w:szCs w:val="20"/>
              </w:rPr>
              <w:t>Nanopore</w:t>
            </w:r>
          </w:p>
        </w:tc>
        <w:tc>
          <w:tcPr>
            <w:tcW w:w="683" w:type="dxa"/>
            <w:tcBorders>
              <w:top w:val="single" w:sz="8" w:space="0" w:color="auto"/>
              <w:left w:val="nil"/>
              <w:bottom w:val="single" w:sz="8" w:space="0" w:color="auto"/>
              <w:right w:val="single" w:sz="4" w:space="0" w:color="auto"/>
            </w:tcBorders>
            <w:shd w:val="clear" w:color="auto" w:fill="auto"/>
            <w:noWrap/>
            <w:textDirection w:val="btLr"/>
            <w:hideMark/>
          </w:tcPr>
          <w:p w14:paraId="1790BE02" w14:textId="77777777" w:rsidR="00BF2FAE" w:rsidRPr="00627105" w:rsidRDefault="00BF2FAE" w:rsidP="00C05EB1">
            <w:pPr>
              <w:ind w:left="113" w:right="113"/>
              <w:jc w:val="center"/>
              <w:rPr>
                <w:rFonts w:ascii="Calibri" w:eastAsia="Times New Roman" w:hAnsi="Calibri" w:cs="Calibri"/>
                <w:b/>
                <w:bCs/>
                <w:color w:val="262626"/>
                <w:sz w:val="20"/>
                <w:szCs w:val="20"/>
              </w:rPr>
            </w:pPr>
            <w:r w:rsidRPr="00627105">
              <w:rPr>
                <w:rFonts w:ascii="Calibri" w:eastAsia="Times New Roman" w:hAnsi="Calibri" w:cs="Calibri"/>
                <w:b/>
                <w:bCs/>
                <w:color w:val="262626"/>
                <w:sz w:val="20"/>
                <w:szCs w:val="20"/>
              </w:rPr>
              <w:t>Canonical</w:t>
            </w:r>
          </w:p>
        </w:tc>
        <w:tc>
          <w:tcPr>
            <w:tcW w:w="683" w:type="dxa"/>
            <w:tcBorders>
              <w:top w:val="single" w:sz="8" w:space="0" w:color="auto"/>
              <w:left w:val="nil"/>
              <w:bottom w:val="single" w:sz="8" w:space="0" w:color="auto"/>
              <w:right w:val="single" w:sz="8" w:space="0" w:color="auto"/>
            </w:tcBorders>
            <w:shd w:val="clear" w:color="auto" w:fill="auto"/>
            <w:noWrap/>
            <w:textDirection w:val="btLr"/>
            <w:hideMark/>
          </w:tcPr>
          <w:p w14:paraId="26D6096D" w14:textId="77777777" w:rsidR="00BF2FAE" w:rsidRPr="00627105" w:rsidRDefault="00BF2FAE" w:rsidP="00C05EB1">
            <w:pPr>
              <w:ind w:left="113" w:right="113"/>
              <w:jc w:val="center"/>
              <w:rPr>
                <w:rFonts w:ascii="Calibri" w:eastAsia="Times New Roman" w:hAnsi="Calibri" w:cs="Calibri"/>
                <w:b/>
                <w:bCs/>
                <w:color w:val="262626"/>
                <w:sz w:val="20"/>
                <w:szCs w:val="20"/>
              </w:rPr>
            </w:pPr>
            <w:r w:rsidRPr="00627105">
              <w:rPr>
                <w:rFonts w:ascii="Calibri" w:eastAsia="Times New Roman" w:hAnsi="Calibri" w:cs="Calibri"/>
                <w:b/>
                <w:bCs/>
                <w:color w:val="262626"/>
                <w:sz w:val="20"/>
                <w:szCs w:val="20"/>
              </w:rPr>
              <w:t>Noncanonical</w:t>
            </w:r>
          </w:p>
        </w:tc>
      </w:tr>
      <w:tr w:rsidR="000B175F" w:rsidRPr="0034197D" w14:paraId="33964BF7"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01139901"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7E17355"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4F127805"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12932B9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2FBF62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072010A4"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99,966</w:t>
            </w:r>
          </w:p>
        </w:tc>
        <w:tc>
          <w:tcPr>
            <w:tcW w:w="683" w:type="dxa"/>
            <w:tcBorders>
              <w:top w:val="nil"/>
              <w:left w:val="nil"/>
              <w:bottom w:val="single" w:sz="4" w:space="0" w:color="auto"/>
              <w:right w:val="single" w:sz="8" w:space="0" w:color="auto"/>
            </w:tcBorders>
            <w:shd w:val="clear" w:color="000000" w:fill="FFFFFF"/>
            <w:noWrap/>
            <w:vAlign w:val="bottom"/>
            <w:hideMark/>
          </w:tcPr>
          <w:p w14:paraId="742B1374"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805</w:t>
            </w:r>
          </w:p>
        </w:tc>
      </w:tr>
      <w:tr w:rsidR="000B175F" w:rsidRPr="0034197D" w14:paraId="3FDBE99D"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27ED2244"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4F4854E2"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4ED353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B1EA9DD"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2674FF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70727D0E"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84,630</w:t>
            </w:r>
          </w:p>
        </w:tc>
        <w:tc>
          <w:tcPr>
            <w:tcW w:w="683" w:type="dxa"/>
            <w:tcBorders>
              <w:top w:val="nil"/>
              <w:left w:val="nil"/>
              <w:bottom w:val="single" w:sz="4" w:space="0" w:color="auto"/>
              <w:right w:val="single" w:sz="8" w:space="0" w:color="auto"/>
            </w:tcBorders>
            <w:shd w:val="clear" w:color="000000" w:fill="FFFFFF"/>
            <w:noWrap/>
            <w:vAlign w:val="bottom"/>
            <w:hideMark/>
          </w:tcPr>
          <w:p w14:paraId="73347E3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79,377</w:t>
            </w:r>
          </w:p>
        </w:tc>
      </w:tr>
      <w:tr w:rsidR="000B175F" w:rsidRPr="0034197D" w14:paraId="39DB53EF"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729E04D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32BF5DC"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883BF4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14DF62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16E87369"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6EA03CB0"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25,769</w:t>
            </w:r>
          </w:p>
        </w:tc>
        <w:tc>
          <w:tcPr>
            <w:tcW w:w="683" w:type="dxa"/>
            <w:tcBorders>
              <w:top w:val="nil"/>
              <w:left w:val="nil"/>
              <w:bottom w:val="single" w:sz="4" w:space="0" w:color="auto"/>
              <w:right w:val="single" w:sz="8" w:space="0" w:color="auto"/>
            </w:tcBorders>
            <w:shd w:val="clear" w:color="000000" w:fill="FFFFFF"/>
            <w:noWrap/>
            <w:vAlign w:val="bottom"/>
            <w:hideMark/>
          </w:tcPr>
          <w:p w14:paraId="144518F6"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57,298</w:t>
            </w:r>
          </w:p>
        </w:tc>
      </w:tr>
      <w:tr w:rsidR="000B175F" w:rsidRPr="0034197D" w14:paraId="6736AE58"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2E2FC50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9A56E4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A84C5D4"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2A631A7"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CCBB321"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1DA3BC34"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20,893</w:t>
            </w:r>
          </w:p>
        </w:tc>
        <w:tc>
          <w:tcPr>
            <w:tcW w:w="683" w:type="dxa"/>
            <w:tcBorders>
              <w:top w:val="nil"/>
              <w:left w:val="nil"/>
              <w:bottom w:val="single" w:sz="4" w:space="0" w:color="auto"/>
              <w:right w:val="single" w:sz="8" w:space="0" w:color="auto"/>
            </w:tcBorders>
            <w:shd w:val="clear" w:color="000000" w:fill="FFFFFF"/>
            <w:noWrap/>
            <w:vAlign w:val="bottom"/>
            <w:hideMark/>
          </w:tcPr>
          <w:p w14:paraId="2D77C7BF"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404</w:t>
            </w:r>
          </w:p>
        </w:tc>
      </w:tr>
      <w:tr w:rsidR="000B175F" w:rsidRPr="0034197D" w14:paraId="5DCDD3B7"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37CB5C82"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0FA8A858"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44EE586"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1C8304D"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7F1E605"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061224F6"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10,882</w:t>
            </w:r>
          </w:p>
        </w:tc>
        <w:tc>
          <w:tcPr>
            <w:tcW w:w="683" w:type="dxa"/>
            <w:tcBorders>
              <w:top w:val="nil"/>
              <w:left w:val="nil"/>
              <w:bottom w:val="single" w:sz="4" w:space="0" w:color="auto"/>
              <w:right w:val="single" w:sz="8" w:space="0" w:color="auto"/>
            </w:tcBorders>
            <w:shd w:val="clear" w:color="000000" w:fill="FFFFFF"/>
            <w:noWrap/>
            <w:vAlign w:val="bottom"/>
            <w:hideMark/>
          </w:tcPr>
          <w:p w14:paraId="0120AE5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21,484</w:t>
            </w:r>
          </w:p>
        </w:tc>
      </w:tr>
      <w:tr w:rsidR="000B175F" w:rsidRPr="0034197D" w14:paraId="4C493186"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3C3FFA95"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D7D090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40D06F1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1743AB71"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1A14C3DA"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29AA45B5"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7,301</w:t>
            </w:r>
          </w:p>
        </w:tc>
        <w:tc>
          <w:tcPr>
            <w:tcW w:w="683" w:type="dxa"/>
            <w:tcBorders>
              <w:top w:val="nil"/>
              <w:left w:val="nil"/>
              <w:bottom w:val="single" w:sz="4" w:space="0" w:color="auto"/>
              <w:right w:val="single" w:sz="8" w:space="0" w:color="auto"/>
            </w:tcBorders>
            <w:shd w:val="clear" w:color="000000" w:fill="FFFFFF"/>
            <w:noWrap/>
            <w:vAlign w:val="bottom"/>
            <w:hideMark/>
          </w:tcPr>
          <w:p w14:paraId="0440FD7C"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545</w:t>
            </w:r>
          </w:p>
        </w:tc>
      </w:tr>
      <w:tr w:rsidR="000B175F" w:rsidRPr="0034197D" w14:paraId="1B74D992"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2EFDB35A"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5D65D15"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1BBDE33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EC2A718"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C91360F"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19D3BE56"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6,941</w:t>
            </w:r>
          </w:p>
        </w:tc>
        <w:tc>
          <w:tcPr>
            <w:tcW w:w="683" w:type="dxa"/>
            <w:tcBorders>
              <w:top w:val="nil"/>
              <w:left w:val="nil"/>
              <w:bottom w:val="single" w:sz="4" w:space="0" w:color="auto"/>
              <w:right w:val="single" w:sz="8" w:space="0" w:color="auto"/>
            </w:tcBorders>
            <w:shd w:val="clear" w:color="000000" w:fill="FFFFFF"/>
            <w:noWrap/>
            <w:vAlign w:val="bottom"/>
            <w:hideMark/>
          </w:tcPr>
          <w:p w14:paraId="6B399778"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210</w:t>
            </w:r>
          </w:p>
        </w:tc>
      </w:tr>
      <w:tr w:rsidR="000B175F" w:rsidRPr="0034197D" w14:paraId="3EE7B70E"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6CCB7CF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5871D0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B70653D"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1E89FA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4411F2F"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4156284A"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6,256</w:t>
            </w:r>
          </w:p>
        </w:tc>
        <w:tc>
          <w:tcPr>
            <w:tcW w:w="683" w:type="dxa"/>
            <w:tcBorders>
              <w:top w:val="nil"/>
              <w:left w:val="nil"/>
              <w:bottom w:val="single" w:sz="4" w:space="0" w:color="auto"/>
              <w:right w:val="single" w:sz="8" w:space="0" w:color="auto"/>
            </w:tcBorders>
            <w:shd w:val="clear" w:color="000000" w:fill="FFFFFF"/>
            <w:noWrap/>
            <w:vAlign w:val="bottom"/>
            <w:hideMark/>
          </w:tcPr>
          <w:p w14:paraId="21546D09"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879</w:t>
            </w:r>
          </w:p>
        </w:tc>
      </w:tr>
      <w:tr w:rsidR="000B175F" w:rsidRPr="0034197D" w14:paraId="2DCD84D8"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5A66642F"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51E3F95"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147A0F2C"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9A4CEDF"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2A10A3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6711CB93"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4,801</w:t>
            </w:r>
          </w:p>
        </w:tc>
        <w:tc>
          <w:tcPr>
            <w:tcW w:w="683" w:type="dxa"/>
            <w:tcBorders>
              <w:top w:val="nil"/>
              <w:left w:val="nil"/>
              <w:bottom w:val="single" w:sz="4" w:space="0" w:color="auto"/>
              <w:right w:val="single" w:sz="8" w:space="0" w:color="auto"/>
            </w:tcBorders>
            <w:shd w:val="clear" w:color="000000" w:fill="FFFFFF"/>
            <w:noWrap/>
            <w:vAlign w:val="bottom"/>
            <w:hideMark/>
          </w:tcPr>
          <w:p w14:paraId="30BBC050"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1,894</w:t>
            </w:r>
          </w:p>
        </w:tc>
      </w:tr>
      <w:tr w:rsidR="000B175F" w:rsidRPr="0034197D" w14:paraId="286348B9"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406E2CC2"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DB7E398"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2A3253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77D8B25B"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4F3F508F"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4B024F65"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3,939</w:t>
            </w:r>
          </w:p>
        </w:tc>
        <w:tc>
          <w:tcPr>
            <w:tcW w:w="683" w:type="dxa"/>
            <w:tcBorders>
              <w:top w:val="nil"/>
              <w:left w:val="nil"/>
              <w:bottom w:val="single" w:sz="4" w:space="0" w:color="auto"/>
              <w:right w:val="single" w:sz="8" w:space="0" w:color="auto"/>
            </w:tcBorders>
            <w:shd w:val="clear" w:color="000000" w:fill="FFFFFF"/>
            <w:noWrap/>
            <w:vAlign w:val="bottom"/>
            <w:hideMark/>
          </w:tcPr>
          <w:p w14:paraId="32ACC08A"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160</w:t>
            </w:r>
          </w:p>
        </w:tc>
      </w:tr>
      <w:tr w:rsidR="000B175F" w:rsidRPr="0034197D" w14:paraId="39671A00"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03E9ABD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6720749"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4F8E4D7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13FA9AD"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25D0F9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672BE11B"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3,665</w:t>
            </w:r>
          </w:p>
        </w:tc>
        <w:tc>
          <w:tcPr>
            <w:tcW w:w="683" w:type="dxa"/>
            <w:tcBorders>
              <w:top w:val="nil"/>
              <w:left w:val="nil"/>
              <w:bottom w:val="single" w:sz="4" w:space="0" w:color="auto"/>
              <w:right w:val="single" w:sz="8" w:space="0" w:color="auto"/>
            </w:tcBorders>
            <w:shd w:val="clear" w:color="000000" w:fill="FFFFFF"/>
            <w:noWrap/>
            <w:vAlign w:val="bottom"/>
            <w:hideMark/>
          </w:tcPr>
          <w:p w14:paraId="1967AD11"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31</w:t>
            </w:r>
          </w:p>
        </w:tc>
      </w:tr>
      <w:tr w:rsidR="000B175F" w:rsidRPr="0034197D" w14:paraId="15950CF6"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435D4E0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D86A506"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175D283"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019C4D5"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7A0DFAA"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71B1771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2,844</w:t>
            </w:r>
          </w:p>
        </w:tc>
        <w:tc>
          <w:tcPr>
            <w:tcW w:w="683" w:type="dxa"/>
            <w:tcBorders>
              <w:top w:val="nil"/>
              <w:left w:val="nil"/>
              <w:bottom w:val="single" w:sz="4" w:space="0" w:color="auto"/>
              <w:right w:val="single" w:sz="8" w:space="0" w:color="auto"/>
            </w:tcBorders>
            <w:shd w:val="clear" w:color="000000" w:fill="FFFFFF"/>
            <w:noWrap/>
            <w:vAlign w:val="bottom"/>
            <w:hideMark/>
          </w:tcPr>
          <w:p w14:paraId="403392D7"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59</w:t>
            </w:r>
          </w:p>
        </w:tc>
      </w:tr>
      <w:tr w:rsidR="000B175F" w:rsidRPr="0034197D" w14:paraId="4CF4000E"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121EFE74"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4A146DC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CC32EC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6E63B7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98446C2"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229B43F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2,424</w:t>
            </w:r>
          </w:p>
        </w:tc>
        <w:tc>
          <w:tcPr>
            <w:tcW w:w="683" w:type="dxa"/>
            <w:tcBorders>
              <w:top w:val="nil"/>
              <w:left w:val="nil"/>
              <w:bottom w:val="single" w:sz="4" w:space="0" w:color="auto"/>
              <w:right w:val="single" w:sz="8" w:space="0" w:color="auto"/>
            </w:tcBorders>
            <w:shd w:val="clear" w:color="000000" w:fill="FFFFFF"/>
            <w:noWrap/>
            <w:vAlign w:val="bottom"/>
            <w:hideMark/>
          </w:tcPr>
          <w:p w14:paraId="398C0DA3"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28</w:t>
            </w:r>
          </w:p>
        </w:tc>
      </w:tr>
      <w:tr w:rsidR="000B175F" w:rsidRPr="0034197D" w14:paraId="46F57103"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47B2EAC2"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5E4EDD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A862BE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784DFC2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2CE49F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1EF869C4"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2,006</w:t>
            </w:r>
          </w:p>
        </w:tc>
        <w:tc>
          <w:tcPr>
            <w:tcW w:w="683" w:type="dxa"/>
            <w:tcBorders>
              <w:top w:val="nil"/>
              <w:left w:val="nil"/>
              <w:bottom w:val="single" w:sz="4" w:space="0" w:color="auto"/>
              <w:right w:val="single" w:sz="8" w:space="0" w:color="auto"/>
            </w:tcBorders>
            <w:shd w:val="clear" w:color="000000" w:fill="FFFFFF"/>
            <w:noWrap/>
            <w:vAlign w:val="bottom"/>
            <w:hideMark/>
          </w:tcPr>
          <w:p w14:paraId="3AFE404C"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18</w:t>
            </w:r>
          </w:p>
        </w:tc>
      </w:tr>
      <w:tr w:rsidR="000B175F" w:rsidRPr="0034197D" w14:paraId="6E05AF4E"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50FD4BEB"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0564952"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947853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7CD5755"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B9C2A0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11041ED7"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832</w:t>
            </w:r>
          </w:p>
        </w:tc>
        <w:tc>
          <w:tcPr>
            <w:tcW w:w="683" w:type="dxa"/>
            <w:tcBorders>
              <w:top w:val="nil"/>
              <w:left w:val="nil"/>
              <w:bottom w:val="single" w:sz="4" w:space="0" w:color="auto"/>
              <w:right w:val="single" w:sz="8" w:space="0" w:color="auto"/>
            </w:tcBorders>
            <w:shd w:val="clear" w:color="000000" w:fill="FFFFFF"/>
            <w:noWrap/>
            <w:vAlign w:val="bottom"/>
            <w:hideMark/>
          </w:tcPr>
          <w:p w14:paraId="661FD39A"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453</w:t>
            </w:r>
          </w:p>
        </w:tc>
      </w:tr>
      <w:tr w:rsidR="000B175F" w:rsidRPr="0034197D" w14:paraId="656C9693"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6B2346E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436430FC"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75B81361"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1CC564B"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7173E03"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21B2A680"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828</w:t>
            </w:r>
          </w:p>
        </w:tc>
        <w:tc>
          <w:tcPr>
            <w:tcW w:w="683" w:type="dxa"/>
            <w:tcBorders>
              <w:top w:val="nil"/>
              <w:left w:val="nil"/>
              <w:bottom w:val="single" w:sz="4" w:space="0" w:color="auto"/>
              <w:right w:val="single" w:sz="8" w:space="0" w:color="auto"/>
            </w:tcBorders>
            <w:shd w:val="clear" w:color="000000" w:fill="FFFFFF"/>
            <w:noWrap/>
            <w:vAlign w:val="bottom"/>
            <w:hideMark/>
          </w:tcPr>
          <w:p w14:paraId="5DAA32D2"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5</w:t>
            </w:r>
          </w:p>
        </w:tc>
      </w:tr>
      <w:tr w:rsidR="000B175F" w:rsidRPr="0034197D" w14:paraId="7E92A2D0"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11D9820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05D633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9B307D1"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43FE5E5"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2635D8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3907EDFE"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585</w:t>
            </w:r>
          </w:p>
        </w:tc>
        <w:tc>
          <w:tcPr>
            <w:tcW w:w="683" w:type="dxa"/>
            <w:tcBorders>
              <w:top w:val="nil"/>
              <w:left w:val="nil"/>
              <w:bottom w:val="single" w:sz="4" w:space="0" w:color="auto"/>
              <w:right w:val="single" w:sz="8" w:space="0" w:color="auto"/>
            </w:tcBorders>
            <w:shd w:val="clear" w:color="000000" w:fill="FFFFFF"/>
            <w:noWrap/>
            <w:vAlign w:val="bottom"/>
            <w:hideMark/>
          </w:tcPr>
          <w:p w14:paraId="0041FCFA"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6</w:t>
            </w:r>
          </w:p>
        </w:tc>
      </w:tr>
      <w:tr w:rsidR="000B175F" w:rsidRPr="0034197D" w14:paraId="77C52462"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5A7CF4E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6CC4D5D"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6C09D88"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66865D1"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E16BC9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794EF45A"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512</w:t>
            </w:r>
          </w:p>
        </w:tc>
        <w:tc>
          <w:tcPr>
            <w:tcW w:w="683" w:type="dxa"/>
            <w:tcBorders>
              <w:top w:val="nil"/>
              <w:left w:val="nil"/>
              <w:bottom w:val="single" w:sz="4" w:space="0" w:color="auto"/>
              <w:right w:val="single" w:sz="8" w:space="0" w:color="auto"/>
            </w:tcBorders>
            <w:shd w:val="clear" w:color="000000" w:fill="FFFFFF"/>
            <w:noWrap/>
            <w:vAlign w:val="bottom"/>
            <w:hideMark/>
          </w:tcPr>
          <w:p w14:paraId="650123BE"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6</w:t>
            </w:r>
          </w:p>
        </w:tc>
      </w:tr>
      <w:tr w:rsidR="000B175F" w:rsidRPr="0034197D" w14:paraId="57176318"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6111C72D"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212E1B1"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968FCB3"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BB317C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0A2FE7C"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6809BDC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484</w:t>
            </w:r>
          </w:p>
        </w:tc>
        <w:tc>
          <w:tcPr>
            <w:tcW w:w="683" w:type="dxa"/>
            <w:tcBorders>
              <w:top w:val="nil"/>
              <w:left w:val="nil"/>
              <w:bottom w:val="single" w:sz="4" w:space="0" w:color="auto"/>
              <w:right w:val="single" w:sz="8" w:space="0" w:color="auto"/>
            </w:tcBorders>
            <w:shd w:val="clear" w:color="000000" w:fill="FFFFFF"/>
            <w:noWrap/>
            <w:vAlign w:val="bottom"/>
            <w:hideMark/>
          </w:tcPr>
          <w:p w14:paraId="58C34ABF"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31</w:t>
            </w:r>
          </w:p>
        </w:tc>
      </w:tr>
      <w:tr w:rsidR="000B175F" w:rsidRPr="0034197D" w14:paraId="23F854AD"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3741642A"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2AC6DEE"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C02390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4C5274CB"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125772E1"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3FDEE121"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390</w:t>
            </w:r>
          </w:p>
        </w:tc>
        <w:tc>
          <w:tcPr>
            <w:tcW w:w="683" w:type="dxa"/>
            <w:tcBorders>
              <w:top w:val="nil"/>
              <w:left w:val="nil"/>
              <w:bottom w:val="single" w:sz="4" w:space="0" w:color="auto"/>
              <w:right w:val="single" w:sz="8" w:space="0" w:color="auto"/>
            </w:tcBorders>
            <w:shd w:val="clear" w:color="000000" w:fill="FFFFFF"/>
            <w:noWrap/>
            <w:vAlign w:val="bottom"/>
            <w:hideMark/>
          </w:tcPr>
          <w:p w14:paraId="646F7C16"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53</w:t>
            </w:r>
          </w:p>
        </w:tc>
      </w:tr>
      <w:tr w:rsidR="000B175F" w:rsidRPr="0034197D" w14:paraId="619D2F28"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08D52DEB"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54F4544"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D214B0B"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0148E341"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442EAA2"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763047A1"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369</w:t>
            </w:r>
          </w:p>
        </w:tc>
        <w:tc>
          <w:tcPr>
            <w:tcW w:w="683" w:type="dxa"/>
            <w:tcBorders>
              <w:top w:val="nil"/>
              <w:left w:val="nil"/>
              <w:bottom w:val="single" w:sz="4" w:space="0" w:color="auto"/>
              <w:right w:val="single" w:sz="8" w:space="0" w:color="auto"/>
            </w:tcBorders>
            <w:shd w:val="clear" w:color="000000" w:fill="FFFFFF"/>
            <w:noWrap/>
            <w:vAlign w:val="bottom"/>
            <w:hideMark/>
          </w:tcPr>
          <w:p w14:paraId="3538DDAE"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33</w:t>
            </w:r>
          </w:p>
        </w:tc>
      </w:tr>
      <w:tr w:rsidR="000B175F" w:rsidRPr="0034197D" w14:paraId="13A72534"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6626EE4A"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E908823"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09C39F34"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0BF445D"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4AE7FA6"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2563D14F"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326</w:t>
            </w:r>
          </w:p>
        </w:tc>
        <w:tc>
          <w:tcPr>
            <w:tcW w:w="683" w:type="dxa"/>
            <w:tcBorders>
              <w:top w:val="nil"/>
              <w:left w:val="nil"/>
              <w:bottom w:val="single" w:sz="4" w:space="0" w:color="auto"/>
              <w:right w:val="single" w:sz="8" w:space="0" w:color="auto"/>
            </w:tcBorders>
            <w:shd w:val="clear" w:color="000000" w:fill="FFFFFF"/>
            <w:noWrap/>
            <w:vAlign w:val="bottom"/>
            <w:hideMark/>
          </w:tcPr>
          <w:p w14:paraId="01617A8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w:t>
            </w:r>
          </w:p>
        </w:tc>
      </w:tr>
      <w:tr w:rsidR="000B175F" w:rsidRPr="0034197D" w14:paraId="5D0BD26F"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0E4AF54A"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CB0DC1A"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7F8CD3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7EE496B5"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27689A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388B94B9"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193</w:t>
            </w:r>
          </w:p>
        </w:tc>
        <w:tc>
          <w:tcPr>
            <w:tcW w:w="683" w:type="dxa"/>
            <w:tcBorders>
              <w:top w:val="nil"/>
              <w:left w:val="nil"/>
              <w:bottom w:val="single" w:sz="4" w:space="0" w:color="auto"/>
              <w:right w:val="single" w:sz="8" w:space="0" w:color="auto"/>
            </w:tcBorders>
            <w:shd w:val="clear" w:color="000000" w:fill="FFFFFF"/>
            <w:noWrap/>
            <w:vAlign w:val="bottom"/>
            <w:hideMark/>
          </w:tcPr>
          <w:p w14:paraId="5DD55ADE"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6</w:t>
            </w:r>
          </w:p>
        </w:tc>
      </w:tr>
      <w:tr w:rsidR="000B175F" w:rsidRPr="0034197D" w14:paraId="059301FD"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2994D9B9"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4E71492D"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B111B5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A51AF59"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7AC0905E"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486F5857"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148</w:t>
            </w:r>
          </w:p>
        </w:tc>
        <w:tc>
          <w:tcPr>
            <w:tcW w:w="683" w:type="dxa"/>
            <w:tcBorders>
              <w:top w:val="nil"/>
              <w:left w:val="nil"/>
              <w:bottom w:val="single" w:sz="4" w:space="0" w:color="auto"/>
              <w:right w:val="single" w:sz="8" w:space="0" w:color="auto"/>
            </w:tcBorders>
            <w:shd w:val="clear" w:color="000000" w:fill="FFFFFF"/>
            <w:noWrap/>
            <w:vAlign w:val="bottom"/>
            <w:hideMark/>
          </w:tcPr>
          <w:p w14:paraId="729CD48C"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8</w:t>
            </w:r>
          </w:p>
        </w:tc>
      </w:tr>
      <w:tr w:rsidR="000B175F" w:rsidRPr="0034197D" w14:paraId="70558F42"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73BFF596"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63D81EA"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0ADC2C1"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45152A4C"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58048AB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41495D0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76</w:t>
            </w:r>
          </w:p>
        </w:tc>
        <w:tc>
          <w:tcPr>
            <w:tcW w:w="683" w:type="dxa"/>
            <w:tcBorders>
              <w:top w:val="nil"/>
              <w:left w:val="nil"/>
              <w:bottom w:val="single" w:sz="4" w:space="0" w:color="auto"/>
              <w:right w:val="single" w:sz="8" w:space="0" w:color="auto"/>
            </w:tcBorders>
            <w:shd w:val="clear" w:color="000000" w:fill="FFFFFF"/>
            <w:noWrap/>
            <w:vAlign w:val="bottom"/>
            <w:hideMark/>
          </w:tcPr>
          <w:p w14:paraId="368390C4"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w:t>
            </w:r>
          </w:p>
        </w:tc>
      </w:tr>
      <w:tr w:rsidR="000B175F" w:rsidRPr="0034197D" w14:paraId="1A7D7DB8"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1D65D1F0"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66339A82"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4BB618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0398DB33"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1A1DE9A1"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08987E83"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47</w:t>
            </w:r>
          </w:p>
        </w:tc>
        <w:tc>
          <w:tcPr>
            <w:tcW w:w="683" w:type="dxa"/>
            <w:tcBorders>
              <w:top w:val="nil"/>
              <w:left w:val="nil"/>
              <w:bottom w:val="single" w:sz="4" w:space="0" w:color="auto"/>
              <w:right w:val="single" w:sz="8" w:space="0" w:color="auto"/>
            </w:tcBorders>
            <w:shd w:val="clear" w:color="000000" w:fill="FFFFFF"/>
            <w:noWrap/>
            <w:vAlign w:val="bottom"/>
            <w:hideMark/>
          </w:tcPr>
          <w:p w14:paraId="5D3A23D5"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4</w:t>
            </w:r>
          </w:p>
        </w:tc>
      </w:tr>
      <w:tr w:rsidR="000B175F" w:rsidRPr="0034197D" w14:paraId="567F1799"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555555"/>
            <w:noWrap/>
            <w:vAlign w:val="bottom"/>
            <w:hideMark/>
          </w:tcPr>
          <w:p w14:paraId="5B4CBF6D"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A58B2A8"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27CAACC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55213CC"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8CE4EFA"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7DB8ACC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24</w:t>
            </w:r>
          </w:p>
        </w:tc>
        <w:tc>
          <w:tcPr>
            <w:tcW w:w="683" w:type="dxa"/>
            <w:tcBorders>
              <w:top w:val="nil"/>
              <w:left w:val="nil"/>
              <w:bottom w:val="single" w:sz="4" w:space="0" w:color="auto"/>
              <w:right w:val="single" w:sz="8" w:space="0" w:color="auto"/>
            </w:tcBorders>
            <w:shd w:val="clear" w:color="000000" w:fill="FFFFFF"/>
            <w:noWrap/>
            <w:vAlign w:val="bottom"/>
            <w:hideMark/>
          </w:tcPr>
          <w:p w14:paraId="30CA2877"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0</w:t>
            </w:r>
          </w:p>
        </w:tc>
      </w:tr>
      <w:tr w:rsidR="000B175F" w:rsidRPr="0034197D" w14:paraId="055C93A9"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64B93587"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304759E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C51C9CA"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8B72B6B"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160963F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014CC823"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21</w:t>
            </w:r>
          </w:p>
        </w:tc>
        <w:tc>
          <w:tcPr>
            <w:tcW w:w="683" w:type="dxa"/>
            <w:tcBorders>
              <w:top w:val="nil"/>
              <w:left w:val="nil"/>
              <w:bottom w:val="single" w:sz="4" w:space="0" w:color="auto"/>
              <w:right w:val="single" w:sz="8" w:space="0" w:color="auto"/>
            </w:tcBorders>
            <w:shd w:val="clear" w:color="000000" w:fill="FFFFFF"/>
            <w:noWrap/>
            <w:vAlign w:val="bottom"/>
            <w:hideMark/>
          </w:tcPr>
          <w:p w14:paraId="79A68C2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0</w:t>
            </w:r>
          </w:p>
        </w:tc>
      </w:tr>
      <w:tr w:rsidR="000B175F" w:rsidRPr="0034197D" w14:paraId="6ECF0CC7"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4B997C68"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5A467C9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5D26B2C0"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30A4604B"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D0EF058"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3127244E"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20</w:t>
            </w:r>
          </w:p>
        </w:tc>
        <w:tc>
          <w:tcPr>
            <w:tcW w:w="683" w:type="dxa"/>
            <w:tcBorders>
              <w:top w:val="nil"/>
              <w:left w:val="nil"/>
              <w:bottom w:val="single" w:sz="4" w:space="0" w:color="auto"/>
              <w:right w:val="single" w:sz="8" w:space="0" w:color="auto"/>
            </w:tcBorders>
            <w:shd w:val="clear" w:color="000000" w:fill="FFFFFF"/>
            <w:noWrap/>
            <w:vAlign w:val="bottom"/>
            <w:hideMark/>
          </w:tcPr>
          <w:p w14:paraId="45A890FD"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0</w:t>
            </w:r>
          </w:p>
        </w:tc>
      </w:tr>
      <w:tr w:rsidR="000B175F" w:rsidRPr="0034197D" w14:paraId="16057522" w14:textId="77777777" w:rsidTr="000B175F">
        <w:trPr>
          <w:trHeight w:val="240"/>
        </w:trPr>
        <w:tc>
          <w:tcPr>
            <w:tcW w:w="396" w:type="dxa"/>
            <w:tcBorders>
              <w:top w:val="nil"/>
              <w:left w:val="single" w:sz="8" w:space="0" w:color="auto"/>
              <w:bottom w:val="single" w:sz="4" w:space="0" w:color="auto"/>
              <w:right w:val="single" w:sz="4" w:space="0" w:color="auto"/>
            </w:tcBorders>
            <w:shd w:val="clear" w:color="000000" w:fill="FFFFFF"/>
            <w:noWrap/>
            <w:vAlign w:val="bottom"/>
            <w:hideMark/>
          </w:tcPr>
          <w:p w14:paraId="182A2A74"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24AB56DE"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5C305B5D"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555555"/>
            <w:noWrap/>
            <w:vAlign w:val="bottom"/>
            <w:hideMark/>
          </w:tcPr>
          <w:p w14:paraId="462DDB06"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4" w:space="0" w:color="auto"/>
              <w:right w:val="single" w:sz="4" w:space="0" w:color="auto"/>
            </w:tcBorders>
            <w:shd w:val="clear" w:color="000000" w:fill="FFFFFF"/>
            <w:noWrap/>
            <w:vAlign w:val="bottom"/>
            <w:hideMark/>
          </w:tcPr>
          <w:p w14:paraId="68383FA8"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4" w:space="0" w:color="auto"/>
              <w:right w:val="single" w:sz="4" w:space="0" w:color="auto"/>
            </w:tcBorders>
            <w:shd w:val="clear" w:color="000000" w:fill="FFFFFF"/>
            <w:noWrap/>
            <w:vAlign w:val="bottom"/>
            <w:hideMark/>
          </w:tcPr>
          <w:p w14:paraId="50EEFF00"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18</w:t>
            </w:r>
          </w:p>
        </w:tc>
        <w:tc>
          <w:tcPr>
            <w:tcW w:w="683" w:type="dxa"/>
            <w:tcBorders>
              <w:top w:val="nil"/>
              <w:left w:val="nil"/>
              <w:bottom w:val="single" w:sz="4" w:space="0" w:color="auto"/>
              <w:right w:val="single" w:sz="8" w:space="0" w:color="auto"/>
            </w:tcBorders>
            <w:shd w:val="clear" w:color="000000" w:fill="FFFFFF"/>
            <w:noWrap/>
            <w:vAlign w:val="bottom"/>
            <w:hideMark/>
          </w:tcPr>
          <w:p w14:paraId="7BB97D36"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0</w:t>
            </w:r>
          </w:p>
        </w:tc>
      </w:tr>
      <w:tr w:rsidR="000B175F" w:rsidRPr="0034197D" w14:paraId="54189964" w14:textId="77777777" w:rsidTr="000B175F">
        <w:trPr>
          <w:trHeight w:val="42"/>
        </w:trPr>
        <w:tc>
          <w:tcPr>
            <w:tcW w:w="396" w:type="dxa"/>
            <w:tcBorders>
              <w:top w:val="nil"/>
              <w:left w:val="single" w:sz="8" w:space="0" w:color="auto"/>
              <w:bottom w:val="single" w:sz="8" w:space="0" w:color="auto"/>
              <w:right w:val="single" w:sz="4" w:space="0" w:color="auto"/>
            </w:tcBorders>
            <w:shd w:val="clear" w:color="000000" w:fill="FFFFFF"/>
            <w:noWrap/>
            <w:vAlign w:val="bottom"/>
            <w:hideMark/>
          </w:tcPr>
          <w:p w14:paraId="6A6B5E35"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8" w:space="0" w:color="auto"/>
              <w:right w:val="single" w:sz="4" w:space="0" w:color="auto"/>
            </w:tcBorders>
            <w:shd w:val="clear" w:color="000000" w:fill="555555"/>
            <w:noWrap/>
            <w:vAlign w:val="bottom"/>
            <w:hideMark/>
          </w:tcPr>
          <w:p w14:paraId="340A14AF"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8" w:space="0" w:color="auto"/>
              <w:right w:val="single" w:sz="4" w:space="0" w:color="auto"/>
            </w:tcBorders>
            <w:shd w:val="clear" w:color="000000" w:fill="FFFFFF"/>
            <w:noWrap/>
            <w:vAlign w:val="bottom"/>
            <w:hideMark/>
          </w:tcPr>
          <w:p w14:paraId="01C859F7"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396" w:type="dxa"/>
            <w:tcBorders>
              <w:top w:val="nil"/>
              <w:left w:val="nil"/>
              <w:bottom w:val="single" w:sz="8" w:space="0" w:color="auto"/>
              <w:right w:val="single" w:sz="4" w:space="0" w:color="auto"/>
            </w:tcBorders>
            <w:shd w:val="clear" w:color="000000" w:fill="555555"/>
            <w:noWrap/>
            <w:vAlign w:val="bottom"/>
            <w:hideMark/>
          </w:tcPr>
          <w:p w14:paraId="7E300AC7" w14:textId="77777777" w:rsidR="00BF2FAE" w:rsidRPr="00627105" w:rsidRDefault="00BF2FAE" w:rsidP="00C05EB1">
            <w:pPr>
              <w:rPr>
                <w:rFonts w:ascii="Calibri" w:eastAsia="Times New Roman" w:hAnsi="Calibri" w:cs="Calibri"/>
                <w:color w:val="555555"/>
                <w:sz w:val="20"/>
                <w:szCs w:val="20"/>
              </w:rPr>
            </w:pPr>
            <w:r w:rsidRPr="00627105">
              <w:rPr>
                <w:rFonts w:ascii="Calibri" w:eastAsia="Times New Roman" w:hAnsi="Calibri" w:cs="Calibri"/>
                <w:color w:val="555555"/>
                <w:sz w:val="20"/>
                <w:szCs w:val="20"/>
              </w:rPr>
              <w:t> </w:t>
            </w:r>
          </w:p>
        </w:tc>
        <w:tc>
          <w:tcPr>
            <w:tcW w:w="396" w:type="dxa"/>
            <w:tcBorders>
              <w:top w:val="nil"/>
              <w:left w:val="nil"/>
              <w:bottom w:val="single" w:sz="8" w:space="0" w:color="auto"/>
              <w:right w:val="single" w:sz="4" w:space="0" w:color="auto"/>
            </w:tcBorders>
            <w:shd w:val="clear" w:color="000000" w:fill="FFFFFF"/>
            <w:noWrap/>
            <w:vAlign w:val="bottom"/>
            <w:hideMark/>
          </w:tcPr>
          <w:p w14:paraId="141A8163" w14:textId="77777777" w:rsidR="00BF2FAE" w:rsidRPr="00627105" w:rsidRDefault="00BF2FAE" w:rsidP="00C05EB1">
            <w:pPr>
              <w:rPr>
                <w:rFonts w:ascii="Calibri" w:eastAsia="Times New Roman" w:hAnsi="Calibri" w:cs="Calibri"/>
                <w:color w:val="FFFFFF"/>
                <w:sz w:val="20"/>
                <w:szCs w:val="20"/>
              </w:rPr>
            </w:pPr>
            <w:r w:rsidRPr="00627105">
              <w:rPr>
                <w:rFonts w:ascii="Calibri" w:eastAsia="Times New Roman" w:hAnsi="Calibri" w:cs="Calibri"/>
                <w:color w:val="FFFFFF"/>
                <w:sz w:val="20"/>
                <w:szCs w:val="20"/>
              </w:rPr>
              <w:t> </w:t>
            </w:r>
          </w:p>
        </w:tc>
        <w:tc>
          <w:tcPr>
            <w:tcW w:w="683" w:type="dxa"/>
            <w:tcBorders>
              <w:top w:val="nil"/>
              <w:left w:val="nil"/>
              <w:bottom w:val="single" w:sz="8" w:space="0" w:color="auto"/>
              <w:right w:val="single" w:sz="4" w:space="0" w:color="auto"/>
            </w:tcBorders>
            <w:shd w:val="clear" w:color="000000" w:fill="FFFFFF"/>
            <w:noWrap/>
            <w:vAlign w:val="bottom"/>
            <w:hideMark/>
          </w:tcPr>
          <w:p w14:paraId="57E27E91"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w:t>
            </w:r>
          </w:p>
        </w:tc>
        <w:tc>
          <w:tcPr>
            <w:tcW w:w="683" w:type="dxa"/>
            <w:tcBorders>
              <w:top w:val="nil"/>
              <w:left w:val="nil"/>
              <w:bottom w:val="single" w:sz="8" w:space="0" w:color="auto"/>
              <w:right w:val="single" w:sz="8" w:space="0" w:color="auto"/>
            </w:tcBorders>
            <w:shd w:val="clear" w:color="000000" w:fill="FFFFFF"/>
            <w:noWrap/>
            <w:vAlign w:val="bottom"/>
            <w:hideMark/>
          </w:tcPr>
          <w:p w14:paraId="271E6515" w14:textId="77777777" w:rsidR="00BF2FAE" w:rsidRPr="00627105" w:rsidRDefault="00BF2FAE" w:rsidP="00C05EB1">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0</w:t>
            </w:r>
          </w:p>
        </w:tc>
      </w:tr>
    </w:tbl>
    <w:p w14:paraId="4C6AEDFA" w14:textId="77777777" w:rsidR="00E35775" w:rsidRDefault="00E35775" w:rsidP="00BF2FAE">
      <w:pPr>
        <w:rPr>
          <w:lang w:val="en-US"/>
        </w:rPr>
      </w:pPr>
    </w:p>
    <w:p w14:paraId="117AA774" w14:textId="6A0B3E89" w:rsidR="00E35775" w:rsidRDefault="00E35775" w:rsidP="00BF2FAE">
      <w:pPr>
        <w:rPr>
          <w:lang w:val="en-US"/>
        </w:rPr>
      </w:pPr>
      <w:r>
        <w:rPr>
          <w:lang w:val="en-US"/>
        </w:rPr>
        <w:t>b</w:t>
      </w:r>
    </w:p>
    <w:tbl>
      <w:tblPr>
        <w:tblW w:w="2019" w:type="dxa"/>
        <w:tblLook w:val="04A0" w:firstRow="1" w:lastRow="0" w:firstColumn="1" w:lastColumn="0" w:noHBand="0" w:noVBand="1"/>
      </w:tblPr>
      <w:tblGrid>
        <w:gridCol w:w="473"/>
        <w:gridCol w:w="473"/>
        <w:gridCol w:w="473"/>
        <w:gridCol w:w="773"/>
      </w:tblGrid>
      <w:tr w:rsidR="000B175F" w:rsidRPr="00E35775" w14:paraId="30BE232D" w14:textId="77777777" w:rsidTr="00627105">
        <w:trPr>
          <w:cantSplit/>
          <w:trHeight w:val="1084"/>
        </w:trPr>
        <w:tc>
          <w:tcPr>
            <w:tcW w:w="446" w:type="dxa"/>
            <w:tcBorders>
              <w:top w:val="single" w:sz="4" w:space="0" w:color="auto"/>
              <w:left w:val="single" w:sz="4" w:space="0" w:color="auto"/>
              <w:bottom w:val="single" w:sz="4" w:space="0" w:color="auto"/>
              <w:right w:val="single" w:sz="4" w:space="0" w:color="auto"/>
            </w:tcBorders>
            <w:shd w:val="clear" w:color="auto" w:fill="auto"/>
            <w:noWrap/>
            <w:textDirection w:val="btLr"/>
            <w:hideMark/>
          </w:tcPr>
          <w:p w14:paraId="33B2B287" w14:textId="77777777" w:rsidR="00E35775" w:rsidRPr="00627105" w:rsidRDefault="00E35775" w:rsidP="00627105">
            <w:pPr>
              <w:ind w:left="113" w:right="113"/>
              <w:jc w:val="center"/>
              <w:rPr>
                <w:rFonts w:ascii="Calibri" w:eastAsia="Times New Roman" w:hAnsi="Calibri" w:cs="Calibri"/>
                <w:b/>
                <w:bCs/>
                <w:sz w:val="20"/>
                <w:szCs w:val="20"/>
              </w:rPr>
            </w:pPr>
            <w:r w:rsidRPr="00627105">
              <w:rPr>
                <w:rFonts w:ascii="Calibri" w:eastAsia="Times New Roman" w:hAnsi="Calibri" w:cs="Calibri"/>
                <w:b/>
                <w:bCs/>
                <w:sz w:val="20"/>
                <w:szCs w:val="20"/>
              </w:rPr>
              <w:t>atRTD2</w:t>
            </w:r>
          </w:p>
        </w:tc>
        <w:tc>
          <w:tcPr>
            <w:tcW w:w="446" w:type="dxa"/>
            <w:tcBorders>
              <w:top w:val="single" w:sz="4" w:space="0" w:color="auto"/>
              <w:left w:val="nil"/>
              <w:bottom w:val="single" w:sz="4" w:space="0" w:color="auto"/>
              <w:right w:val="single" w:sz="4" w:space="0" w:color="auto"/>
            </w:tcBorders>
            <w:shd w:val="clear" w:color="auto" w:fill="auto"/>
            <w:noWrap/>
            <w:textDirection w:val="btLr"/>
            <w:hideMark/>
          </w:tcPr>
          <w:p w14:paraId="6977BDD5" w14:textId="77777777" w:rsidR="00E35775" w:rsidRPr="00627105" w:rsidRDefault="00E35775" w:rsidP="00627105">
            <w:pPr>
              <w:ind w:left="113" w:right="113"/>
              <w:jc w:val="center"/>
              <w:rPr>
                <w:rFonts w:ascii="Calibri" w:eastAsia="Times New Roman" w:hAnsi="Calibri" w:cs="Calibri"/>
                <w:b/>
                <w:bCs/>
                <w:sz w:val="20"/>
                <w:szCs w:val="20"/>
              </w:rPr>
            </w:pPr>
            <w:r w:rsidRPr="00627105">
              <w:rPr>
                <w:rFonts w:ascii="Calibri" w:eastAsia="Times New Roman" w:hAnsi="Calibri" w:cs="Calibri"/>
                <w:b/>
                <w:bCs/>
                <w:sz w:val="20"/>
                <w:szCs w:val="20"/>
              </w:rPr>
              <w:t>Araport11</w:t>
            </w:r>
          </w:p>
        </w:tc>
        <w:tc>
          <w:tcPr>
            <w:tcW w:w="446" w:type="dxa"/>
            <w:tcBorders>
              <w:top w:val="single" w:sz="4" w:space="0" w:color="auto"/>
              <w:left w:val="nil"/>
              <w:bottom w:val="single" w:sz="4" w:space="0" w:color="auto"/>
              <w:right w:val="single" w:sz="4" w:space="0" w:color="auto"/>
            </w:tcBorders>
            <w:shd w:val="clear" w:color="auto" w:fill="auto"/>
            <w:noWrap/>
            <w:textDirection w:val="btLr"/>
            <w:hideMark/>
          </w:tcPr>
          <w:p w14:paraId="31BA7796" w14:textId="77777777" w:rsidR="00E35775" w:rsidRPr="00627105" w:rsidRDefault="00E35775" w:rsidP="00627105">
            <w:pPr>
              <w:ind w:left="113" w:right="113"/>
              <w:jc w:val="center"/>
              <w:rPr>
                <w:rFonts w:ascii="Calibri" w:eastAsia="Times New Roman" w:hAnsi="Calibri" w:cs="Calibri"/>
                <w:b/>
                <w:bCs/>
                <w:sz w:val="20"/>
                <w:szCs w:val="20"/>
              </w:rPr>
            </w:pPr>
            <w:r w:rsidRPr="00627105">
              <w:rPr>
                <w:rFonts w:ascii="Calibri" w:eastAsia="Times New Roman" w:hAnsi="Calibri" w:cs="Calibri"/>
                <w:b/>
                <w:bCs/>
                <w:sz w:val="20"/>
                <w:szCs w:val="20"/>
              </w:rPr>
              <w:t>DRS EC</w:t>
            </w:r>
          </w:p>
        </w:tc>
        <w:tc>
          <w:tcPr>
            <w:tcW w:w="681" w:type="dxa"/>
            <w:tcBorders>
              <w:top w:val="single" w:sz="4" w:space="0" w:color="auto"/>
              <w:left w:val="nil"/>
              <w:bottom w:val="single" w:sz="4" w:space="0" w:color="auto"/>
              <w:right w:val="single" w:sz="4" w:space="0" w:color="auto"/>
            </w:tcBorders>
            <w:shd w:val="clear" w:color="auto" w:fill="auto"/>
            <w:noWrap/>
            <w:textDirection w:val="btLr"/>
            <w:hideMark/>
          </w:tcPr>
          <w:p w14:paraId="598A7BD9" w14:textId="77777777" w:rsidR="00E35775" w:rsidRPr="00627105" w:rsidRDefault="00E35775" w:rsidP="00627105">
            <w:pPr>
              <w:ind w:left="113" w:right="113"/>
              <w:jc w:val="center"/>
              <w:rPr>
                <w:rFonts w:ascii="Calibri" w:eastAsia="Times New Roman" w:hAnsi="Calibri" w:cs="Calibri"/>
                <w:b/>
                <w:bCs/>
                <w:sz w:val="20"/>
                <w:szCs w:val="20"/>
              </w:rPr>
            </w:pPr>
            <w:r w:rsidRPr="00627105">
              <w:rPr>
                <w:rFonts w:ascii="Calibri" w:eastAsia="Times New Roman" w:hAnsi="Calibri" w:cs="Calibri"/>
                <w:b/>
                <w:bCs/>
                <w:sz w:val="20"/>
                <w:szCs w:val="20"/>
              </w:rPr>
              <w:t>Isoforms</w:t>
            </w:r>
          </w:p>
        </w:tc>
      </w:tr>
      <w:tr w:rsidR="000B175F" w:rsidRPr="00E35775" w14:paraId="30E5EF64" w14:textId="77777777" w:rsidTr="00627105">
        <w:trPr>
          <w:trHeight w:val="263"/>
        </w:trPr>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09584C0B" w14:textId="7D9F121A"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69FB8B" w14:textId="087EA8B8" w:rsidR="00E35775" w:rsidRPr="00627105" w:rsidRDefault="00E35775" w:rsidP="00627105">
            <w:pPr>
              <w:rPr>
                <w:rFonts w:ascii="Calibri" w:eastAsia="Times New Roman" w:hAnsi="Calibri" w:cs="Calibri"/>
                <w:color w:val="FFFFFF"/>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E3CA27" w14:textId="59835B53" w:rsidR="00E35775" w:rsidRPr="00627105" w:rsidRDefault="00E35775" w:rsidP="00627105">
            <w:pPr>
              <w:rPr>
                <w:rFonts w:ascii="Calibri" w:eastAsia="Times New Roman" w:hAnsi="Calibri" w:cs="Calibri"/>
                <w:color w:val="FFFFFF"/>
                <w:sz w:val="20"/>
                <w:szCs w:val="20"/>
              </w:rPr>
            </w:pPr>
          </w:p>
        </w:tc>
        <w:tc>
          <w:tcPr>
            <w:tcW w:w="68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CF1F05" w14:textId="2A1FCFB8" w:rsidR="00E35775" w:rsidRPr="00627105" w:rsidRDefault="00E35775" w:rsidP="00E35775">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29</w:t>
            </w:r>
            <w:r w:rsidR="00101A2A">
              <w:rPr>
                <w:rFonts w:ascii="Calibri" w:eastAsia="Times New Roman" w:hAnsi="Calibri" w:cs="Calibri"/>
                <w:color w:val="000000"/>
                <w:sz w:val="20"/>
                <w:szCs w:val="20"/>
              </w:rPr>
              <w:t>,</w:t>
            </w:r>
            <w:r w:rsidRPr="00627105">
              <w:rPr>
                <w:rFonts w:ascii="Calibri" w:eastAsia="Times New Roman" w:hAnsi="Calibri" w:cs="Calibri"/>
                <w:color w:val="000000"/>
                <w:sz w:val="20"/>
                <w:szCs w:val="20"/>
              </w:rPr>
              <w:t>894</w:t>
            </w:r>
          </w:p>
        </w:tc>
      </w:tr>
      <w:tr w:rsidR="000B175F" w:rsidRPr="00E35775" w14:paraId="4F0A55AC" w14:textId="77777777" w:rsidTr="00627105">
        <w:trPr>
          <w:trHeight w:val="263"/>
        </w:trPr>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001D8A73" w14:textId="51383124"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08551D52" w14:textId="62A776C9"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528777" w14:textId="15C85D35" w:rsidR="00E35775" w:rsidRPr="00627105" w:rsidRDefault="00E35775" w:rsidP="00627105">
            <w:pPr>
              <w:rPr>
                <w:rFonts w:ascii="Calibri" w:eastAsia="Times New Roman" w:hAnsi="Calibri" w:cs="Calibri"/>
                <w:color w:val="FFFFFF"/>
                <w:sz w:val="20"/>
                <w:szCs w:val="20"/>
              </w:rPr>
            </w:pPr>
          </w:p>
        </w:tc>
        <w:tc>
          <w:tcPr>
            <w:tcW w:w="68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D23BCAF" w14:textId="7F057C2F" w:rsidR="00E35775" w:rsidRPr="00627105" w:rsidRDefault="00E35775" w:rsidP="00E35775">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27</w:t>
            </w:r>
            <w:r w:rsidR="00101A2A">
              <w:rPr>
                <w:rFonts w:ascii="Calibri" w:eastAsia="Times New Roman" w:hAnsi="Calibri" w:cs="Calibri"/>
                <w:color w:val="000000"/>
                <w:sz w:val="20"/>
                <w:szCs w:val="20"/>
              </w:rPr>
              <w:t>,</w:t>
            </w:r>
            <w:r w:rsidRPr="00627105">
              <w:rPr>
                <w:rFonts w:ascii="Calibri" w:eastAsia="Times New Roman" w:hAnsi="Calibri" w:cs="Calibri"/>
                <w:color w:val="000000"/>
                <w:sz w:val="20"/>
                <w:szCs w:val="20"/>
              </w:rPr>
              <w:t>585</w:t>
            </w:r>
          </w:p>
        </w:tc>
      </w:tr>
      <w:tr w:rsidR="000B175F" w:rsidRPr="00E35775" w14:paraId="28262860" w14:textId="77777777" w:rsidTr="00627105">
        <w:trPr>
          <w:trHeight w:val="263"/>
        </w:trPr>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5A8587FE" w14:textId="5C8C2F8E"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4FBEF350" w14:textId="4151325A"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6B892E4F" w14:textId="22E1FF06" w:rsidR="00E35775" w:rsidRPr="00627105" w:rsidRDefault="00E35775" w:rsidP="00627105">
            <w:pPr>
              <w:rPr>
                <w:rFonts w:ascii="Calibri" w:eastAsia="Times New Roman" w:hAnsi="Calibri" w:cs="Calibri"/>
                <w:color w:val="555555"/>
                <w:sz w:val="20"/>
                <w:szCs w:val="20"/>
              </w:rPr>
            </w:pPr>
          </w:p>
        </w:tc>
        <w:tc>
          <w:tcPr>
            <w:tcW w:w="68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C27C45" w14:textId="7BBF3BA5" w:rsidR="00E35775" w:rsidRPr="00627105" w:rsidRDefault="00E35775" w:rsidP="00E35775">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11</w:t>
            </w:r>
            <w:r w:rsidR="00101A2A">
              <w:rPr>
                <w:rFonts w:ascii="Calibri" w:eastAsia="Times New Roman" w:hAnsi="Calibri" w:cs="Calibri"/>
                <w:color w:val="000000"/>
                <w:sz w:val="20"/>
                <w:szCs w:val="20"/>
              </w:rPr>
              <w:t>,</w:t>
            </w:r>
            <w:r w:rsidRPr="00627105">
              <w:rPr>
                <w:rFonts w:ascii="Calibri" w:eastAsia="Times New Roman" w:hAnsi="Calibri" w:cs="Calibri"/>
                <w:color w:val="000000"/>
                <w:sz w:val="20"/>
                <w:szCs w:val="20"/>
              </w:rPr>
              <w:t>967</w:t>
            </w:r>
          </w:p>
        </w:tc>
      </w:tr>
      <w:tr w:rsidR="000B175F" w:rsidRPr="00E35775" w14:paraId="6DB91B6B" w14:textId="77777777" w:rsidTr="00627105">
        <w:trPr>
          <w:trHeight w:val="263"/>
        </w:trPr>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E7C563" w14:textId="79BDF8DC" w:rsidR="00E35775" w:rsidRPr="00627105" w:rsidRDefault="00E35775" w:rsidP="00627105">
            <w:pPr>
              <w:rPr>
                <w:rFonts w:ascii="Calibri" w:eastAsia="Times New Roman" w:hAnsi="Calibri" w:cs="Calibri"/>
                <w:color w:val="FFFFFF"/>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8C50FE" w14:textId="11D28856" w:rsidR="00E35775" w:rsidRPr="00627105" w:rsidRDefault="00E35775" w:rsidP="00627105">
            <w:pPr>
              <w:rPr>
                <w:rFonts w:ascii="Calibri" w:eastAsia="Times New Roman" w:hAnsi="Calibri" w:cs="Calibri"/>
                <w:color w:val="FFFFFF"/>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0A0BD494" w14:textId="58125C3E" w:rsidR="00E35775" w:rsidRPr="00627105" w:rsidRDefault="00E35775" w:rsidP="00627105">
            <w:pPr>
              <w:rPr>
                <w:rFonts w:ascii="Calibri" w:eastAsia="Times New Roman" w:hAnsi="Calibri" w:cs="Calibri"/>
                <w:color w:val="555555"/>
                <w:sz w:val="20"/>
                <w:szCs w:val="20"/>
              </w:rPr>
            </w:pPr>
          </w:p>
        </w:tc>
        <w:tc>
          <w:tcPr>
            <w:tcW w:w="68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E6DD01" w14:textId="3723A21E" w:rsidR="00E35775" w:rsidRPr="00627105" w:rsidRDefault="00E35775" w:rsidP="00E35775">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8</w:t>
            </w:r>
            <w:r w:rsidR="00101A2A">
              <w:rPr>
                <w:rFonts w:ascii="Calibri" w:eastAsia="Times New Roman" w:hAnsi="Calibri" w:cs="Calibri"/>
                <w:color w:val="000000"/>
                <w:sz w:val="20"/>
                <w:szCs w:val="20"/>
              </w:rPr>
              <w:t>,</w:t>
            </w:r>
            <w:r w:rsidRPr="00627105">
              <w:rPr>
                <w:rFonts w:ascii="Calibri" w:eastAsia="Times New Roman" w:hAnsi="Calibri" w:cs="Calibri"/>
                <w:color w:val="000000"/>
                <w:sz w:val="20"/>
                <w:szCs w:val="20"/>
              </w:rPr>
              <w:t>659</w:t>
            </w:r>
          </w:p>
        </w:tc>
      </w:tr>
      <w:tr w:rsidR="000B175F" w:rsidRPr="00E35775" w14:paraId="0FB7D274" w14:textId="77777777" w:rsidTr="00627105">
        <w:trPr>
          <w:trHeight w:val="263"/>
        </w:trPr>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15DD095" w14:textId="5C7A2C77" w:rsidR="00E35775" w:rsidRPr="00627105" w:rsidRDefault="00E35775" w:rsidP="00627105">
            <w:pPr>
              <w:rPr>
                <w:rFonts w:ascii="Calibri" w:eastAsia="Times New Roman" w:hAnsi="Calibri" w:cs="Calibri"/>
                <w:color w:val="FFFFFF"/>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3717C683" w14:textId="4A338632"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275619" w14:textId="6003CCF5" w:rsidR="00E35775" w:rsidRPr="00627105" w:rsidRDefault="00E35775" w:rsidP="00627105">
            <w:pPr>
              <w:rPr>
                <w:rFonts w:ascii="Calibri" w:eastAsia="Times New Roman" w:hAnsi="Calibri" w:cs="Calibri"/>
                <w:color w:val="FFFFFF"/>
                <w:sz w:val="20"/>
                <w:szCs w:val="20"/>
              </w:rPr>
            </w:pPr>
          </w:p>
        </w:tc>
        <w:tc>
          <w:tcPr>
            <w:tcW w:w="68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1ED400" w14:textId="02C0E55B" w:rsidR="00E35775" w:rsidRPr="00627105" w:rsidRDefault="00E35775" w:rsidP="00E35775">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w:t>
            </w:r>
            <w:r w:rsidR="00101A2A">
              <w:rPr>
                <w:rFonts w:ascii="Calibri" w:eastAsia="Times New Roman" w:hAnsi="Calibri" w:cs="Calibri"/>
                <w:color w:val="000000"/>
                <w:sz w:val="20"/>
                <w:szCs w:val="20"/>
              </w:rPr>
              <w:t>,</w:t>
            </w:r>
            <w:r w:rsidRPr="00627105">
              <w:rPr>
                <w:rFonts w:ascii="Calibri" w:eastAsia="Times New Roman" w:hAnsi="Calibri" w:cs="Calibri"/>
                <w:color w:val="000000"/>
                <w:sz w:val="20"/>
                <w:szCs w:val="20"/>
              </w:rPr>
              <w:t>788</w:t>
            </w:r>
          </w:p>
        </w:tc>
      </w:tr>
      <w:tr w:rsidR="000B175F" w:rsidRPr="00E35775" w14:paraId="53E87F45" w14:textId="77777777" w:rsidTr="00627105">
        <w:trPr>
          <w:trHeight w:val="263"/>
        </w:trPr>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1A116670" w14:textId="0FAA7F83"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93964E" w14:textId="32F1C069" w:rsidR="00E35775" w:rsidRPr="00627105" w:rsidRDefault="00E35775" w:rsidP="00627105">
            <w:pPr>
              <w:rPr>
                <w:rFonts w:ascii="Calibri" w:eastAsia="Times New Roman" w:hAnsi="Calibri" w:cs="Calibri"/>
                <w:color w:val="FFFFFF"/>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40F9E9FB" w14:textId="652C69F3" w:rsidR="00E35775" w:rsidRPr="00627105" w:rsidRDefault="00E35775" w:rsidP="00627105">
            <w:pPr>
              <w:rPr>
                <w:rFonts w:ascii="Calibri" w:eastAsia="Times New Roman" w:hAnsi="Calibri" w:cs="Calibri"/>
                <w:color w:val="555555"/>
                <w:sz w:val="20"/>
                <w:szCs w:val="20"/>
              </w:rPr>
            </w:pPr>
          </w:p>
        </w:tc>
        <w:tc>
          <w:tcPr>
            <w:tcW w:w="68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920C23" w14:textId="77777777" w:rsidR="00E35775" w:rsidRPr="00627105" w:rsidRDefault="00E35775" w:rsidP="00E35775">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756</w:t>
            </w:r>
          </w:p>
        </w:tc>
      </w:tr>
      <w:tr w:rsidR="000B175F" w:rsidRPr="00E35775" w14:paraId="78CB8415" w14:textId="77777777" w:rsidTr="00627105">
        <w:trPr>
          <w:trHeight w:val="263"/>
        </w:trPr>
        <w:tc>
          <w:tcPr>
            <w:tcW w:w="4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674AC4" w14:textId="5D42DEDB" w:rsidR="00E35775" w:rsidRPr="00627105" w:rsidRDefault="00E35775" w:rsidP="00627105">
            <w:pPr>
              <w:rPr>
                <w:rFonts w:ascii="Calibri" w:eastAsia="Times New Roman" w:hAnsi="Calibri" w:cs="Calibri"/>
                <w:color w:val="FFFFFF"/>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2AAC0CBC" w14:textId="3BB2603F" w:rsidR="00E35775" w:rsidRPr="00627105" w:rsidRDefault="00E35775" w:rsidP="00627105">
            <w:pPr>
              <w:rPr>
                <w:rFonts w:ascii="Calibri" w:eastAsia="Times New Roman" w:hAnsi="Calibri" w:cs="Calibri"/>
                <w:color w:val="555555"/>
                <w:sz w:val="20"/>
                <w:szCs w:val="20"/>
              </w:rPr>
            </w:pPr>
          </w:p>
        </w:tc>
        <w:tc>
          <w:tcPr>
            <w:tcW w:w="44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25713F5F" w14:textId="1FA3005F" w:rsidR="00E35775" w:rsidRPr="00627105" w:rsidRDefault="00E35775" w:rsidP="00627105">
            <w:pPr>
              <w:rPr>
                <w:rFonts w:ascii="Calibri" w:eastAsia="Times New Roman" w:hAnsi="Calibri" w:cs="Calibri"/>
                <w:color w:val="555555"/>
                <w:sz w:val="20"/>
                <w:szCs w:val="20"/>
              </w:rPr>
            </w:pPr>
          </w:p>
        </w:tc>
        <w:tc>
          <w:tcPr>
            <w:tcW w:w="68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98E666" w14:textId="77777777" w:rsidR="00E35775" w:rsidRPr="00627105" w:rsidRDefault="00E35775" w:rsidP="00E35775">
            <w:pPr>
              <w:jc w:val="right"/>
              <w:rPr>
                <w:rFonts w:ascii="Calibri" w:eastAsia="Times New Roman" w:hAnsi="Calibri" w:cs="Calibri"/>
                <w:color w:val="000000"/>
                <w:sz w:val="20"/>
                <w:szCs w:val="20"/>
              </w:rPr>
            </w:pPr>
            <w:r w:rsidRPr="00627105">
              <w:rPr>
                <w:rFonts w:ascii="Calibri" w:eastAsia="Times New Roman" w:hAnsi="Calibri" w:cs="Calibri"/>
                <w:color w:val="000000"/>
                <w:sz w:val="20"/>
                <w:szCs w:val="20"/>
              </w:rPr>
              <w:t>341</w:t>
            </w:r>
          </w:p>
        </w:tc>
      </w:tr>
    </w:tbl>
    <w:p w14:paraId="64B4E10F" w14:textId="77777777" w:rsidR="00E35775" w:rsidRDefault="00E35775" w:rsidP="00BF2FAE">
      <w:pPr>
        <w:rPr>
          <w:lang w:val="en-US"/>
        </w:rPr>
      </w:pPr>
    </w:p>
    <w:p w14:paraId="6C504CC4" w14:textId="7C8E8A94" w:rsidR="00BF2FAE" w:rsidRPr="0077010C" w:rsidRDefault="00BF2FAE" w:rsidP="00BF2FAE">
      <w:pPr>
        <w:rPr>
          <w:b/>
          <w:sz w:val="22"/>
          <w:szCs w:val="22"/>
        </w:rPr>
      </w:pPr>
      <w:commentRangeStart w:id="121"/>
      <w:r w:rsidRPr="00053DC2">
        <w:rPr>
          <w:b/>
          <w:sz w:val="22"/>
          <w:szCs w:val="22"/>
        </w:rPr>
        <w:t xml:space="preserve">Table </w:t>
      </w:r>
      <w:commentRangeEnd w:id="121"/>
      <w:r>
        <w:rPr>
          <w:rStyle w:val="CommentReference"/>
        </w:rPr>
        <w:commentReference w:id="121"/>
      </w:r>
      <w:r w:rsidRPr="00053DC2">
        <w:rPr>
          <w:b/>
          <w:sz w:val="22"/>
          <w:szCs w:val="22"/>
        </w:rPr>
        <w:t xml:space="preserve">S3. Splice junctions supported by nanopore DRS and Illumina </w:t>
      </w:r>
      <w:proofErr w:type="spellStart"/>
      <w:r w:rsidRPr="00053DC2">
        <w:rPr>
          <w:b/>
          <w:sz w:val="22"/>
          <w:szCs w:val="22"/>
        </w:rPr>
        <w:t>RNAseq</w:t>
      </w:r>
      <w:proofErr w:type="spellEnd"/>
    </w:p>
    <w:p w14:paraId="5F9DEF7D" w14:textId="0725CB78" w:rsidR="00BF2FAE" w:rsidRPr="00084C41" w:rsidRDefault="00BF2FAE" w:rsidP="00BF2FAE">
      <w:pPr>
        <w:rPr>
          <w:sz w:val="22"/>
          <w:szCs w:val="22"/>
        </w:rPr>
      </w:pPr>
      <w:r w:rsidRPr="00084C41">
        <w:rPr>
          <w:sz w:val="22"/>
          <w:szCs w:val="22"/>
          <w:lang w:val="en-US"/>
        </w:rPr>
        <w:t>Table shows the numbers for the unique splice junction set intersections upset plot (Figure 4b)</w:t>
      </w:r>
      <w:r w:rsidR="00E35775">
        <w:rPr>
          <w:sz w:val="22"/>
          <w:szCs w:val="22"/>
          <w:lang w:val="en-US"/>
        </w:rPr>
        <w:t>, and unique linked splicing events upset plot (Figure 4c)</w:t>
      </w:r>
      <w:r w:rsidRPr="00084C41">
        <w:rPr>
          <w:sz w:val="22"/>
          <w:szCs w:val="22"/>
          <w:lang w:val="en-US"/>
        </w:rPr>
        <w:t xml:space="preserve">. Shaded cells denote sets included in the intersection for that row, whilst unshaded cells denote sets excluded from the intersection. Rows are sorted by the size of the intersection for canonical splice junctions. </w:t>
      </w:r>
    </w:p>
    <w:p w14:paraId="38B6095A" w14:textId="332E2D93" w:rsidR="4979BB12" w:rsidRDefault="4979BB12">
      <w:r>
        <w:br w:type="page"/>
      </w:r>
    </w:p>
    <w:p w14:paraId="48F98B04" w14:textId="11EEFE90" w:rsidR="00BF2FAE" w:rsidRPr="00AD15C9" w:rsidRDefault="00BF2FAE" w:rsidP="00BF2FAE"/>
    <w:tbl>
      <w:tblPr>
        <w:tblW w:w="5112" w:type="pct"/>
        <w:tblLayout w:type="fixed"/>
        <w:tblLook w:val="04A0" w:firstRow="1" w:lastRow="0" w:firstColumn="1" w:lastColumn="0" w:noHBand="0" w:noVBand="1"/>
      </w:tblPr>
      <w:tblGrid>
        <w:gridCol w:w="1053"/>
        <w:gridCol w:w="1075"/>
        <w:gridCol w:w="3390"/>
        <w:gridCol w:w="786"/>
        <w:gridCol w:w="756"/>
        <w:gridCol w:w="957"/>
        <w:gridCol w:w="1185"/>
      </w:tblGrid>
      <w:tr w:rsidR="00BF2FAE" w:rsidRPr="001646FC" w14:paraId="4B47E084" w14:textId="77777777" w:rsidTr="00C05EB1">
        <w:trPr>
          <w:trHeight w:val="809"/>
        </w:trPr>
        <w:tc>
          <w:tcPr>
            <w:tcW w:w="572" w:type="pct"/>
            <w:tcBorders>
              <w:top w:val="single" w:sz="8" w:space="0" w:color="1C1B1D"/>
              <w:left w:val="single" w:sz="8" w:space="0" w:color="1C1B1D"/>
              <w:bottom w:val="nil"/>
              <w:right w:val="single" w:sz="8" w:space="0" w:color="1C1B1D"/>
            </w:tcBorders>
            <w:shd w:val="clear" w:color="auto" w:fill="auto"/>
            <w:noWrap/>
            <w:hideMark/>
          </w:tcPr>
          <w:p w14:paraId="2856F4EB" w14:textId="77777777" w:rsidR="00BF2FAE" w:rsidRPr="007D48C3" w:rsidRDefault="00BF2FAE" w:rsidP="00C05EB1">
            <w:pPr>
              <w:jc w:val="center"/>
              <w:rPr>
                <w:rFonts w:eastAsia="Times New Roman" w:cstheme="minorHAnsi"/>
                <w:b/>
                <w:bCs/>
                <w:sz w:val="15"/>
                <w:szCs w:val="15"/>
              </w:rPr>
            </w:pPr>
            <w:r w:rsidRPr="007D48C3">
              <w:rPr>
                <w:rFonts w:eastAsia="Times New Roman" w:cstheme="minorHAnsi"/>
                <w:b/>
                <w:bCs/>
                <w:sz w:val="15"/>
                <w:szCs w:val="15"/>
              </w:rPr>
              <w:t>AGI ID</w:t>
            </w:r>
          </w:p>
        </w:tc>
        <w:tc>
          <w:tcPr>
            <w:tcW w:w="584" w:type="pct"/>
            <w:tcBorders>
              <w:top w:val="single" w:sz="8" w:space="0" w:color="1C1B1D"/>
              <w:left w:val="single" w:sz="8" w:space="0" w:color="1C1B1D"/>
              <w:bottom w:val="nil"/>
              <w:right w:val="single" w:sz="8" w:space="0" w:color="1C1B1D"/>
            </w:tcBorders>
            <w:shd w:val="clear" w:color="auto" w:fill="auto"/>
            <w:noWrap/>
            <w:hideMark/>
          </w:tcPr>
          <w:p w14:paraId="2AFE9465" w14:textId="77777777" w:rsidR="00BF2FAE" w:rsidRPr="007D48C3" w:rsidRDefault="00BF2FAE" w:rsidP="00C05EB1">
            <w:pPr>
              <w:jc w:val="center"/>
              <w:rPr>
                <w:rFonts w:eastAsia="Times New Roman" w:cstheme="minorHAnsi"/>
                <w:b/>
                <w:bCs/>
                <w:sz w:val="15"/>
                <w:szCs w:val="15"/>
              </w:rPr>
            </w:pPr>
            <w:r w:rsidRPr="007D48C3">
              <w:rPr>
                <w:rFonts w:eastAsia="Times New Roman" w:cstheme="minorHAnsi"/>
                <w:b/>
                <w:bCs/>
                <w:sz w:val="15"/>
                <w:szCs w:val="15"/>
              </w:rPr>
              <w:t>Gene Name</w:t>
            </w:r>
          </w:p>
        </w:tc>
        <w:tc>
          <w:tcPr>
            <w:tcW w:w="1842" w:type="pct"/>
            <w:tcBorders>
              <w:top w:val="single" w:sz="8" w:space="0" w:color="1C1B1D"/>
              <w:left w:val="single" w:sz="8" w:space="0" w:color="1C1B1D"/>
              <w:bottom w:val="nil"/>
              <w:right w:val="single" w:sz="8" w:space="0" w:color="1C1B1D"/>
            </w:tcBorders>
            <w:shd w:val="clear" w:color="auto" w:fill="auto"/>
            <w:noWrap/>
            <w:hideMark/>
          </w:tcPr>
          <w:p w14:paraId="038FA2F0" w14:textId="77777777" w:rsidR="00BF2FAE" w:rsidRPr="007D48C3" w:rsidRDefault="00BF2FAE" w:rsidP="00C05EB1">
            <w:pPr>
              <w:jc w:val="center"/>
              <w:rPr>
                <w:rFonts w:eastAsia="Times New Roman" w:cstheme="minorHAnsi"/>
                <w:b/>
                <w:bCs/>
                <w:sz w:val="15"/>
                <w:szCs w:val="15"/>
              </w:rPr>
            </w:pPr>
            <w:r w:rsidRPr="007D48C3">
              <w:rPr>
                <w:rFonts w:eastAsia="Times New Roman" w:cstheme="minorHAnsi"/>
                <w:b/>
                <w:bCs/>
                <w:sz w:val="15"/>
                <w:szCs w:val="15"/>
              </w:rPr>
              <w:t>Pathway</w:t>
            </w:r>
          </w:p>
        </w:tc>
        <w:tc>
          <w:tcPr>
            <w:tcW w:w="427" w:type="pct"/>
            <w:tcBorders>
              <w:top w:val="single" w:sz="8" w:space="0" w:color="1C1B1D"/>
              <w:left w:val="single" w:sz="8" w:space="0" w:color="1C1B1D"/>
              <w:bottom w:val="nil"/>
              <w:right w:val="single" w:sz="8" w:space="0" w:color="1C1B1D"/>
            </w:tcBorders>
            <w:shd w:val="clear" w:color="auto" w:fill="auto"/>
            <w:noWrap/>
            <w:hideMark/>
          </w:tcPr>
          <w:p w14:paraId="386A862A" w14:textId="77777777" w:rsidR="00BF2FAE" w:rsidRPr="001646FC" w:rsidRDefault="00BF2FAE" w:rsidP="00C05EB1">
            <w:pPr>
              <w:jc w:val="center"/>
              <w:rPr>
                <w:rFonts w:eastAsia="Times New Roman" w:cstheme="minorHAnsi"/>
                <w:b/>
                <w:bCs/>
                <w:sz w:val="15"/>
                <w:szCs w:val="15"/>
              </w:rPr>
            </w:pPr>
            <w:r w:rsidRPr="007D48C3">
              <w:rPr>
                <w:rFonts w:eastAsia="Times New Roman" w:cstheme="minorHAnsi"/>
                <w:b/>
                <w:bCs/>
                <w:sz w:val="15"/>
                <w:szCs w:val="15"/>
              </w:rPr>
              <w:t>Log2</w:t>
            </w:r>
          </w:p>
          <w:p w14:paraId="69A9BCD7" w14:textId="77777777" w:rsidR="00BF2FAE" w:rsidRPr="001646FC" w:rsidRDefault="00BF2FAE" w:rsidP="00C05EB1">
            <w:pPr>
              <w:jc w:val="center"/>
              <w:rPr>
                <w:rFonts w:eastAsia="Times New Roman" w:cstheme="minorHAnsi"/>
                <w:b/>
                <w:bCs/>
                <w:sz w:val="15"/>
                <w:szCs w:val="15"/>
              </w:rPr>
            </w:pPr>
            <w:r w:rsidRPr="007D48C3">
              <w:rPr>
                <w:rFonts w:eastAsia="Times New Roman" w:cstheme="minorHAnsi"/>
                <w:b/>
                <w:bCs/>
                <w:sz w:val="15"/>
                <w:szCs w:val="15"/>
              </w:rPr>
              <w:t>Fold</w:t>
            </w:r>
          </w:p>
          <w:p w14:paraId="2FBE7E2A" w14:textId="77777777" w:rsidR="00BF2FAE" w:rsidRPr="007D48C3" w:rsidRDefault="00BF2FAE" w:rsidP="00C05EB1">
            <w:pPr>
              <w:jc w:val="center"/>
              <w:rPr>
                <w:rFonts w:eastAsia="Times New Roman" w:cstheme="minorHAnsi"/>
                <w:b/>
                <w:bCs/>
                <w:sz w:val="15"/>
                <w:szCs w:val="15"/>
              </w:rPr>
            </w:pPr>
            <w:r w:rsidRPr="007D48C3">
              <w:rPr>
                <w:rFonts w:eastAsia="Times New Roman" w:cstheme="minorHAnsi"/>
                <w:b/>
                <w:bCs/>
                <w:sz w:val="15"/>
                <w:szCs w:val="15"/>
              </w:rPr>
              <w:t>Change</w:t>
            </w:r>
          </w:p>
        </w:tc>
        <w:tc>
          <w:tcPr>
            <w:tcW w:w="411" w:type="pct"/>
            <w:tcBorders>
              <w:top w:val="single" w:sz="8" w:space="0" w:color="1C1B1D"/>
              <w:left w:val="single" w:sz="8" w:space="0" w:color="1C1B1D"/>
              <w:bottom w:val="nil"/>
              <w:right w:val="single" w:sz="8" w:space="0" w:color="1C1B1D"/>
            </w:tcBorders>
            <w:shd w:val="clear" w:color="auto" w:fill="auto"/>
            <w:noWrap/>
            <w:hideMark/>
          </w:tcPr>
          <w:p w14:paraId="39FAE6FA" w14:textId="77777777" w:rsidR="00BF2FAE" w:rsidRPr="001646FC" w:rsidRDefault="00BF2FAE" w:rsidP="00C05EB1">
            <w:pPr>
              <w:jc w:val="center"/>
              <w:rPr>
                <w:rFonts w:eastAsia="Times New Roman" w:cstheme="minorHAnsi"/>
                <w:b/>
                <w:bCs/>
                <w:sz w:val="15"/>
                <w:szCs w:val="15"/>
              </w:rPr>
            </w:pPr>
            <w:r w:rsidRPr="007D48C3">
              <w:rPr>
                <w:rFonts w:eastAsia="Times New Roman" w:cstheme="minorHAnsi"/>
                <w:b/>
                <w:bCs/>
                <w:sz w:val="15"/>
                <w:szCs w:val="15"/>
              </w:rPr>
              <w:t>Log2</w:t>
            </w:r>
          </w:p>
          <w:p w14:paraId="697BD6DD" w14:textId="77777777" w:rsidR="00BF2FAE" w:rsidRPr="001646FC" w:rsidRDefault="00BF2FAE" w:rsidP="00C05EB1">
            <w:pPr>
              <w:jc w:val="center"/>
              <w:rPr>
                <w:rFonts w:eastAsia="Times New Roman" w:cstheme="minorHAnsi"/>
                <w:b/>
                <w:bCs/>
                <w:sz w:val="15"/>
                <w:szCs w:val="15"/>
              </w:rPr>
            </w:pPr>
            <w:r w:rsidRPr="001646FC">
              <w:rPr>
                <w:rFonts w:eastAsia="Times New Roman" w:cstheme="minorHAnsi"/>
                <w:b/>
                <w:bCs/>
                <w:sz w:val="15"/>
                <w:szCs w:val="15"/>
              </w:rPr>
              <w:t>c</w:t>
            </w:r>
            <w:r w:rsidRPr="007D48C3">
              <w:rPr>
                <w:rFonts w:eastAsia="Times New Roman" w:cstheme="minorHAnsi"/>
                <w:b/>
                <w:bCs/>
                <w:sz w:val="15"/>
                <w:szCs w:val="15"/>
              </w:rPr>
              <w:t>ounts</w:t>
            </w:r>
          </w:p>
          <w:p w14:paraId="4EEED884" w14:textId="77777777" w:rsidR="00BF2FAE" w:rsidRPr="001646FC" w:rsidRDefault="00BF2FAE" w:rsidP="00C05EB1">
            <w:pPr>
              <w:jc w:val="center"/>
              <w:rPr>
                <w:rFonts w:eastAsia="Times New Roman" w:cstheme="minorHAnsi"/>
                <w:b/>
                <w:bCs/>
                <w:sz w:val="15"/>
                <w:szCs w:val="15"/>
              </w:rPr>
            </w:pPr>
            <w:r w:rsidRPr="001646FC">
              <w:rPr>
                <w:rFonts w:eastAsia="Times New Roman" w:cstheme="minorHAnsi"/>
                <w:b/>
                <w:bCs/>
                <w:sz w:val="15"/>
                <w:szCs w:val="15"/>
              </w:rPr>
              <w:t>p</w:t>
            </w:r>
            <w:r w:rsidRPr="007D48C3">
              <w:rPr>
                <w:rFonts w:eastAsia="Times New Roman" w:cstheme="minorHAnsi"/>
                <w:b/>
                <w:bCs/>
                <w:sz w:val="15"/>
                <w:szCs w:val="15"/>
              </w:rPr>
              <w:t>er</w:t>
            </w:r>
          </w:p>
          <w:p w14:paraId="3BF51FF0" w14:textId="77777777" w:rsidR="00BF2FAE" w:rsidRPr="007D48C3" w:rsidRDefault="00BF2FAE" w:rsidP="00C05EB1">
            <w:pPr>
              <w:jc w:val="center"/>
              <w:rPr>
                <w:rFonts w:eastAsia="Times New Roman" w:cstheme="minorHAnsi"/>
                <w:b/>
                <w:bCs/>
                <w:sz w:val="15"/>
                <w:szCs w:val="15"/>
              </w:rPr>
            </w:pPr>
            <w:r w:rsidRPr="007D48C3">
              <w:rPr>
                <w:rFonts w:eastAsia="Times New Roman" w:cstheme="minorHAnsi"/>
                <w:b/>
                <w:bCs/>
                <w:sz w:val="15"/>
                <w:szCs w:val="15"/>
              </w:rPr>
              <w:t>million</w:t>
            </w:r>
          </w:p>
        </w:tc>
        <w:tc>
          <w:tcPr>
            <w:tcW w:w="520" w:type="pct"/>
            <w:tcBorders>
              <w:top w:val="single" w:sz="8" w:space="0" w:color="1C1B1D"/>
              <w:left w:val="single" w:sz="8" w:space="0" w:color="1C1B1D"/>
              <w:bottom w:val="nil"/>
              <w:right w:val="single" w:sz="8" w:space="0" w:color="1C1B1D"/>
            </w:tcBorders>
            <w:shd w:val="clear" w:color="auto" w:fill="auto"/>
            <w:noWrap/>
            <w:hideMark/>
          </w:tcPr>
          <w:p w14:paraId="45D707D0" w14:textId="77777777" w:rsidR="00BF2FAE" w:rsidRPr="001646FC" w:rsidRDefault="00BF2FAE" w:rsidP="00C05EB1">
            <w:pPr>
              <w:jc w:val="center"/>
              <w:rPr>
                <w:rFonts w:eastAsia="Times New Roman" w:cstheme="minorHAnsi"/>
                <w:b/>
                <w:bCs/>
                <w:sz w:val="15"/>
                <w:szCs w:val="15"/>
              </w:rPr>
            </w:pPr>
            <w:r w:rsidRPr="007D48C3">
              <w:rPr>
                <w:rFonts w:eastAsia="Times New Roman" w:cstheme="minorHAnsi"/>
                <w:b/>
                <w:bCs/>
                <w:sz w:val="15"/>
                <w:szCs w:val="15"/>
              </w:rPr>
              <w:t>False</w:t>
            </w:r>
          </w:p>
          <w:p w14:paraId="6553974B" w14:textId="77777777" w:rsidR="00BF2FAE" w:rsidRPr="001646FC" w:rsidRDefault="00BF2FAE" w:rsidP="00C05EB1">
            <w:pPr>
              <w:jc w:val="center"/>
              <w:rPr>
                <w:rFonts w:eastAsia="Times New Roman" w:cstheme="minorHAnsi"/>
                <w:b/>
                <w:bCs/>
                <w:sz w:val="15"/>
                <w:szCs w:val="15"/>
              </w:rPr>
            </w:pPr>
            <w:r w:rsidRPr="007D48C3">
              <w:rPr>
                <w:rFonts w:eastAsia="Times New Roman" w:cstheme="minorHAnsi"/>
                <w:b/>
                <w:bCs/>
                <w:sz w:val="15"/>
                <w:szCs w:val="15"/>
              </w:rPr>
              <w:t>Discovery</w:t>
            </w:r>
          </w:p>
          <w:p w14:paraId="52E00531" w14:textId="77777777" w:rsidR="00BF2FAE" w:rsidRPr="007D48C3" w:rsidRDefault="00BF2FAE" w:rsidP="00C05EB1">
            <w:pPr>
              <w:jc w:val="center"/>
              <w:rPr>
                <w:rFonts w:eastAsia="Times New Roman" w:cstheme="minorHAnsi"/>
                <w:b/>
                <w:bCs/>
                <w:sz w:val="15"/>
                <w:szCs w:val="15"/>
              </w:rPr>
            </w:pPr>
            <w:r w:rsidRPr="007D48C3">
              <w:rPr>
                <w:rFonts w:eastAsia="Times New Roman" w:cstheme="minorHAnsi"/>
                <w:b/>
                <w:bCs/>
                <w:sz w:val="15"/>
                <w:szCs w:val="15"/>
              </w:rPr>
              <w:t>Rate</w:t>
            </w:r>
          </w:p>
        </w:tc>
        <w:tc>
          <w:tcPr>
            <w:tcW w:w="644" w:type="pct"/>
            <w:tcBorders>
              <w:top w:val="single" w:sz="8" w:space="0" w:color="1C1B1D"/>
              <w:left w:val="single" w:sz="8" w:space="0" w:color="1C1B1D"/>
              <w:bottom w:val="single" w:sz="4" w:space="0" w:color="auto"/>
              <w:right w:val="single" w:sz="8" w:space="0" w:color="1C1B1D"/>
            </w:tcBorders>
            <w:shd w:val="clear" w:color="auto" w:fill="auto"/>
            <w:noWrap/>
            <w:hideMark/>
          </w:tcPr>
          <w:p w14:paraId="773406AF" w14:textId="77777777" w:rsidR="00BF2FAE" w:rsidRPr="001646FC" w:rsidRDefault="00BF2FAE" w:rsidP="00C05EB1">
            <w:pPr>
              <w:jc w:val="center"/>
              <w:rPr>
                <w:rFonts w:eastAsia="Times New Roman" w:cstheme="minorHAnsi"/>
                <w:b/>
                <w:bCs/>
                <w:sz w:val="15"/>
                <w:szCs w:val="15"/>
              </w:rPr>
            </w:pPr>
            <w:r w:rsidRPr="007D48C3">
              <w:rPr>
                <w:rFonts w:eastAsia="Times New Roman" w:cstheme="minorHAnsi"/>
                <w:b/>
                <w:bCs/>
                <w:sz w:val="15"/>
                <w:szCs w:val="15"/>
              </w:rPr>
              <w:t>Differentially</w:t>
            </w:r>
          </w:p>
          <w:p w14:paraId="21F15845" w14:textId="77777777" w:rsidR="00BF2FAE" w:rsidRDefault="00BF2FAE" w:rsidP="00C05EB1">
            <w:pPr>
              <w:jc w:val="center"/>
              <w:rPr>
                <w:rFonts w:eastAsia="Times New Roman" w:cstheme="minorHAnsi"/>
                <w:b/>
                <w:bCs/>
                <w:sz w:val="15"/>
                <w:szCs w:val="15"/>
              </w:rPr>
            </w:pPr>
            <w:r w:rsidRPr="007D48C3">
              <w:rPr>
                <w:rFonts w:eastAsia="Times New Roman" w:cstheme="minorHAnsi"/>
                <w:b/>
                <w:bCs/>
                <w:sz w:val="15"/>
                <w:szCs w:val="15"/>
              </w:rPr>
              <w:t>Expressed</w:t>
            </w:r>
          </w:p>
          <w:p w14:paraId="42D409BC" w14:textId="77777777" w:rsidR="00BF2FAE" w:rsidRDefault="00BF2FAE" w:rsidP="00C05EB1">
            <w:pPr>
              <w:jc w:val="center"/>
              <w:rPr>
                <w:rFonts w:eastAsia="Times New Roman" w:cstheme="minorHAnsi"/>
                <w:b/>
                <w:bCs/>
                <w:sz w:val="15"/>
                <w:szCs w:val="15"/>
              </w:rPr>
            </w:pPr>
            <w:r>
              <w:rPr>
                <w:rFonts w:eastAsia="Times New Roman" w:cstheme="minorHAnsi"/>
                <w:b/>
                <w:bCs/>
                <w:sz w:val="15"/>
                <w:szCs w:val="15"/>
              </w:rPr>
              <w:t xml:space="preserve">(abs </w:t>
            </w:r>
            <w:proofErr w:type="spellStart"/>
            <w:r>
              <w:rPr>
                <w:rFonts w:eastAsia="Times New Roman" w:cstheme="minorHAnsi"/>
                <w:b/>
                <w:bCs/>
                <w:sz w:val="15"/>
                <w:szCs w:val="15"/>
              </w:rPr>
              <w:t>logFC</w:t>
            </w:r>
            <w:proofErr w:type="spellEnd"/>
            <w:r>
              <w:rPr>
                <w:rFonts w:eastAsia="Times New Roman" w:cstheme="minorHAnsi"/>
                <w:b/>
                <w:bCs/>
                <w:sz w:val="15"/>
                <w:szCs w:val="15"/>
              </w:rPr>
              <w:t xml:space="preserve"> &gt; 1,</w:t>
            </w:r>
          </w:p>
          <w:p w14:paraId="5B8653C0" w14:textId="77777777" w:rsidR="00BF2FAE" w:rsidRPr="007D48C3" w:rsidRDefault="00BF2FAE" w:rsidP="00C05EB1">
            <w:pPr>
              <w:jc w:val="center"/>
              <w:rPr>
                <w:rFonts w:eastAsia="Times New Roman" w:cstheme="minorHAnsi"/>
                <w:b/>
                <w:bCs/>
                <w:sz w:val="15"/>
                <w:szCs w:val="15"/>
              </w:rPr>
            </w:pPr>
            <w:r>
              <w:rPr>
                <w:rFonts w:eastAsia="Times New Roman" w:cstheme="minorHAnsi"/>
                <w:b/>
                <w:bCs/>
                <w:sz w:val="15"/>
                <w:szCs w:val="15"/>
              </w:rPr>
              <w:t>FDR &lt; 0.05)</w:t>
            </w:r>
          </w:p>
        </w:tc>
      </w:tr>
      <w:tr w:rsidR="00BF2FAE" w:rsidRPr="001646FC" w14:paraId="16CE8750" w14:textId="77777777" w:rsidTr="00C05EB1">
        <w:trPr>
          <w:trHeight w:val="85"/>
        </w:trPr>
        <w:tc>
          <w:tcPr>
            <w:tcW w:w="572" w:type="pct"/>
            <w:tcBorders>
              <w:top w:val="single" w:sz="4" w:space="0" w:color="auto"/>
              <w:left w:val="single" w:sz="8" w:space="0" w:color="1C1B1D"/>
              <w:bottom w:val="nil"/>
              <w:right w:val="single" w:sz="8" w:space="0" w:color="1C1B1D"/>
            </w:tcBorders>
            <w:shd w:val="clear" w:color="auto" w:fill="auto"/>
            <w:noWrap/>
            <w:vAlign w:val="bottom"/>
            <w:hideMark/>
          </w:tcPr>
          <w:p w14:paraId="1F7CF3C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AT2G19520</w:t>
            </w:r>
          </w:p>
        </w:tc>
        <w:tc>
          <w:tcPr>
            <w:tcW w:w="584" w:type="pct"/>
            <w:tcBorders>
              <w:top w:val="single" w:sz="4" w:space="0" w:color="auto"/>
              <w:left w:val="single" w:sz="8" w:space="0" w:color="1C1B1D"/>
              <w:bottom w:val="nil"/>
              <w:right w:val="single" w:sz="8" w:space="0" w:color="1C1B1D"/>
            </w:tcBorders>
            <w:shd w:val="clear" w:color="auto" w:fill="auto"/>
            <w:noWrap/>
            <w:vAlign w:val="bottom"/>
            <w:hideMark/>
          </w:tcPr>
          <w:p w14:paraId="17A1129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FVE</w:t>
            </w:r>
          </w:p>
        </w:tc>
        <w:tc>
          <w:tcPr>
            <w:tcW w:w="1842" w:type="pct"/>
            <w:tcBorders>
              <w:top w:val="single" w:sz="4" w:space="0" w:color="auto"/>
              <w:left w:val="single" w:sz="8" w:space="0" w:color="1C1B1D"/>
              <w:bottom w:val="nil"/>
              <w:right w:val="single" w:sz="8" w:space="0" w:color="1C1B1D"/>
            </w:tcBorders>
            <w:shd w:val="clear" w:color="auto" w:fill="auto"/>
            <w:noWrap/>
            <w:vAlign w:val="bottom"/>
            <w:hideMark/>
          </w:tcPr>
          <w:p w14:paraId="19537AB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auto"/>
              <w:left w:val="single" w:sz="8" w:space="0" w:color="1C1B1D"/>
              <w:bottom w:val="nil"/>
              <w:right w:val="single" w:sz="8" w:space="0" w:color="1C1B1D"/>
            </w:tcBorders>
            <w:shd w:val="clear" w:color="auto" w:fill="auto"/>
            <w:noWrap/>
            <w:vAlign w:val="bottom"/>
            <w:hideMark/>
          </w:tcPr>
          <w:p w14:paraId="329746A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-0.40</w:t>
            </w:r>
          </w:p>
        </w:tc>
        <w:tc>
          <w:tcPr>
            <w:tcW w:w="411" w:type="pct"/>
            <w:tcBorders>
              <w:top w:val="single" w:sz="4" w:space="0" w:color="auto"/>
              <w:left w:val="single" w:sz="8" w:space="0" w:color="1C1B1D"/>
              <w:bottom w:val="nil"/>
              <w:right w:val="single" w:sz="8" w:space="0" w:color="1C1B1D"/>
            </w:tcBorders>
            <w:shd w:val="clear" w:color="auto" w:fill="auto"/>
            <w:noWrap/>
            <w:vAlign w:val="bottom"/>
            <w:hideMark/>
          </w:tcPr>
          <w:p w14:paraId="707E206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5.49</w:t>
            </w:r>
          </w:p>
        </w:tc>
        <w:tc>
          <w:tcPr>
            <w:tcW w:w="520" w:type="pct"/>
            <w:tcBorders>
              <w:top w:val="single" w:sz="4" w:space="0" w:color="auto"/>
              <w:left w:val="single" w:sz="8" w:space="0" w:color="1C1B1D"/>
              <w:bottom w:val="nil"/>
              <w:right w:val="single" w:sz="8" w:space="0" w:color="1C1B1D"/>
            </w:tcBorders>
            <w:shd w:val="clear" w:color="auto" w:fill="auto"/>
            <w:noWrap/>
            <w:vAlign w:val="bottom"/>
            <w:hideMark/>
          </w:tcPr>
          <w:p w14:paraId="31AED26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3.95E-08</w:t>
            </w:r>
          </w:p>
        </w:tc>
        <w:tc>
          <w:tcPr>
            <w:tcW w:w="644" w:type="pct"/>
            <w:tcBorders>
              <w:top w:val="nil"/>
              <w:left w:val="single" w:sz="8" w:space="0" w:color="1C1B1D"/>
              <w:bottom w:val="nil"/>
              <w:right w:val="single" w:sz="8" w:space="0" w:color="1C1B1D"/>
            </w:tcBorders>
            <w:shd w:val="clear" w:color="auto" w:fill="auto"/>
            <w:noWrap/>
            <w:vAlign w:val="bottom"/>
            <w:hideMark/>
          </w:tcPr>
          <w:p w14:paraId="1ACBC84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9D672E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C29BACB"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AT2G21660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7EFB01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ATGRP7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1438B5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744934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CD286A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6.11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3855A3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8.57E-01</w:t>
            </w:r>
          </w:p>
        </w:tc>
        <w:tc>
          <w:tcPr>
            <w:tcW w:w="644" w:type="pct"/>
            <w:tcBorders>
              <w:top w:val="nil"/>
              <w:left w:val="single" w:sz="8" w:space="0" w:color="1C1B1D"/>
              <w:bottom w:val="nil"/>
              <w:right w:val="single" w:sz="8" w:space="0" w:color="1C1B1D"/>
            </w:tcBorders>
            <w:shd w:val="clear" w:color="auto" w:fill="auto"/>
            <w:noWrap/>
            <w:vAlign w:val="bottom"/>
            <w:hideMark/>
          </w:tcPr>
          <w:p w14:paraId="5DE2334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20A94A8"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303CE2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AT2G43410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408A92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FPA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B4D0D3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601A41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0.70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801ED4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5.03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CF7FF6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1.75E-11</w:t>
            </w:r>
          </w:p>
        </w:tc>
        <w:tc>
          <w:tcPr>
            <w:tcW w:w="644" w:type="pct"/>
            <w:tcBorders>
              <w:top w:val="nil"/>
              <w:left w:val="single" w:sz="8" w:space="0" w:color="1C1B1D"/>
              <w:bottom w:val="nil"/>
              <w:right w:val="single" w:sz="8" w:space="0" w:color="1C1B1D"/>
            </w:tcBorders>
            <w:shd w:val="clear" w:color="auto" w:fill="auto"/>
            <w:noWrap/>
            <w:vAlign w:val="bottom"/>
            <w:hideMark/>
          </w:tcPr>
          <w:p w14:paraId="510EDB9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0863D7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AF5CD5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AT3G04610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2D37A6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FLK</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60C1F5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A1BC0A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5BA6B0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5.18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BA8093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5.90E-04</w:t>
            </w:r>
          </w:p>
        </w:tc>
        <w:tc>
          <w:tcPr>
            <w:tcW w:w="644" w:type="pct"/>
            <w:tcBorders>
              <w:top w:val="nil"/>
              <w:left w:val="single" w:sz="8" w:space="0" w:color="1C1B1D"/>
              <w:bottom w:val="nil"/>
              <w:right w:val="single" w:sz="8" w:space="0" w:color="1C1B1D"/>
            </w:tcBorders>
            <w:shd w:val="clear" w:color="auto" w:fill="auto"/>
            <w:noWrap/>
            <w:vAlign w:val="bottom"/>
            <w:hideMark/>
          </w:tcPr>
          <w:p w14:paraId="78773702"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1CFA9B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8EFD951"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AT3G10390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470B3E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2B320C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CFC529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6FA74A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3.80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15B05A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6.68E-03</w:t>
            </w:r>
          </w:p>
        </w:tc>
        <w:tc>
          <w:tcPr>
            <w:tcW w:w="644" w:type="pct"/>
            <w:tcBorders>
              <w:top w:val="nil"/>
              <w:left w:val="single" w:sz="8" w:space="0" w:color="1C1B1D"/>
              <w:bottom w:val="nil"/>
              <w:right w:val="single" w:sz="8" w:space="0" w:color="1C1B1D"/>
            </w:tcBorders>
            <w:shd w:val="clear" w:color="auto" w:fill="auto"/>
            <w:noWrap/>
            <w:vAlign w:val="bottom"/>
            <w:hideMark/>
          </w:tcPr>
          <w:p w14:paraId="2BF5050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3B4178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6AE1A0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AT4G02560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029953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64E904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F012B0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ADCEA3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812E43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7.49E-09</w:t>
            </w:r>
          </w:p>
        </w:tc>
        <w:tc>
          <w:tcPr>
            <w:tcW w:w="644" w:type="pct"/>
            <w:tcBorders>
              <w:top w:val="nil"/>
              <w:left w:val="single" w:sz="8" w:space="0" w:color="1C1B1D"/>
              <w:bottom w:val="nil"/>
              <w:right w:val="single" w:sz="8" w:space="0" w:color="1C1B1D"/>
            </w:tcBorders>
            <w:shd w:val="clear" w:color="auto" w:fill="auto"/>
            <w:noWrap/>
            <w:vAlign w:val="bottom"/>
            <w:hideMark/>
          </w:tcPr>
          <w:p w14:paraId="07C961A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AEE072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EF6E03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AT4G16280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0059AB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FCA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20C4EE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D3C664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0.71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12DD5D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5.02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6717DB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2.90E-09</w:t>
            </w:r>
          </w:p>
        </w:tc>
        <w:tc>
          <w:tcPr>
            <w:tcW w:w="644" w:type="pct"/>
            <w:tcBorders>
              <w:top w:val="nil"/>
              <w:left w:val="single" w:sz="8" w:space="0" w:color="1C1B1D"/>
              <w:bottom w:val="nil"/>
              <w:right w:val="single" w:sz="8" w:space="0" w:color="1C1B1D"/>
            </w:tcBorders>
            <w:shd w:val="clear" w:color="auto" w:fill="auto"/>
            <w:noWrap/>
            <w:vAlign w:val="bottom"/>
            <w:hideMark/>
          </w:tcPr>
          <w:p w14:paraId="6AF16CF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D87440C"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894A79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AT5G13480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9EE894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FY</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F15237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Autonomous</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8FE485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E2965B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3.80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52F842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8.78E-04</w:t>
            </w:r>
          </w:p>
        </w:tc>
        <w:tc>
          <w:tcPr>
            <w:tcW w:w="644" w:type="pct"/>
            <w:tcBorders>
              <w:top w:val="nil"/>
              <w:left w:val="single" w:sz="8" w:space="0" w:color="1C1B1D"/>
              <w:bottom w:val="nil"/>
              <w:right w:val="single" w:sz="8" w:space="0" w:color="1C1B1D"/>
            </w:tcBorders>
            <w:shd w:val="clear" w:color="auto" w:fill="auto"/>
            <w:noWrap/>
            <w:vAlign w:val="bottom"/>
            <w:hideMark/>
          </w:tcPr>
          <w:p w14:paraId="5AEDBD62"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BB18ADC"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94A6C5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AT4G22950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72AC8F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AGL19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F6CFF6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FLC-independent vernalization pathway</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38EF16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1.10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DD0C8B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0.81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DB1512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9.17E-04</w:t>
            </w:r>
          </w:p>
        </w:tc>
        <w:tc>
          <w:tcPr>
            <w:tcW w:w="644" w:type="pct"/>
            <w:tcBorders>
              <w:top w:val="nil"/>
              <w:left w:val="single" w:sz="8" w:space="0" w:color="1C1B1D"/>
              <w:bottom w:val="nil"/>
              <w:right w:val="single" w:sz="8" w:space="0" w:color="1C1B1D"/>
            </w:tcBorders>
            <w:shd w:val="clear" w:color="auto" w:fill="auto"/>
            <w:noWrap/>
            <w:vAlign w:val="bottom"/>
            <w:hideMark/>
          </w:tcPr>
          <w:p w14:paraId="1683070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4C0F65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528E24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AT2G45660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C7E8FA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SOC1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E59877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Floral integrator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BAE572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A52C0E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6.72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3BFEF5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4.55E-84</w:t>
            </w:r>
          </w:p>
        </w:tc>
        <w:tc>
          <w:tcPr>
            <w:tcW w:w="644" w:type="pct"/>
            <w:tcBorders>
              <w:top w:val="nil"/>
              <w:left w:val="single" w:sz="8" w:space="0" w:color="1C1B1D"/>
              <w:bottom w:val="nil"/>
              <w:right w:val="single" w:sz="8" w:space="0" w:color="1C1B1D"/>
            </w:tcBorders>
            <w:shd w:val="clear" w:color="auto" w:fill="auto"/>
            <w:noWrap/>
            <w:vAlign w:val="bottom"/>
            <w:hideMark/>
          </w:tcPr>
          <w:p w14:paraId="154D624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156E8F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9B6732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AT5G60910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76D081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FUL</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CDD5C6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Floral integrator and flower meristem identity</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32E149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-1.13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9D98C0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2.09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9DCA1F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1.84E-09</w:t>
            </w:r>
          </w:p>
        </w:tc>
        <w:tc>
          <w:tcPr>
            <w:tcW w:w="644" w:type="pct"/>
            <w:tcBorders>
              <w:top w:val="nil"/>
              <w:left w:val="single" w:sz="8" w:space="0" w:color="1C1B1D"/>
              <w:bottom w:val="nil"/>
              <w:right w:val="single" w:sz="8" w:space="0" w:color="1C1B1D"/>
            </w:tcBorders>
            <w:shd w:val="clear" w:color="auto" w:fill="auto"/>
            <w:noWrap/>
            <w:vAlign w:val="bottom"/>
            <w:hideMark/>
          </w:tcPr>
          <w:p w14:paraId="303F240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20CF4B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E33B77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AT1G25560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11381B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TEM1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46340B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EB7598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-0.81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AF2FCE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6.50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6DC971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3.83E-02</w:t>
            </w:r>
          </w:p>
        </w:tc>
        <w:tc>
          <w:tcPr>
            <w:tcW w:w="644" w:type="pct"/>
            <w:tcBorders>
              <w:top w:val="nil"/>
              <w:left w:val="single" w:sz="8" w:space="0" w:color="1C1B1D"/>
              <w:bottom w:val="nil"/>
              <w:right w:val="single" w:sz="8" w:space="0" w:color="1C1B1D"/>
            </w:tcBorders>
            <w:shd w:val="clear" w:color="auto" w:fill="auto"/>
            <w:noWrap/>
            <w:vAlign w:val="bottom"/>
            <w:hideMark/>
          </w:tcPr>
          <w:p w14:paraId="779DF6A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273957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615987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AT1G68840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58670E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TEM2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1A6722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9766EB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F82BB9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7.08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564ABE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6.30E-01</w:t>
            </w:r>
          </w:p>
        </w:tc>
        <w:tc>
          <w:tcPr>
            <w:tcW w:w="644" w:type="pct"/>
            <w:tcBorders>
              <w:top w:val="nil"/>
              <w:left w:val="single" w:sz="8" w:space="0" w:color="1C1B1D"/>
              <w:bottom w:val="nil"/>
              <w:right w:val="single" w:sz="8" w:space="0" w:color="1C1B1D"/>
            </w:tcBorders>
            <w:shd w:val="clear" w:color="auto" w:fill="auto"/>
            <w:noWrap/>
            <w:vAlign w:val="bottom"/>
            <w:hideMark/>
          </w:tcPr>
          <w:p w14:paraId="6222F73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BBA03B8"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73A83F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AT2G22540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AE5BDB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SVP</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AAB587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A6E92F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F08181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49123F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2.20E-03</w:t>
            </w:r>
          </w:p>
        </w:tc>
        <w:tc>
          <w:tcPr>
            <w:tcW w:w="644" w:type="pct"/>
            <w:tcBorders>
              <w:top w:val="nil"/>
              <w:left w:val="single" w:sz="8" w:space="0" w:color="1C1B1D"/>
              <w:bottom w:val="nil"/>
              <w:right w:val="single" w:sz="8" w:space="0" w:color="1C1B1D"/>
            </w:tcBorders>
            <w:shd w:val="clear" w:color="auto" w:fill="auto"/>
            <w:noWrap/>
            <w:vAlign w:val="bottom"/>
            <w:hideMark/>
          </w:tcPr>
          <w:p w14:paraId="7F1D8D1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31D432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A2D8063"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AT3G57390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EA327E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AGL18</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43FF11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410BD1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133355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3.30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491E22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5.36E-01</w:t>
            </w:r>
          </w:p>
        </w:tc>
        <w:tc>
          <w:tcPr>
            <w:tcW w:w="644" w:type="pct"/>
            <w:tcBorders>
              <w:top w:val="nil"/>
              <w:left w:val="single" w:sz="8" w:space="0" w:color="1C1B1D"/>
              <w:bottom w:val="nil"/>
              <w:right w:val="single" w:sz="8" w:space="0" w:color="1C1B1D"/>
            </w:tcBorders>
            <w:shd w:val="clear" w:color="auto" w:fill="auto"/>
            <w:noWrap/>
            <w:vAlign w:val="bottom"/>
            <w:hideMark/>
          </w:tcPr>
          <w:p w14:paraId="6B9D0D8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4FBFD6F"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4A5BE6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AT5G13790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585643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AGL15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962355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Floral repressor</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7A566F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F6C883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1.02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1B3A34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7.22E-02</w:t>
            </w:r>
          </w:p>
        </w:tc>
        <w:tc>
          <w:tcPr>
            <w:tcW w:w="644" w:type="pct"/>
            <w:tcBorders>
              <w:top w:val="nil"/>
              <w:left w:val="single" w:sz="8" w:space="0" w:color="1C1B1D"/>
              <w:bottom w:val="nil"/>
              <w:right w:val="single" w:sz="8" w:space="0" w:color="1C1B1D"/>
            </w:tcBorders>
            <w:shd w:val="clear" w:color="auto" w:fill="auto"/>
            <w:noWrap/>
            <w:vAlign w:val="bottom"/>
            <w:hideMark/>
          </w:tcPr>
          <w:p w14:paraId="738C35E1"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CCD0C2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2367F8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AT1G24260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FC7A06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SEP3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861965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Flower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2D24CD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1.02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8DBCDB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2.82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370DDD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9.91E-09</w:t>
            </w:r>
          </w:p>
        </w:tc>
        <w:tc>
          <w:tcPr>
            <w:tcW w:w="644" w:type="pct"/>
            <w:tcBorders>
              <w:top w:val="nil"/>
              <w:left w:val="single" w:sz="8" w:space="0" w:color="1C1B1D"/>
              <w:bottom w:val="nil"/>
              <w:right w:val="single" w:sz="8" w:space="0" w:color="1C1B1D"/>
            </w:tcBorders>
            <w:shd w:val="clear" w:color="auto" w:fill="auto"/>
            <w:noWrap/>
            <w:vAlign w:val="bottom"/>
            <w:hideMark/>
          </w:tcPr>
          <w:p w14:paraId="0BFB8FE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62B6F7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1580F9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AT1G02400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A5A91A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GA2ox6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F93B63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0C285C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192A0F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2.09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136321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3.69E-02</w:t>
            </w:r>
          </w:p>
        </w:tc>
        <w:tc>
          <w:tcPr>
            <w:tcW w:w="644" w:type="pct"/>
            <w:tcBorders>
              <w:top w:val="nil"/>
              <w:left w:val="single" w:sz="8" w:space="0" w:color="1C1B1D"/>
              <w:bottom w:val="nil"/>
              <w:right w:val="single" w:sz="8" w:space="0" w:color="1C1B1D"/>
            </w:tcBorders>
            <w:shd w:val="clear" w:color="auto" w:fill="auto"/>
            <w:noWrap/>
            <w:vAlign w:val="bottom"/>
            <w:hideMark/>
          </w:tcPr>
          <w:p w14:paraId="472CA10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3500DE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B60698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AT1G14920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CBDEB9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GAI</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D04B20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82DFDF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7750E0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6.22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0A8E55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5.95E-03</w:t>
            </w:r>
          </w:p>
        </w:tc>
        <w:tc>
          <w:tcPr>
            <w:tcW w:w="644" w:type="pct"/>
            <w:tcBorders>
              <w:top w:val="nil"/>
              <w:left w:val="single" w:sz="8" w:space="0" w:color="1C1B1D"/>
              <w:bottom w:val="nil"/>
              <w:right w:val="single" w:sz="8" w:space="0" w:color="1C1B1D"/>
            </w:tcBorders>
            <w:shd w:val="clear" w:color="auto" w:fill="auto"/>
            <w:noWrap/>
            <w:vAlign w:val="bottom"/>
            <w:hideMark/>
          </w:tcPr>
          <w:p w14:paraId="2A72DB3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4480B3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131BFEB"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AT1G15550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C9C56E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GA3ox1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4BF1FD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335F9A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8B6BD5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58A149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1.72E-02</w:t>
            </w:r>
          </w:p>
        </w:tc>
        <w:tc>
          <w:tcPr>
            <w:tcW w:w="644" w:type="pct"/>
            <w:tcBorders>
              <w:top w:val="nil"/>
              <w:left w:val="single" w:sz="8" w:space="0" w:color="1C1B1D"/>
              <w:bottom w:val="nil"/>
              <w:right w:val="single" w:sz="8" w:space="0" w:color="1C1B1D"/>
            </w:tcBorders>
            <w:shd w:val="clear" w:color="auto" w:fill="auto"/>
            <w:noWrap/>
            <w:vAlign w:val="bottom"/>
            <w:hideMark/>
          </w:tcPr>
          <w:p w14:paraId="6D43921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5D6AC2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AE22F7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AT1G18075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242D75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miR159b</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94B338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5050B4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0.72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D8F757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39A570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4.98E-02</w:t>
            </w:r>
          </w:p>
        </w:tc>
        <w:tc>
          <w:tcPr>
            <w:tcW w:w="644" w:type="pct"/>
            <w:tcBorders>
              <w:top w:val="nil"/>
              <w:left w:val="single" w:sz="8" w:space="0" w:color="1C1B1D"/>
              <w:bottom w:val="nil"/>
              <w:right w:val="single" w:sz="8" w:space="0" w:color="1C1B1D"/>
            </w:tcBorders>
            <w:shd w:val="clear" w:color="auto" w:fill="auto"/>
            <w:noWrap/>
            <w:vAlign w:val="bottom"/>
            <w:hideMark/>
          </w:tcPr>
          <w:p w14:paraId="7309B0F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D2F67B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797257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AT1G30040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C85232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GA2ox2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AA1FEE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3BCFA9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3E6A42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1.86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233A36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8.15E-01</w:t>
            </w:r>
          </w:p>
        </w:tc>
        <w:tc>
          <w:tcPr>
            <w:tcW w:w="644" w:type="pct"/>
            <w:tcBorders>
              <w:top w:val="nil"/>
              <w:left w:val="single" w:sz="8" w:space="0" w:color="1C1B1D"/>
              <w:bottom w:val="nil"/>
              <w:right w:val="single" w:sz="8" w:space="0" w:color="1C1B1D"/>
            </w:tcBorders>
            <w:shd w:val="clear" w:color="auto" w:fill="auto"/>
            <w:noWrap/>
            <w:vAlign w:val="bottom"/>
            <w:hideMark/>
          </w:tcPr>
          <w:p w14:paraId="1210E50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122DA0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EAA68A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AT1G47990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A7D25E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GA2ox4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E24165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978DD8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CD704D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0.76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FE2927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7.18E-01</w:t>
            </w:r>
          </w:p>
        </w:tc>
        <w:tc>
          <w:tcPr>
            <w:tcW w:w="644" w:type="pct"/>
            <w:tcBorders>
              <w:top w:val="nil"/>
              <w:left w:val="single" w:sz="8" w:space="0" w:color="1C1B1D"/>
              <w:bottom w:val="nil"/>
              <w:right w:val="single" w:sz="8" w:space="0" w:color="1C1B1D"/>
            </w:tcBorders>
            <w:shd w:val="clear" w:color="auto" w:fill="auto"/>
            <w:noWrap/>
            <w:vAlign w:val="bottom"/>
            <w:hideMark/>
          </w:tcPr>
          <w:p w14:paraId="421A971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CF6BE8F"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112C00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AT1G78440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75E31C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GA2ox1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3A75EB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6E9F1E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-1.43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7F290E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FACA64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2.57E-04</w:t>
            </w:r>
          </w:p>
        </w:tc>
        <w:tc>
          <w:tcPr>
            <w:tcW w:w="644" w:type="pct"/>
            <w:tcBorders>
              <w:top w:val="nil"/>
              <w:left w:val="single" w:sz="8" w:space="0" w:color="1C1B1D"/>
              <w:bottom w:val="nil"/>
              <w:right w:val="single" w:sz="8" w:space="0" w:color="1C1B1D"/>
            </w:tcBorders>
            <w:shd w:val="clear" w:color="auto" w:fill="auto"/>
            <w:noWrap/>
            <w:vAlign w:val="bottom"/>
            <w:hideMark/>
          </w:tcPr>
          <w:p w14:paraId="2D7502B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BF808D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0F9731B"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AT1G79460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CC18FB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8B39FE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E09FF6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0985C9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2.80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0244FC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4.69E-02</w:t>
            </w:r>
          </w:p>
        </w:tc>
        <w:tc>
          <w:tcPr>
            <w:tcW w:w="644" w:type="pct"/>
            <w:tcBorders>
              <w:top w:val="nil"/>
              <w:left w:val="single" w:sz="8" w:space="0" w:color="1C1B1D"/>
              <w:bottom w:val="nil"/>
              <w:right w:val="single" w:sz="8" w:space="0" w:color="1C1B1D"/>
            </w:tcBorders>
            <w:shd w:val="clear" w:color="auto" w:fill="auto"/>
            <w:noWrap/>
            <w:vAlign w:val="bottom"/>
            <w:hideMark/>
          </w:tcPr>
          <w:p w14:paraId="0C15D0C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8B2990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577E31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AT2G01570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34F760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RGA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A6F6C0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F90ADC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C666AB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7.22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019427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4.01E-01</w:t>
            </w:r>
          </w:p>
        </w:tc>
        <w:tc>
          <w:tcPr>
            <w:tcW w:w="644" w:type="pct"/>
            <w:tcBorders>
              <w:top w:val="nil"/>
              <w:left w:val="single" w:sz="8" w:space="0" w:color="1C1B1D"/>
              <w:bottom w:val="nil"/>
              <w:right w:val="single" w:sz="8" w:space="0" w:color="1C1B1D"/>
            </w:tcBorders>
            <w:shd w:val="clear" w:color="auto" w:fill="auto"/>
            <w:noWrap/>
            <w:vAlign w:val="bottom"/>
            <w:hideMark/>
          </w:tcPr>
          <w:p w14:paraId="241730A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496E25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6A5DFB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AT3G05120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484231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GID1A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C43A26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9BAB40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A98F2C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8A71A7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1.74E-03</w:t>
            </w:r>
          </w:p>
        </w:tc>
        <w:tc>
          <w:tcPr>
            <w:tcW w:w="644" w:type="pct"/>
            <w:tcBorders>
              <w:top w:val="nil"/>
              <w:left w:val="single" w:sz="8" w:space="0" w:color="1C1B1D"/>
              <w:bottom w:val="nil"/>
              <w:right w:val="single" w:sz="8" w:space="0" w:color="1C1B1D"/>
            </w:tcBorders>
            <w:shd w:val="clear" w:color="auto" w:fill="auto"/>
            <w:noWrap/>
            <w:vAlign w:val="bottom"/>
            <w:hideMark/>
          </w:tcPr>
          <w:p w14:paraId="1DAEC3B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BBCF21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B766A3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AT3G11440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8D6944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MYB65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B044E9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F49253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426A28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1.99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936CBB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4.23E-02</w:t>
            </w:r>
          </w:p>
        </w:tc>
        <w:tc>
          <w:tcPr>
            <w:tcW w:w="644" w:type="pct"/>
            <w:tcBorders>
              <w:top w:val="nil"/>
              <w:left w:val="single" w:sz="8" w:space="0" w:color="1C1B1D"/>
              <w:bottom w:val="nil"/>
              <w:right w:val="single" w:sz="8" w:space="0" w:color="1C1B1D"/>
            </w:tcBorders>
            <w:shd w:val="clear" w:color="auto" w:fill="auto"/>
            <w:noWrap/>
            <w:vAlign w:val="bottom"/>
            <w:hideMark/>
          </w:tcPr>
          <w:p w14:paraId="763148A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31D1CB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AA0BB9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AT3G63010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34887A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GID1B</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08849A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77EC33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0.76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515131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3.51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48B277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4.26E-12</w:t>
            </w:r>
          </w:p>
        </w:tc>
        <w:tc>
          <w:tcPr>
            <w:tcW w:w="644" w:type="pct"/>
            <w:tcBorders>
              <w:top w:val="nil"/>
              <w:left w:val="single" w:sz="8" w:space="0" w:color="1C1B1D"/>
              <w:bottom w:val="nil"/>
              <w:right w:val="single" w:sz="8" w:space="0" w:color="1C1B1D"/>
            </w:tcBorders>
            <w:shd w:val="clear" w:color="auto" w:fill="auto"/>
            <w:noWrap/>
            <w:vAlign w:val="bottom"/>
            <w:hideMark/>
          </w:tcPr>
          <w:p w14:paraId="6975B13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4536FB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EE2A09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AT4G02780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737CF7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CPS1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31E155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4267F8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3F749B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0D3E30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2.28E-02</w:t>
            </w:r>
          </w:p>
        </w:tc>
        <w:tc>
          <w:tcPr>
            <w:tcW w:w="644" w:type="pct"/>
            <w:tcBorders>
              <w:top w:val="nil"/>
              <w:left w:val="single" w:sz="8" w:space="0" w:color="1C1B1D"/>
              <w:bottom w:val="nil"/>
              <w:right w:val="single" w:sz="8" w:space="0" w:color="1C1B1D"/>
            </w:tcBorders>
            <w:shd w:val="clear" w:color="auto" w:fill="auto"/>
            <w:noWrap/>
            <w:vAlign w:val="bottom"/>
            <w:hideMark/>
          </w:tcPr>
          <w:p w14:paraId="5BB8319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DDDE43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FF14FBD"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AT4G24210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78CEF7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SLY1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4CB479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587A32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F8B343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4.02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A5FC18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2.31E-03</w:t>
            </w:r>
          </w:p>
        </w:tc>
        <w:tc>
          <w:tcPr>
            <w:tcW w:w="644" w:type="pct"/>
            <w:tcBorders>
              <w:top w:val="nil"/>
              <w:left w:val="single" w:sz="8" w:space="0" w:color="1C1B1D"/>
              <w:bottom w:val="nil"/>
              <w:right w:val="single" w:sz="8" w:space="0" w:color="1C1B1D"/>
            </w:tcBorders>
            <w:shd w:val="clear" w:color="auto" w:fill="auto"/>
            <w:noWrap/>
            <w:vAlign w:val="bottom"/>
            <w:hideMark/>
          </w:tcPr>
          <w:p w14:paraId="169143A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3A3712E"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488FDC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AT4G25420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67D89E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GA20ox1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921048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2B7175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5083BB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1.48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7E737F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5.58E-01</w:t>
            </w:r>
          </w:p>
        </w:tc>
        <w:tc>
          <w:tcPr>
            <w:tcW w:w="644" w:type="pct"/>
            <w:tcBorders>
              <w:top w:val="nil"/>
              <w:left w:val="single" w:sz="8" w:space="0" w:color="1C1B1D"/>
              <w:bottom w:val="nil"/>
              <w:right w:val="single" w:sz="8" w:space="0" w:color="1C1B1D"/>
            </w:tcBorders>
            <w:shd w:val="clear" w:color="auto" w:fill="auto"/>
            <w:noWrap/>
            <w:vAlign w:val="bottom"/>
            <w:hideMark/>
          </w:tcPr>
          <w:p w14:paraId="3C5AD4D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3E8D432"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039B2F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AT5G06100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093DC5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MYB33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377CB7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5C49AD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27546C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3.76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829393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1.20E-01</w:t>
            </w:r>
          </w:p>
        </w:tc>
        <w:tc>
          <w:tcPr>
            <w:tcW w:w="644" w:type="pct"/>
            <w:tcBorders>
              <w:top w:val="nil"/>
              <w:left w:val="single" w:sz="8" w:space="0" w:color="1C1B1D"/>
              <w:bottom w:val="nil"/>
              <w:right w:val="single" w:sz="8" w:space="0" w:color="1C1B1D"/>
            </w:tcBorders>
            <w:shd w:val="clear" w:color="auto" w:fill="auto"/>
            <w:noWrap/>
            <w:vAlign w:val="bottom"/>
            <w:hideMark/>
          </w:tcPr>
          <w:p w14:paraId="4085465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7C05212"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621526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AT5G27320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763749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GID1C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D7C94A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F5FB5A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5C9234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05B69E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6.60E-01</w:t>
            </w:r>
          </w:p>
        </w:tc>
        <w:tc>
          <w:tcPr>
            <w:tcW w:w="644" w:type="pct"/>
            <w:tcBorders>
              <w:top w:val="nil"/>
              <w:left w:val="single" w:sz="8" w:space="0" w:color="1C1B1D"/>
              <w:bottom w:val="nil"/>
              <w:right w:val="single" w:sz="8" w:space="0" w:color="1C1B1D"/>
            </w:tcBorders>
            <w:shd w:val="clear" w:color="auto" w:fill="auto"/>
            <w:noWrap/>
            <w:vAlign w:val="bottom"/>
            <w:hideMark/>
          </w:tcPr>
          <w:p w14:paraId="0DFAC0B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123D3C0"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81966B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AT5G51810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1863CB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GA20ox2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5D4283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Gibberellin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716FFB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85C417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1.94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648E22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7.84E-14</w:t>
            </w:r>
          </w:p>
        </w:tc>
        <w:tc>
          <w:tcPr>
            <w:tcW w:w="644" w:type="pct"/>
            <w:tcBorders>
              <w:top w:val="nil"/>
              <w:left w:val="single" w:sz="8" w:space="0" w:color="1C1B1D"/>
              <w:bottom w:val="nil"/>
              <w:right w:val="single" w:sz="8" w:space="0" w:color="1C1B1D"/>
            </w:tcBorders>
            <w:shd w:val="clear" w:color="auto" w:fill="auto"/>
            <w:noWrap/>
            <w:vAlign w:val="bottom"/>
            <w:hideMark/>
          </w:tcPr>
          <w:p w14:paraId="3518BD52"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AD63F9E"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67F21E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AT5G03840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6435FE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TFL1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1C2C60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Inflorescence architecture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833114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A2A560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5338CA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1.64E-05</w:t>
            </w:r>
          </w:p>
        </w:tc>
        <w:tc>
          <w:tcPr>
            <w:tcW w:w="644" w:type="pct"/>
            <w:tcBorders>
              <w:top w:val="nil"/>
              <w:left w:val="single" w:sz="8" w:space="0" w:color="1C1B1D"/>
              <w:bottom w:val="nil"/>
              <w:right w:val="single" w:sz="8" w:space="0" w:color="1C1B1D"/>
            </w:tcBorders>
            <w:shd w:val="clear" w:color="auto" w:fill="auto"/>
            <w:noWrap/>
            <w:vAlign w:val="bottom"/>
            <w:hideMark/>
          </w:tcPr>
          <w:p w14:paraId="45A8E140"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98A35B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8539BC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AT2G27990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A8B825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PNF</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514698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Inflorescence meristem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B200CD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798AC6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71ADCA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1.60E-03</w:t>
            </w:r>
          </w:p>
        </w:tc>
        <w:tc>
          <w:tcPr>
            <w:tcW w:w="644" w:type="pct"/>
            <w:tcBorders>
              <w:top w:val="nil"/>
              <w:left w:val="single" w:sz="8" w:space="0" w:color="1C1B1D"/>
              <w:bottom w:val="nil"/>
              <w:right w:val="single" w:sz="8" w:space="0" w:color="1C1B1D"/>
            </w:tcBorders>
            <w:shd w:val="clear" w:color="auto" w:fill="auto"/>
            <w:noWrap/>
            <w:vAlign w:val="bottom"/>
            <w:hideMark/>
          </w:tcPr>
          <w:p w14:paraId="5C8F1E4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A839EB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63C24E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AT5G02030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C6036A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PNY</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21CF61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Inflorescence meristem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C189E6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781A00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4.08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2E5C2E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5.24E-01</w:t>
            </w:r>
          </w:p>
        </w:tc>
        <w:tc>
          <w:tcPr>
            <w:tcW w:w="644" w:type="pct"/>
            <w:tcBorders>
              <w:top w:val="nil"/>
              <w:left w:val="single" w:sz="8" w:space="0" w:color="1C1B1D"/>
              <w:bottom w:val="nil"/>
              <w:right w:val="single" w:sz="8" w:space="0" w:color="1C1B1D"/>
            </w:tcBorders>
            <w:shd w:val="clear" w:color="auto" w:fill="auto"/>
            <w:noWrap/>
            <w:vAlign w:val="bottom"/>
            <w:hideMark/>
          </w:tcPr>
          <w:p w14:paraId="3372E9E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1C502B0"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66D29A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AT1G04400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4E49F1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CRY2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1B8665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A3ACC6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CC1740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7.25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48DD34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4.69E-03</w:t>
            </w:r>
          </w:p>
        </w:tc>
        <w:tc>
          <w:tcPr>
            <w:tcW w:w="644" w:type="pct"/>
            <w:tcBorders>
              <w:top w:val="nil"/>
              <w:left w:val="single" w:sz="8" w:space="0" w:color="1C1B1D"/>
              <w:bottom w:val="nil"/>
              <w:right w:val="single" w:sz="8" w:space="0" w:color="1C1B1D"/>
            </w:tcBorders>
            <w:shd w:val="clear" w:color="auto" w:fill="auto"/>
            <w:noWrap/>
            <w:vAlign w:val="bottom"/>
            <w:hideMark/>
          </w:tcPr>
          <w:p w14:paraId="3FEEA88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C46B480"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E04EF2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AT1G09570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E56B2F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PHYA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F1D39E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F4309E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9E03C4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7.56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A75940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9.35E-01</w:t>
            </w:r>
          </w:p>
        </w:tc>
        <w:tc>
          <w:tcPr>
            <w:tcW w:w="644" w:type="pct"/>
            <w:tcBorders>
              <w:top w:val="nil"/>
              <w:left w:val="single" w:sz="8" w:space="0" w:color="1C1B1D"/>
              <w:bottom w:val="nil"/>
              <w:right w:val="single" w:sz="8" w:space="0" w:color="1C1B1D"/>
            </w:tcBorders>
            <w:shd w:val="clear" w:color="auto" w:fill="auto"/>
            <w:noWrap/>
            <w:vAlign w:val="bottom"/>
            <w:hideMark/>
          </w:tcPr>
          <w:p w14:paraId="2BBCFD1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814CCA8"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F87551D"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AT2G18790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5D8FF5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PHYB</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0C99E1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1C2327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215F65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6.35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F982C0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2.45E-01</w:t>
            </w:r>
          </w:p>
        </w:tc>
        <w:tc>
          <w:tcPr>
            <w:tcW w:w="644" w:type="pct"/>
            <w:tcBorders>
              <w:top w:val="nil"/>
              <w:left w:val="single" w:sz="8" w:space="0" w:color="1C1B1D"/>
              <w:bottom w:val="nil"/>
              <w:right w:val="single" w:sz="8" w:space="0" w:color="1C1B1D"/>
            </w:tcBorders>
            <w:shd w:val="clear" w:color="auto" w:fill="auto"/>
            <w:noWrap/>
            <w:vAlign w:val="bottom"/>
            <w:hideMark/>
          </w:tcPr>
          <w:p w14:paraId="4BDD691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314BC9E"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0FBF8D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AT1G25540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D85FF3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PFT1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89D844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Light perception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DE9603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D1C89C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ADD631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9.86E-03</w:t>
            </w:r>
          </w:p>
        </w:tc>
        <w:tc>
          <w:tcPr>
            <w:tcW w:w="644" w:type="pct"/>
            <w:tcBorders>
              <w:top w:val="nil"/>
              <w:left w:val="single" w:sz="8" w:space="0" w:color="1C1B1D"/>
              <w:bottom w:val="nil"/>
              <w:right w:val="single" w:sz="8" w:space="0" w:color="1C1B1D"/>
            </w:tcBorders>
            <w:shd w:val="clear" w:color="auto" w:fill="auto"/>
            <w:noWrap/>
            <w:vAlign w:val="bottom"/>
            <w:hideMark/>
          </w:tcPr>
          <w:p w14:paraId="5A2F491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5DE3DD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D94E67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AT4G34530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45B5B9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CIB1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FD5BEA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Light signa</w:t>
            </w:r>
            <w:r>
              <w:rPr>
                <w:rFonts w:eastAsia="Times New Roman" w:cstheme="minorHAnsi"/>
                <w:color w:val="000000"/>
                <w:sz w:val="15"/>
                <w:szCs w:val="15"/>
              </w:rPr>
              <w:t>l</w:t>
            </w:r>
            <w:r w:rsidRPr="007D48C3">
              <w:rPr>
                <w:rFonts w:eastAsia="Times New Roman" w:cstheme="minorHAnsi"/>
                <w:color w:val="000000"/>
                <w:sz w:val="15"/>
                <w:szCs w:val="15"/>
              </w:rPr>
              <w:t>ling</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60087E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-0.99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D6A846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4.14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A665B4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2.13E-04</w:t>
            </w:r>
          </w:p>
        </w:tc>
        <w:tc>
          <w:tcPr>
            <w:tcW w:w="644" w:type="pct"/>
            <w:tcBorders>
              <w:top w:val="nil"/>
              <w:left w:val="single" w:sz="8" w:space="0" w:color="1C1B1D"/>
              <w:bottom w:val="nil"/>
              <w:right w:val="single" w:sz="8" w:space="0" w:color="1C1B1D"/>
            </w:tcBorders>
            <w:shd w:val="clear" w:color="auto" w:fill="auto"/>
            <w:noWrap/>
            <w:vAlign w:val="bottom"/>
            <w:hideMark/>
          </w:tcPr>
          <w:p w14:paraId="63C98AC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1567C5F"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9F79F3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AT5G46210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BA33A8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CUL4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009F09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Light signa</w:t>
            </w:r>
            <w:r>
              <w:rPr>
                <w:rFonts w:eastAsia="Times New Roman" w:cstheme="minorHAnsi"/>
                <w:color w:val="000000"/>
                <w:sz w:val="15"/>
                <w:szCs w:val="15"/>
              </w:rPr>
              <w:t>l</w:t>
            </w:r>
            <w:r w:rsidRPr="007D48C3">
              <w:rPr>
                <w:rFonts w:eastAsia="Times New Roman" w:cstheme="minorHAnsi"/>
                <w:color w:val="000000"/>
                <w:sz w:val="15"/>
                <w:szCs w:val="15"/>
              </w:rPr>
              <w:t>ling</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85FA1A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7C86FF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6.54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F7CEFD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7.76E-02</w:t>
            </w:r>
          </w:p>
        </w:tc>
        <w:tc>
          <w:tcPr>
            <w:tcW w:w="644" w:type="pct"/>
            <w:tcBorders>
              <w:top w:val="nil"/>
              <w:left w:val="single" w:sz="8" w:space="0" w:color="1C1B1D"/>
              <w:bottom w:val="nil"/>
              <w:right w:val="single" w:sz="8" w:space="0" w:color="1C1B1D"/>
            </w:tcBorders>
            <w:shd w:val="clear" w:color="auto" w:fill="auto"/>
            <w:noWrap/>
            <w:vAlign w:val="bottom"/>
            <w:hideMark/>
          </w:tcPr>
          <w:p w14:paraId="370AB88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3090DC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DEE141D"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AT4G24540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18680F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AGL24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00D604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Meristem response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C34B0D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-1.14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C70B83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B57F1D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1.99E-08</w:t>
            </w:r>
          </w:p>
        </w:tc>
        <w:tc>
          <w:tcPr>
            <w:tcW w:w="644" w:type="pct"/>
            <w:tcBorders>
              <w:top w:val="nil"/>
              <w:left w:val="single" w:sz="8" w:space="0" w:color="1C1B1D"/>
              <w:bottom w:val="nil"/>
              <w:right w:val="single" w:sz="8" w:space="0" w:color="1C1B1D"/>
            </w:tcBorders>
            <w:shd w:val="clear" w:color="auto" w:fill="auto"/>
            <w:noWrap/>
            <w:vAlign w:val="bottom"/>
            <w:hideMark/>
          </w:tcPr>
          <w:p w14:paraId="67E5B97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C88214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D63702D"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AT4G35900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AD34E2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76B20C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Meristem response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3D4C1D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41C34C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920DB6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2.46E-01</w:t>
            </w:r>
          </w:p>
        </w:tc>
        <w:tc>
          <w:tcPr>
            <w:tcW w:w="644" w:type="pct"/>
            <w:tcBorders>
              <w:top w:val="nil"/>
              <w:left w:val="single" w:sz="8" w:space="0" w:color="1C1B1D"/>
              <w:bottom w:val="nil"/>
              <w:right w:val="single" w:sz="8" w:space="0" w:color="1C1B1D"/>
            </w:tcBorders>
            <w:shd w:val="clear" w:color="auto" w:fill="auto"/>
            <w:noWrap/>
            <w:vAlign w:val="bottom"/>
            <w:hideMark/>
          </w:tcPr>
          <w:p w14:paraId="0C8DF1F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19D1F82"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D71F331"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AT1G53090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78B7A7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SPA4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CE4FA2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75D470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07A3BA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C4FF97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6.88E-02</w:t>
            </w:r>
          </w:p>
        </w:tc>
        <w:tc>
          <w:tcPr>
            <w:tcW w:w="644" w:type="pct"/>
            <w:tcBorders>
              <w:top w:val="nil"/>
              <w:left w:val="single" w:sz="8" w:space="0" w:color="1C1B1D"/>
              <w:bottom w:val="nil"/>
              <w:right w:val="single" w:sz="8" w:space="0" w:color="1C1B1D"/>
            </w:tcBorders>
            <w:shd w:val="clear" w:color="auto" w:fill="auto"/>
            <w:noWrap/>
            <w:vAlign w:val="bottom"/>
            <w:hideMark/>
          </w:tcPr>
          <w:p w14:paraId="53215A9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42AE7B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3CE911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AT1G65480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6A141D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FT</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369076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F4D591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55F0E4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AB2EA9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6.10E-08</w:t>
            </w:r>
          </w:p>
        </w:tc>
        <w:tc>
          <w:tcPr>
            <w:tcW w:w="644" w:type="pct"/>
            <w:tcBorders>
              <w:top w:val="nil"/>
              <w:left w:val="single" w:sz="8" w:space="0" w:color="1C1B1D"/>
              <w:bottom w:val="nil"/>
              <w:right w:val="single" w:sz="8" w:space="0" w:color="1C1B1D"/>
            </w:tcBorders>
            <w:shd w:val="clear" w:color="auto" w:fill="auto"/>
            <w:noWrap/>
            <w:vAlign w:val="bottom"/>
            <w:hideMark/>
          </w:tcPr>
          <w:p w14:paraId="7CDEA34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70BF7A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D08E46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AT1G69570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92EF35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CDF5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93B66F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6E906C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4B73CB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4.05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4A0382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7.97E-02</w:t>
            </w:r>
          </w:p>
        </w:tc>
        <w:tc>
          <w:tcPr>
            <w:tcW w:w="644" w:type="pct"/>
            <w:tcBorders>
              <w:top w:val="nil"/>
              <w:left w:val="single" w:sz="8" w:space="0" w:color="1C1B1D"/>
              <w:bottom w:val="nil"/>
              <w:right w:val="single" w:sz="8" w:space="0" w:color="1C1B1D"/>
            </w:tcBorders>
            <w:shd w:val="clear" w:color="auto" w:fill="auto"/>
            <w:noWrap/>
            <w:vAlign w:val="bottom"/>
            <w:hideMark/>
          </w:tcPr>
          <w:p w14:paraId="71961E0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F5B7FE9"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12858D3"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AT2G28550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3E44EF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TOE1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8B77D4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24D00A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0.94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F1FD39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6.42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304895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1.16E-24</w:t>
            </w:r>
          </w:p>
        </w:tc>
        <w:tc>
          <w:tcPr>
            <w:tcW w:w="644" w:type="pct"/>
            <w:tcBorders>
              <w:top w:val="nil"/>
              <w:left w:val="single" w:sz="8" w:space="0" w:color="1C1B1D"/>
              <w:bottom w:val="nil"/>
              <w:right w:val="single" w:sz="8" w:space="0" w:color="1C1B1D"/>
            </w:tcBorders>
            <w:shd w:val="clear" w:color="auto" w:fill="auto"/>
            <w:noWrap/>
            <w:vAlign w:val="bottom"/>
            <w:hideMark/>
          </w:tcPr>
          <w:p w14:paraId="3016A242"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4B8FD8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44707DB"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AT2G32950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40519E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COP1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2C069D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AAA628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591EE8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5.43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A7911C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5.84E-09</w:t>
            </w:r>
          </w:p>
        </w:tc>
        <w:tc>
          <w:tcPr>
            <w:tcW w:w="644" w:type="pct"/>
            <w:tcBorders>
              <w:top w:val="nil"/>
              <w:left w:val="single" w:sz="8" w:space="0" w:color="1C1B1D"/>
              <w:bottom w:val="nil"/>
              <w:right w:val="single" w:sz="8" w:space="0" w:color="1C1B1D"/>
            </w:tcBorders>
            <w:shd w:val="clear" w:color="auto" w:fill="auto"/>
            <w:noWrap/>
            <w:vAlign w:val="bottom"/>
            <w:hideMark/>
          </w:tcPr>
          <w:p w14:paraId="61AAE8F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8217DE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7E26EF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AT2G34720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4C8EF6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NFYA4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B94EFE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BC42E3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02D979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5.45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01CA09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7.93E-03</w:t>
            </w:r>
          </w:p>
        </w:tc>
        <w:tc>
          <w:tcPr>
            <w:tcW w:w="644" w:type="pct"/>
            <w:tcBorders>
              <w:top w:val="nil"/>
              <w:left w:val="single" w:sz="8" w:space="0" w:color="1C1B1D"/>
              <w:bottom w:val="nil"/>
              <w:right w:val="single" w:sz="8" w:space="0" w:color="1C1B1D"/>
            </w:tcBorders>
            <w:shd w:val="clear" w:color="auto" w:fill="auto"/>
            <w:noWrap/>
            <w:vAlign w:val="bottom"/>
            <w:hideMark/>
          </w:tcPr>
          <w:p w14:paraId="5549B7E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85A2B48"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7E7BDF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AT2G38880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070802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NFYB1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6F151E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2E0D14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5CA7FD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4983C0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8.79E-06</w:t>
            </w:r>
          </w:p>
        </w:tc>
        <w:tc>
          <w:tcPr>
            <w:tcW w:w="644" w:type="pct"/>
            <w:tcBorders>
              <w:top w:val="nil"/>
              <w:left w:val="single" w:sz="8" w:space="0" w:color="1C1B1D"/>
              <w:bottom w:val="nil"/>
              <w:right w:val="single" w:sz="8" w:space="0" w:color="1C1B1D"/>
            </w:tcBorders>
            <w:shd w:val="clear" w:color="auto" w:fill="auto"/>
            <w:noWrap/>
            <w:vAlign w:val="bottom"/>
            <w:hideMark/>
          </w:tcPr>
          <w:p w14:paraId="1F436A8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FAE0F5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63B677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AT2G39250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FFDE37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SNZ</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A0C9A9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093291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89CEEF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789354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2.46E-09</w:t>
            </w:r>
          </w:p>
        </w:tc>
        <w:tc>
          <w:tcPr>
            <w:tcW w:w="644" w:type="pct"/>
            <w:tcBorders>
              <w:top w:val="nil"/>
              <w:left w:val="single" w:sz="8" w:space="0" w:color="1C1B1D"/>
              <w:bottom w:val="nil"/>
              <w:right w:val="single" w:sz="8" w:space="0" w:color="1C1B1D"/>
            </w:tcBorders>
            <w:shd w:val="clear" w:color="auto" w:fill="auto"/>
            <w:noWrap/>
            <w:vAlign w:val="bottom"/>
            <w:hideMark/>
          </w:tcPr>
          <w:p w14:paraId="55CCDFAF"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8D39FD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38F0E7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AT2G46340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229C15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SPA1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6EC157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9FFE8F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999463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7.45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8286B5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4.89E-11</w:t>
            </w:r>
          </w:p>
        </w:tc>
        <w:tc>
          <w:tcPr>
            <w:tcW w:w="644" w:type="pct"/>
            <w:tcBorders>
              <w:top w:val="nil"/>
              <w:left w:val="single" w:sz="8" w:space="0" w:color="1C1B1D"/>
              <w:bottom w:val="nil"/>
              <w:right w:val="single" w:sz="8" w:space="0" w:color="1C1B1D"/>
            </w:tcBorders>
            <w:shd w:val="clear" w:color="auto" w:fill="auto"/>
            <w:noWrap/>
            <w:vAlign w:val="bottom"/>
            <w:hideMark/>
          </w:tcPr>
          <w:p w14:paraId="61AA2ED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2ED75D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9A885C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AT2G47700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120E86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RFI2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67F96D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7CAD2D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B07F51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B529C3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3.52E-05</w:t>
            </w:r>
          </w:p>
        </w:tc>
        <w:tc>
          <w:tcPr>
            <w:tcW w:w="644" w:type="pct"/>
            <w:tcBorders>
              <w:top w:val="nil"/>
              <w:left w:val="single" w:sz="8" w:space="0" w:color="1C1B1D"/>
              <w:bottom w:val="nil"/>
              <w:right w:val="single" w:sz="8" w:space="0" w:color="1C1B1D"/>
            </w:tcBorders>
            <w:shd w:val="clear" w:color="auto" w:fill="auto"/>
            <w:noWrap/>
            <w:vAlign w:val="bottom"/>
            <w:hideMark/>
          </w:tcPr>
          <w:p w14:paraId="5B40E06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9541D9F"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ACF335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AT3G15354</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9F26AB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SPA3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3F42EC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9B3EC7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0.84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682D54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6.06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43D45B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1.01E-13</w:t>
            </w:r>
          </w:p>
        </w:tc>
        <w:tc>
          <w:tcPr>
            <w:tcW w:w="644" w:type="pct"/>
            <w:tcBorders>
              <w:top w:val="nil"/>
              <w:left w:val="single" w:sz="8" w:space="0" w:color="1C1B1D"/>
              <w:bottom w:val="nil"/>
              <w:right w:val="single" w:sz="8" w:space="0" w:color="1C1B1D"/>
            </w:tcBorders>
            <w:shd w:val="clear" w:color="auto" w:fill="auto"/>
            <w:noWrap/>
            <w:vAlign w:val="bottom"/>
            <w:hideMark/>
          </w:tcPr>
          <w:p w14:paraId="5DA90C92"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9C9768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B013BC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AT3G47500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95EDAB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CDF3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6F8A85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C5E1A7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12A4EC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6.44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F1CF26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8.79E-11</w:t>
            </w:r>
          </w:p>
        </w:tc>
        <w:tc>
          <w:tcPr>
            <w:tcW w:w="644" w:type="pct"/>
            <w:tcBorders>
              <w:top w:val="nil"/>
              <w:left w:val="single" w:sz="8" w:space="0" w:color="1C1B1D"/>
              <w:bottom w:val="nil"/>
              <w:right w:val="single" w:sz="8" w:space="0" w:color="1C1B1D"/>
            </w:tcBorders>
            <w:shd w:val="clear" w:color="auto" w:fill="auto"/>
            <w:noWrap/>
            <w:vAlign w:val="bottom"/>
            <w:hideMark/>
          </w:tcPr>
          <w:p w14:paraId="648BFF2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94D1A4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0D50BA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AT3G48590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82E0EF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NFYC1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A01043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40B1CF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964683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4.61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BFF9A8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2.85E-09</w:t>
            </w:r>
          </w:p>
        </w:tc>
        <w:tc>
          <w:tcPr>
            <w:tcW w:w="644" w:type="pct"/>
            <w:tcBorders>
              <w:top w:val="nil"/>
              <w:left w:val="single" w:sz="8" w:space="0" w:color="1C1B1D"/>
              <w:bottom w:val="nil"/>
              <w:right w:val="single" w:sz="8" w:space="0" w:color="1C1B1D"/>
            </w:tcBorders>
            <w:shd w:val="clear" w:color="auto" w:fill="auto"/>
            <w:noWrap/>
            <w:vAlign w:val="bottom"/>
            <w:hideMark/>
          </w:tcPr>
          <w:p w14:paraId="27D88AAF"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12AB92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DF663F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AT3G54990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06702A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SMZ</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ADEAD4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BAA04A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481A40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2.37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C7DA7A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1.39E-02</w:t>
            </w:r>
          </w:p>
        </w:tc>
        <w:tc>
          <w:tcPr>
            <w:tcW w:w="644" w:type="pct"/>
            <w:tcBorders>
              <w:top w:val="nil"/>
              <w:left w:val="single" w:sz="8" w:space="0" w:color="1C1B1D"/>
              <w:bottom w:val="nil"/>
              <w:right w:val="single" w:sz="8" w:space="0" w:color="1C1B1D"/>
            </w:tcBorders>
            <w:shd w:val="clear" w:color="auto" w:fill="auto"/>
            <w:noWrap/>
            <w:vAlign w:val="bottom"/>
            <w:hideMark/>
          </w:tcPr>
          <w:p w14:paraId="6B96BF0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4D9BBD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F0D9F6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AT4G11110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8A8050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SPA2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0D5F7F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B96CCC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33B709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5.26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A5A6F4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2.56E-03</w:t>
            </w:r>
          </w:p>
        </w:tc>
        <w:tc>
          <w:tcPr>
            <w:tcW w:w="644" w:type="pct"/>
            <w:tcBorders>
              <w:top w:val="nil"/>
              <w:left w:val="single" w:sz="8" w:space="0" w:color="1C1B1D"/>
              <w:bottom w:val="nil"/>
              <w:right w:val="single" w:sz="8" w:space="0" w:color="1C1B1D"/>
            </w:tcBorders>
            <w:shd w:val="clear" w:color="auto" w:fill="auto"/>
            <w:noWrap/>
            <w:vAlign w:val="bottom"/>
            <w:hideMark/>
          </w:tcPr>
          <w:p w14:paraId="0A6CA3EF"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C51D06F"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00769B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AT4G14540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7705A9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NFYB3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C4F3D8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6F8172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69CBBA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5.21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5D723D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1.93E-02</w:t>
            </w:r>
          </w:p>
        </w:tc>
        <w:tc>
          <w:tcPr>
            <w:tcW w:w="644" w:type="pct"/>
            <w:tcBorders>
              <w:top w:val="nil"/>
              <w:left w:val="single" w:sz="8" w:space="0" w:color="1C1B1D"/>
              <w:bottom w:val="nil"/>
              <w:right w:val="single" w:sz="8" w:space="0" w:color="1C1B1D"/>
            </w:tcBorders>
            <w:shd w:val="clear" w:color="auto" w:fill="auto"/>
            <w:noWrap/>
            <w:vAlign w:val="bottom"/>
            <w:hideMark/>
          </w:tcPr>
          <w:p w14:paraId="7987082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5B623BF"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9B618B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AT5G12840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9E0633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NFYA1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04A99A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8F4AA3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D334CC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5.15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414989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2.97E-04</w:t>
            </w:r>
          </w:p>
        </w:tc>
        <w:tc>
          <w:tcPr>
            <w:tcW w:w="644" w:type="pct"/>
            <w:tcBorders>
              <w:top w:val="nil"/>
              <w:left w:val="single" w:sz="8" w:space="0" w:color="1C1B1D"/>
              <w:bottom w:val="nil"/>
              <w:right w:val="single" w:sz="8" w:space="0" w:color="1C1B1D"/>
            </w:tcBorders>
            <w:shd w:val="clear" w:color="auto" w:fill="auto"/>
            <w:noWrap/>
            <w:vAlign w:val="bottom"/>
            <w:hideMark/>
          </w:tcPr>
          <w:p w14:paraId="152E210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812896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786292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AT5G39660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0E6BEE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CDF2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F365AB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34209A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779EF5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5.03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BE0A17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1.65E-01</w:t>
            </w:r>
          </w:p>
        </w:tc>
        <w:tc>
          <w:tcPr>
            <w:tcW w:w="644" w:type="pct"/>
            <w:tcBorders>
              <w:top w:val="nil"/>
              <w:left w:val="single" w:sz="8" w:space="0" w:color="1C1B1D"/>
              <w:bottom w:val="nil"/>
              <w:right w:val="single" w:sz="8" w:space="0" w:color="1C1B1D"/>
            </w:tcBorders>
            <w:shd w:val="clear" w:color="auto" w:fill="auto"/>
            <w:noWrap/>
            <w:vAlign w:val="bottom"/>
            <w:hideMark/>
          </w:tcPr>
          <w:p w14:paraId="53A04F6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37901D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A2DA7E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AT5G47640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48F3C4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NFYB2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609720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3691DE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2AD4E8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6.06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DAA9DE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2.59E-03</w:t>
            </w:r>
          </w:p>
        </w:tc>
        <w:tc>
          <w:tcPr>
            <w:tcW w:w="644" w:type="pct"/>
            <w:tcBorders>
              <w:top w:val="nil"/>
              <w:left w:val="single" w:sz="8" w:space="0" w:color="1C1B1D"/>
              <w:bottom w:val="nil"/>
              <w:right w:val="single" w:sz="8" w:space="0" w:color="1C1B1D"/>
            </w:tcBorders>
            <w:shd w:val="clear" w:color="auto" w:fill="auto"/>
            <w:noWrap/>
            <w:vAlign w:val="bottom"/>
            <w:hideMark/>
          </w:tcPr>
          <w:p w14:paraId="5578B9B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6C56CB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4493C1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AT5G57660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893697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COL5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A42DB8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1EC418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F99B09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8.85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617F8E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7.86E-07</w:t>
            </w:r>
          </w:p>
        </w:tc>
        <w:tc>
          <w:tcPr>
            <w:tcW w:w="644" w:type="pct"/>
            <w:tcBorders>
              <w:top w:val="nil"/>
              <w:left w:val="single" w:sz="8" w:space="0" w:color="1C1B1D"/>
              <w:bottom w:val="nil"/>
              <w:right w:val="single" w:sz="8" w:space="0" w:color="1C1B1D"/>
            </w:tcBorders>
            <w:shd w:val="clear" w:color="auto" w:fill="auto"/>
            <w:noWrap/>
            <w:vAlign w:val="bottom"/>
            <w:hideMark/>
          </w:tcPr>
          <w:p w14:paraId="70B3A4C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E15FD1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EE87D3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AT5G60120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818DE4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TOE2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D1348B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7D8896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91C7C8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4E30D4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6.29E-05</w:t>
            </w:r>
          </w:p>
        </w:tc>
        <w:tc>
          <w:tcPr>
            <w:tcW w:w="644" w:type="pct"/>
            <w:tcBorders>
              <w:top w:val="nil"/>
              <w:left w:val="single" w:sz="8" w:space="0" w:color="1C1B1D"/>
              <w:bottom w:val="nil"/>
              <w:right w:val="single" w:sz="8" w:space="0" w:color="1C1B1D"/>
            </w:tcBorders>
            <w:shd w:val="clear" w:color="auto" w:fill="auto"/>
            <w:noWrap/>
            <w:vAlign w:val="bottom"/>
            <w:hideMark/>
          </w:tcPr>
          <w:p w14:paraId="258157E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767950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C9BB38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AT5G62430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C42F6D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CDF1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0057EA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DD8F55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74892D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63667E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9.25E-01</w:t>
            </w:r>
          </w:p>
        </w:tc>
        <w:tc>
          <w:tcPr>
            <w:tcW w:w="644" w:type="pct"/>
            <w:tcBorders>
              <w:top w:val="nil"/>
              <w:left w:val="single" w:sz="8" w:space="0" w:color="1C1B1D"/>
              <w:bottom w:val="nil"/>
              <w:right w:val="single" w:sz="8" w:space="0" w:color="1C1B1D"/>
            </w:tcBorders>
            <w:shd w:val="clear" w:color="auto" w:fill="auto"/>
            <w:noWrap/>
            <w:vAlign w:val="bottom"/>
            <w:hideMark/>
          </w:tcPr>
          <w:p w14:paraId="303DA17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8D4463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BCC84E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AT3G22380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0148D6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TIC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F828F4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EBE5F5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85D802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8.16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60B0ED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5.64E-15</w:t>
            </w:r>
          </w:p>
        </w:tc>
        <w:tc>
          <w:tcPr>
            <w:tcW w:w="644" w:type="pct"/>
            <w:tcBorders>
              <w:top w:val="nil"/>
              <w:left w:val="single" w:sz="8" w:space="0" w:color="1C1B1D"/>
              <w:bottom w:val="nil"/>
              <w:right w:val="single" w:sz="8" w:space="0" w:color="1C1B1D"/>
            </w:tcBorders>
            <w:shd w:val="clear" w:color="auto" w:fill="auto"/>
            <w:noWrap/>
            <w:vAlign w:val="bottom"/>
            <w:hideMark/>
          </w:tcPr>
          <w:p w14:paraId="31446B4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85FED9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2970B3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AT5G57360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79534C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ZTL</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215EE4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E63515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3355DB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159E64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3.36E-02</w:t>
            </w:r>
          </w:p>
        </w:tc>
        <w:tc>
          <w:tcPr>
            <w:tcW w:w="644" w:type="pct"/>
            <w:tcBorders>
              <w:top w:val="nil"/>
              <w:left w:val="single" w:sz="8" w:space="0" w:color="1C1B1D"/>
              <w:bottom w:val="nil"/>
              <w:right w:val="single" w:sz="8" w:space="0" w:color="1C1B1D"/>
            </w:tcBorders>
            <w:shd w:val="clear" w:color="auto" w:fill="auto"/>
            <w:noWrap/>
            <w:vAlign w:val="bottom"/>
            <w:hideMark/>
          </w:tcPr>
          <w:p w14:paraId="60E47B6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4417C0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329E63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AT1G01060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97270B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LHY</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65B5CC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A01E8A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647EDC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6.54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07A606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1.85E-02</w:t>
            </w:r>
          </w:p>
        </w:tc>
        <w:tc>
          <w:tcPr>
            <w:tcW w:w="644" w:type="pct"/>
            <w:tcBorders>
              <w:top w:val="nil"/>
              <w:left w:val="single" w:sz="8" w:space="0" w:color="1C1B1D"/>
              <w:bottom w:val="nil"/>
              <w:right w:val="single" w:sz="8" w:space="0" w:color="1C1B1D"/>
            </w:tcBorders>
            <w:shd w:val="clear" w:color="auto" w:fill="auto"/>
            <w:noWrap/>
            <w:vAlign w:val="bottom"/>
            <w:hideMark/>
          </w:tcPr>
          <w:p w14:paraId="71D06F0F"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8FA839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F3FD503"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AT1G09530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EDB9DF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PIF3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A4810A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9B4B80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504D61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594DE6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4.49E-02</w:t>
            </w:r>
          </w:p>
        </w:tc>
        <w:tc>
          <w:tcPr>
            <w:tcW w:w="644" w:type="pct"/>
            <w:tcBorders>
              <w:top w:val="nil"/>
              <w:left w:val="single" w:sz="8" w:space="0" w:color="1C1B1D"/>
              <w:bottom w:val="nil"/>
              <w:right w:val="single" w:sz="8" w:space="0" w:color="1C1B1D"/>
            </w:tcBorders>
            <w:shd w:val="clear" w:color="auto" w:fill="auto"/>
            <w:noWrap/>
            <w:vAlign w:val="bottom"/>
            <w:hideMark/>
          </w:tcPr>
          <w:p w14:paraId="5B25174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C6E03F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D97034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AT1G12910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566C42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LWD1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28070C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4733CE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3F3AC1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61E40E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3.13E-03</w:t>
            </w:r>
          </w:p>
        </w:tc>
        <w:tc>
          <w:tcPr>
            <w:tcW w:w="644" w:type="pct"/>
            <w:tcBorders>
              <w:top w:val="nil"/>
              <w:left w:val="single" w:sz="8" w:space="0" w:color="1C1B1D"/>
              <w:bottom w:val="nil"/>
              <w:right w:val="single" w:sz="8" w:space="0" w:color="1C1B1D"/>
            </w:tcBorders>
            <w:shd w:val="clear" w:color="auto" w:fill="auto"/>
            <w:noWrap/>
            <w:vAlign w:val="bottom"/>
            <w:hideMark/>
          </w:tcPr>
          <w:p w14:paraId="51ACC77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AC7BA6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39BEB3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AT1G22770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F9C2D0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GI</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578ED7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B39D7D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0.93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51A8AD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64CCF8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3.98E-16</w:t>
            </w:r>
          </w:p>
        </w:tc>
        <w:tc>
          <w:tcPr>
            <w:tcW w:w="644" w:type="pct"/>
            <w:tcBorders>
              <w:top w:val="nil"/>
              <w:left w:val="single" w:sz="8" w:space="0" w:color="1C1B1D"/>
              <w:bottom w:val="nil"/>
              <w:right w:val="single" w:sz="8" w:space="0" w:color="1C1B1D"/>
            </w:tcBorders>
            <w:shd w:val="clear" w:color="auto" w:fill="auto"/>
            <w:noWrap/>
            <w:vAlign w:val="bottom"/>
            <w:hideMark/>
          </w:tcPr>
          <w:p w14:paraId="2BC2C9E2"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F866AD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B467FA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AT2G18915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A9AC2D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LKP2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E308D6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7ADEBE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63FF94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4.47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F4BC68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2.23E-03</w:t>
            </w:r>
          </w:p>
        </w:tc>
        <w:tc>
          <w:tcPr>
            <w:tcW w:w="644" w:type="pct"/>
            <w:tcBorders>
              <w:top w:val="nil"/>
              <w:left w:val="single" w:sz="8" w:space="0" w:color="1C1B1D"/>
              <w:bottom w:val="nil"/>
              <w:right w:val="single" w:sz="8" w:space="0" w:color="1C1B1D"/>
            </w:tcBorders>
            <w:shd w:val="clear" w:color="auto" w:fill="auto"/>
            <w:noWrap/>
            <w:vAlign w:val="bottom"/>
            <w:hideMark/>
          </w:tcPr>
          <w:p w14:paraId="590C14C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4A000E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2BE8631"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AT2G21070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22EBA7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FIO1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5B4A86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EAD0EE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0206C3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2.93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6E510D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1.67E-02</w:t>
            </w:r>
          </w:p>
        </w:tc>
        <w:tc>
          <w:tcPr>
            <w:tcW w:w="644" w:type="pct"/>
            <w:tcBorders>
              <w:top w:val="nil"/>
              <w:left w:val="single" w:sz="8" w:space="0" w:color="1C1B1D"/>
              <w:bottom w:val="nil"/>
              <w:right w:val="single" w:sz="8" w:space="0" w:color="1C1B1D"/>
            </w:tcBorders>
            <w:shd w:val="clear" w:color="auto" w:fill="auto"/>
            <w:noWrap/>
            <w:vAlign w:val="bottom"/>
            <w:hideMark/>
          </w:tcPr>
          <w:p w14:paraId="6CC4CAA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59DF43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94F5E4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AT2G25930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4E0CB1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ELF3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EDD2B5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5D59D7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0.99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F06189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4.41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7EB6F6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1.04E-14</w:t>
            </w:r>
          </w:p>
        </w:tc>
        <w:tc>
          <w:tcPr>
            <w:tcW w:w="644" w:type="pct"/>
            <w:tcBorders>
              <w:top w:val="nil"/>
              <w:left w:val="single" w:sz="8" w:space="0" w:color="1C1B1D"/>
              <w:bottom w:val="nil"/>
              <w:right w:val="single" w:sz="8" w:space="0" w:color="1C1B1D"/>
            </w:tcBorders>
            <w:shd w:val="clear" w:color="auto" w:fill="auto"/>
            <w:noWrap/>
            <w:vAlign w:val="bottom"/>
            <w:hideMark/>
          </w:tcPr>
          <w:p w14:paraId="0E1E25D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4A7EA29"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7AE65F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AT2G40080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88A0D2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ELF4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328080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1C9EE5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AC9066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D084B6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2.20E-03</w:t>
            </w:r>
          </w:p>
        </w:tc>
        <w:tc>
          <w:tcPr>
            <w:tcW w:w="644" w:type="pct"/>
            <w:tcBorders>
              <w:top w:val="nil"/>
              <w:left w:val="single" w:sz="8" w:space="0" w:color="1C1B1D"/>
              <w:bottom w:val="nil"/>
              <w:right w:val="single" w:sz="8" w:space="0" w:color="1C1B1D"/>
            </w:tcBorders>
            <w:shd w:val="clear" w:color="auto" w:fill="auto"/>
            <w:noWrap/>
            <w:vAlign w:val="bottom"/>
            <w:hideMark/>
          </w:tcPr>
          <w:p w14:paraId="3240A28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74D33B9"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8CF0DEB"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AT2G46790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A55E74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PRR9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C96991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87CACD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1.55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1FFED6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5.39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24369D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3.77E-20</w:t>
            </w:r>
          </w:p>
        </w:tc>
        <w:tc>
          <w:tcPr>
            <w:tcW w:w="644" w:type="pct"/>
            <w:tcBorders>
              <w:top w:val="nil"/>
              <w:left w:val="single" w:sz="8" w:space="0" w:color="1C1B1D"/>
              <w:bottom w:val="nil"/>
              <w:right w:val="single" w:sz="8" w:space="0" w:color="1C1B1D"/>
            </w:tcBorders>
            <w:shd w:val="clear" w:color="auto" w:fill="auto"/>
            <w:noWrap/>
            <w:vAlign w:val="bottom"/>
            <w:hideMark/>
          </w:tcPr>
          <w:p w14:paraId="1F3FA29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55A415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7C63B3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AT2G46830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ADB76B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CCA1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06719D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E57E7A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D5F16F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7.64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400A9A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7.18E-01</w:t>
            </w:r>
          </w:p>
        </w:tc>
        <w:tc>
          <w:tcPr>
            <w:tcW w:w="644" w:type="pct"/>
            <w:tcBorders>
              <w:top w:val="nil"/>
              <w:left w:val="single" w:sz="8" w:space="0" w:color="1C1B1D"/>
              <w:bottom w:val="nil"/>
              <w:right w:val="single" w:sz="8" w:space="0" w:color="1C1B1D"/>
            </w:tcBorders>
            <w:shd w:val="clear" w:color="auto" w:fill="auto"/>
            <w:noWrap/>
            <w:vAlign w:val="bottom"/>
            <w:hideMark/>
          </w:tcPr>
          <w:p w14:paraId="0879D7D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28361A0"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288EE6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AT3G04910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A2F032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WNK1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898637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92D32A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5FC5F9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7.16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DEC35E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2.29E-04</w:t>
            </w:r>
          </w:p>
        </w:tc>
        <w:tc>
          <w:tcPr>
            <w:tcW w:w="644" w:type="pct"/>
            <w:tcBorders>
              <w:top w:val="nil"/>
              <w:left w:val="single" w:sz="8" w:space="0" w:color="1C1B1D"/>
              <w:bottom w:val="nil"/>
              <w:right w:val="single" w:sz="8" w:space="0" w:color="1C1B1D"/>
            </w:tcBorders>
            <w:shd w:val="clear" w:color="auto" w:fill="auto"/>
            <w:noWrap/>
            <w:vAlign w:val="bottom"/>
            <w:hideMark/>
          </w:tcPr>
          <w:p w14:paraId="59DC465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4194BD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545382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AT3G26640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B8801E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LWD2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BBE4E5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ED1364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B1B27D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3.75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BD34C6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1.89E-06</w:t>
            </w:r>
          </w:p>
        </w:tc>
        <w:tc>
          <w:tcPr>
            <w:tcW w:w="644" w:type="pct"/>
            <w:tcBorders>
              <w:top w:val="nil"/>
              <w:left w:val="single" w:sz="8" w:space="0" w:color="1C1B1D"/>
              <w:bottom w:val="nil"/>
              <w:right w:val="single" w:sz="8" w:space="0" w:color="1C1B1D"/>
            </w:tcBorders>
            <w:shd w:val="clear" w:color="auto" w:fill="auto"/>
            <w:noWrap/>
            <w:vAlign w:val="bottom"/>
            <w:hideMark/>
          </w:tcPr>
          <w:p w14:paraId="1427C0B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05FF26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97FD17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AT3G46640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792E7C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LUX</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9D3275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49A2C1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999901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3.28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339D59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1.86E-01</w:t>
            </w:r>
          </w:p>
        </w:tc>
        <w:tc>
          <w:tcPr>
            <w:tcW w:w="644" w:type="pct"/>
            <w:tcBorders>
              <w:top w:val="nil"/>
              <w:left w:val="single" w:sz="8" w:space="0" w:color="1C1B1D"/>
              <w:bottom w:val="nil"/>
              <w:right w:val="single" w:sz="8" w:space="0" w:color="1C1B1D"/>
            </w:tcBorders>
            <w:shd w:val="clear" w:color="auto" w:fill="auto"/>
            <w:noWrap/>
            <w:vAlign w:val="bottom"/>
            <w:hideMark/>
          </w:tcPr>
          <w:p w14:paraId="5CC3D8C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9A8837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BE26AE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AT3G60250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82BD67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CKB3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4CF760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5F10DB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BA71CE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50C054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3.48E-06</w:t>
            </w:r>
          </w:p>
        </w:tc>
        <w:tc>
          <w:tcPr>
            <w:tcW w:w="644" w:type="pct"/>
            <w:tcBorders>
              <w:top w:val="nil"/>
              <w:left w:val="single" w:sz="8" w:space="0" w:color="1C1B1D"/>
              <w:bottom w:val="nil"/>
              <w:right w:val="single" w:sz="8" w:space="0" w:color="1C1B1D"/>
            </w:tcBorders>
            <w:shd w:val="clear" w:color="auto" w:fill="auto"/>
            <w:noWrap/>
            <w:vAlign w:val="bottom"/>
            <w:hideMark/>
          </w:tcPr>
          <w:p w14:paraId="59338CA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A3B436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0C7618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AT4G08920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BF5BCA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CRY1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D53447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E771F8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B00D5F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8.36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A1CEB0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5.54E-05</w:t>
            </w:r>
          </w:p>
        </w:tc>
        <w:tc>
          <w:tcPr>
            <w:tcW w:w="644" w:type="pct"/>
            <w:tcBorders>
              <w:top w:val="nil"/>
              <w:left w:val="single" w:sz="8" w:space="0" w:color="1C1B1D"/>
              <w:bottom w:val="nil"/>
              <w:right w:val="single" w:sz="8" w:space="0" w:color="1C1B1D"/>
            </w:tcBorders>
            <w:shd w:val="clear" w:color="auto" w:fill="auto"/>
            <w:noWrap/>
            <w:vAlign w:val="bottom"/>
            <w:hideMark/>
          </w:tcPr>
          <w:p w14:paraId="127128E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3B0410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E96325D"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AT4G16250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317197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PHYD</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838B17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1FDD84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1.14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25F344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4.13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9652D6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1.97E-19</w:t>
            </w:r>
          </w:p>
        </w:tc>
        <w:tc>
          <w:tcPr>
            <w:tcW w:w="644" w:type="pct"/>
            <w:tcBorders>
              <w:top w:val="nil"/>
              <w:left w:val="single" w:sz="8" w:space="0" w:color="1C1B1D"/>
              <w:bottom w:val="nil"/>
              <w:right w:val="single" w:sz="8" w:space="0" w:color="1C1B1D"/>
            </w:tcBorders>
            <w:shd w:val="clear" w:color="auto" w:fill="auto"/>
            <w:noWrap/>
            <w:vAlign w:val="bottom"/>
            <w:hideMark/>
          </w:tcPr>
          <w:p w14:paraId="498BCFD0"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445C9D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BBB2A3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AT4G18130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64F722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PHYE</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0DBD4E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C848B3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0.77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3DDDE9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1B18C2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1.49E-14</w:t>
            </w:r>
          </w:p>
        </w:tc>
        <w:tc>
          <w:tcPr>
            <w:tcW w:w="644" w:type="pct"/>
            <w:tcBorders>
              <w:top w:val="nil"/>
              <w:left w:val="single" w:sz="8" w:space="0" w:color="1C1B1D"/>
              <w:bottom w:val="nil"/>
              <w:right w:val="single" w:sz="8" w:space="0" w:color="1C1B1D"/>
            </w:tcBorders>
            <w:shd w:val="clear" w:color="auto" w:fill="auto"/>
            <w:noWrap/>
            <w:vAlign w:val="bottom"/>
            <w:hideMark/>
          </w:tcPr>
          <w:p w14:paraId="435A24E2"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10E6BB2"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45D31D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AT5G02810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64E054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PRR7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A2E795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3F30B0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DFBCDE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7.01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01640F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5.61E-03</w:t>
            </w:r>
          </w:p>
        </w:tc>
        <w:tc>
          <w:tcPr>
            <w:tcW w:w="644" w:type="pct"/>
            <w:tcBorders>
              <w:top w:val="nil"/>
              <w:left w:val="single" w:sz="8" w:space="0" w:color="1C1B1D"/>
              <w:bottom w:val="nil"/>
              <w:right w:val="single" w:sz="8" w:space="0" w:color="1C1B1D"/>
            </w:tcBorders>
            <w:shd w:val="clear" w:color="auto" w:fill="auto"/>
            <w:noWrap/>
            <w:vAlign w:val="bottom"/>
            <w:hideMark/>
          </w:tcPr>
          <w:p w14:paraId="60C7838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38A35F0"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14683B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AT5G08330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937436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CHE</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8222E1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24F4C5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-0.86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73059D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6.21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4F47AE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8.99E-11</w:t>
            </w:r>
          </w:p>
        </w:tc>
        <w:tc>
          <w:tcPr>
            <w:tcW w:w="644" w:type="pct"/>
            <w:tcBorders>
              <w:top w:val="nil"/>
              <w:left w:val="single" w:sz="8" w:space="0" w:color="1C1B1D"/>
              <w:bottom w:val="nil"/>
              <w:right w:val="single" w:sz="8" w:space="0" w:color="1C1B1D"/>
            </w:tcBorders>
            <w:shd w:val="clear" w:color="auto" w:fill="auto"/>
            <w:noWrap/>
            <w:vAlign w:val="bottom"/>
            <w:hideMark/>
          </w:tcPr>
          <w:p w14:paraId="021BE76F"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BAAD2F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843FCE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AT5G24470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349E3A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PRR5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4B0567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BF2CFC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D1AD5D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2.67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98BA32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2.29E-01</w:t>
            </w:r>
          </w:p>
        </w:tc>
        <w:tc>
          <w:tcPr>
            <w:tcW w:w="644" w:type="pct"/>
            <w:tcBorders>
              <w:top w:val="nil"/>
              <w:left w:val="single" w:sz="8" w:space="0" w:color="1C1B1D"/>
              <w:bottom w:val="nil"/>
              <w:right w:val="single" w:sz="8" w:space="0" w:color="1C1B1D"/>
            </w:tcBorders>
            <w:shd w:val="clear" w:color="auto" w:fill="auto"/>
            <w:noWrap/>
            <w:vAlign w:val="bottom"/>
            <w:hideMark/>
          </w:tcPr>
          <w:p w14:paraId="0CFEF28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18FBB0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36C818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AT5G35840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4B3226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PHYC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73B2F3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48E54F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35EBD0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487B1C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2.50E-06</w:t>
            </w:r>
          </w:p>
        </w:tc>
        <w:tc>
          <w:tcPr>
            <w:tcW w:w="644" w:type="pct"/>
            <w:tcBorders>
              <w:top w:val="nil"/>
              <w:left w:val="single" w:sz="8" w:space="0" w:color="1C1B1D"/>
              <w:bottom w:val="nil"/>
              <w:right w:val="single" w:sz="8" w:space="0" w:color="1C1B1D"/>
            </w:tcBorders>
            <w:shd w:val="clear" w:color="auto" w:fill="auto"/>
            <w:noWrap/>
            <w:vAlign w:val="bottom"/>
            <w:hideMark/>
          </w:tcPr>
          <w:p w14:paraId="04BCFF0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5FEB84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206EA6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AT5G37260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E5C9DE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CIR1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223AC1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D8DFF7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B8F586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3.12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53F007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1.60E-01</w:t>
            </w:r>
          </w:p>
        </w:tc>
        <w:tc>
          <w:tcPr>
            <w:tcW w:w="644" w:type="pct"/>
            <w:tcBorders>
              <w:top w:val="nil"/>
              <w:left w:val="single" w:sz="8" w:space="0" w:color="1C1B1D"/>
              <w:bottom w:val="nil"/>
              <w:right w:val="single" w:sz="8" w:space="0" w:color="1C1B1D"/>
            </w:tcBorders>
            <w:shd w:val="clear" w:color="auto" w:fill="auto"/>
            <w:noWrap/>
            <w:vAlign w:val="bottom"/>
            <w:hideMark/>
          </w:tcPr>
          <w:p w14:paraId="5D00E28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DD7CDF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7F0128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AT5G59560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0026D6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SRR1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82BC50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232C22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04F7B3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3.43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43671B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4.74E-02</w:t>
            </w:r>
          </w:p>
        </w:tc>
        <w:tc>
          <w:tcPr>
            <w:tcW w:w="644" w:type="pct"/>
            <w:tcBorders>
              <w:top w:val="nil"/>
              <w:left w:val="single" w:sz="8" w:space="0" w:color="1C1B1D"/>
              <w:bottom w:val="nil"/>
              <w:right w:val="single" w:sz="8" w:space="0" w:color="1C1B1D"/>
            </w:tcBorders>
            <w:shd w:val="clear" w:color="auto" w:fill="auto"/>
            <w:noWrap/>
            <w:vAlign w:val="bottom"/>
            <w:hideMark/>
          </w:tcPr>
          <w:p w14:paraId="17B4CAE1"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CAC15D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B05475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AT5G60100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48F6AF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PRR3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D0757B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DBC634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F39F1F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0.92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D05442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5.93E-11</w:t>
            </w:r>
          </w:p>
        </w:tc>
        <w:tc>
          <w:tcPr>
            <w:tcW w:w="644" w:type="pct"/>
            <w:tcBorders>
              <w:top w:val="nil"/>
              <w:left w:val="single" w:sz="8" w:space="0" w:color="1C1B1D"/>
              <w:bottom w:val="nil"/>
              <w:right w:val="single" w:sz="8" w:space="0" w:color="1C1B1D"/>
            </w:tcBorders>
            <w:shd w:val="clear" w:color="auto" w:fill="auto"/>
            <w:noWrap/>
            <w:vAlign w:val="bottom"/>
            <w:hideMark/>
          </w:tcPr>
          <w:p w14:paraId="6E14BD3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1C066E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0CF9753"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AT5G61380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6ED356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PRR1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52679A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014B45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55800F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C29F1E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3.92E-01</w:t>
            </w:r>
          </w:p>
        </w:tc>
        <w:tc>
          <w:tcPr>
            <w:tcW w:w="644" w:type="pct"/>
            <w:tcBorders>
              <w:top w:val="nil"/>
              <w:left w:val="single" w:sz="8" w:space="0" w:color="1C1B1D"/>
              <w:bottom w:val="nil"/>
              <w:right w:val="single" w:sz="8" w:space="0" w:color="1C1B1D"/>
            </w:tcBorders>
            <w:shd w:val="clear" w:color="auto" w:fill="auto"/>
            <w:noWrap/>
            <w:vAlign w:val="bottom"/>
            <w:hideMark/>
          </w:tcPr>
          <w:p w14:paraId="5030F8A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25B0A72"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D37866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AT5G64813</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62BEDE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LIP1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E5237D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3342DA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3C872F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BEFBED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5.34E-04</w:t>
            </w:r>
          </w:p>
        </w:tc>
        <w:tc>
          <w:tcPr>
            <w:tcW w:w="644" w:type="pct"/>
            <w:tcBorders>
              <w:top w:val="nil"/>
              <w:left w:val="single" w:sz="8" w:space="0" w:color="1C1B1D"/>
              <w:bottom w:val="nil"/>
              <w:right w:val="single" w:sz="8" w:space="0" w:color="1C1B1D"/>
            </w:tcBorders>
            <w:shd w:val="clear" w:color="auto" w:fill="auto"/>
            <w:noWrap/>
            <w:vAlign w:val="bottom"/>
            <w:hideMark/>
          </w:tcPr>
          <w:p w14:paraId="2779AFD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960B99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9AC7441"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AT1G68050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7F4CE5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FKF1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59C993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circadian clock</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3AF13B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E93746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9E533A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3.91E-02</w:t>
            </w:r>
          </w:p>
        </w:tc>
        <w:tc>
          <w:tcPr>
            <w:tcW w:w="644" w:type="pct"/>
            <w:tcBorders>
              <w:top w:val="nil"/>
              <w:left w:val="single" w:sz="8" w:space="0" w:color="1C1B1D"/>
              <w:bottom w:val="nil"/>
              <w:right w:val="single" w:sz="8" w:space="0" w:color="1C1B1D"/>
            </w:tcBorders>
            <w:shd w:val="clear" w:color="auto" w:fill="auto"/>
            <w:noWrap/>
            <w:vAlign w:val="bottom"/>
            <w:hideMark/>
          </w:tcPr>
          <w:p w14:paraId="68FAD23F"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1E410F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EBCB59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AT5G17690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890274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TFL2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D3F56B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Photoperiod, vernalization and flower development</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1EF4E0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491335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4.46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16A7CE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9.97E-01</w:t>
            </w:r>
          </w:p>
        </w:tc>
        <w:tc>
          <w:tcPr>
            <w:tcW w:w="644" w:type="pct"/>
            <w:tcBorders>
              <w:top w:val="nil"/>
              <w:left w:val="single" w:sz="8" w:space="0" w:color="1C1B1D"/>
              <w:bottom w:val="nil"/>
              <w:right w:val="single" w:sz="8" w:space="0" w:color="1C1B1D"/>
            </w:tcBorders>
            <w:shd w:val="clear" w:color="auto" w:fill="auto"/>
            <w:noWrap/>
            <w:vAlign w:val="bottom"/>
            <w:hideMark/>
          </w:tcPr>
          <w:p w14:paraId="1D47430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F98042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56C3D0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AT2G42200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46F340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SPL9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92CBB2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Vegetative and reproductive phase change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413A3C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07DD08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3.03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5B55B0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8.60E-03</w:t>
            </w:r>
          </w:p>
        </w:tc>
        <w:tc>
          <w:tcPr>
            <w:tcW w:w="644" w:type="pct"/>
            <w:tcBorders>
              <w:top w:val="nil"/>
              <w:left w:val="single" w:sz="8" w:space="0" w:color="1C1B1D"/>
              <w:bottom w:val="nil"/>
              <w:right w:val="single" w:sz="8" w:space="0" w:color="1C1B1D"/>
            </w:tcBorders>
            <w:shd w:val="clear" w:color="auto" w:fill="auto"/>
            <w:noWrap/>
            <w:vAlign w:val="bottom"/>
            <w:hideMark/>
          </w:tcPr>
          <w:p w14:paraId="1971034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811A17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5E31C1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AT3G57920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4B9576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SPL15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559E07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Vegetative and reproductive phase change</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405AA0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0.89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8586BC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32B11E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1.34E-02</w:t>
            </w:r>
          </w:p>
        </w:tc>
        <w:tc>
          <w:tcPr>
            <w:tcW w:w="644" w:type="pct"/>
            <w:tcBorders>
              <w:top w:val="nil"/>
              <w:left w:val="single" w:sz="8" w:space="0" w:color="1C1B1D"/>
              <w:bottom w:val="nil"/>
              <w:right w:val="single" w:sz="8" w:space="0" w:color="1C1B1D"/>
            </w:tcBorders>
            <w:shd w:val="clear" w:color="auto" w:fill="auto"/>
            <w:noWrap/>
            <w:vAlign w:val="bottom"/>
            <w:hideMark/>
          </w:tcPr>
          <w:p w14:paraId="465A7A4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CE4C2A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76C9B2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AT1G53160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C8A606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SPL4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3A1DCF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3A5A48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-1.75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4A5918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2.89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ECBE03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1.38E-20</w:t>
            </w:r>
          </w:p>
        </w:tc>
        <w:tc>
          <w:tcPr>
            <w:tcW w:w="644" w:type="pct"/>
            <w:tcBorders>
              <w:top w:val="nil"/>
              <w:left w:val="single" w:sz="8" w:space="0" w:color="1C1B1D"/>
              <w:bottom w:val="nil"/>
              <w:right w:val="single" w:sz="8" w:space="0" w:color="1C1B1D"/>
            </w:tcBorders>
            <w:shd w:val="clear" w:color="auto" w:fill="auto"/>
            <w:noWrap/>
            <w:vAlign w:val="bottom"/>
            <w:hideMark/>
          </w:tcPr>
          <w:p w14:paraId="7E64D24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D458FC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F0BF25B"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AT2G25095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85D72B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miR156a</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40782D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F34600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755D80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34D16F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9.78E-02</w:t>
            </w:r>
          </w:p>
        </w:tc>
        <w:tc>
          <w:tcPr>
            <w:tcW w:w="644" w:type="pct"/>
            <w:tcBorders>
              <w:top w:val="nil"/>
              <w:left w:val="single" w:sz="8" w:space="0" w:color="1C1B1D"/>
              <w:bottom w:val="nil"/>
              <w:right w:val="single" w:sz="8" w:space="0" w:color="1C1B1D"/>
            </w:tcBorders>
            <w:shd w:val="clear" w:color="auto" w:fill="auto"/>
            <w:noWrap/>
            <w:vAlign w:val="bottom"/>
            <w:hideMark/>
          </w:tcPr>
          <w:p w14:paraId="2F7742A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9B7492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0A8E60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AT2G33810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A8EAC7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SPL3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E7AEAA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C88126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-1.55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B37EE0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4.69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BB3B49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4.76E-20</w:t>
            </w:r>
          </w:p>
        </w:tc>
        <w:tc>
          <w:tcPr>
            <w:tcW w:w="644" w:type="pct"/>
            <w:tcBorders>
              <w:top w:val="nil"/>
              <w:left w:val="single" w:sz="8" w:space="0" w:color="1C1B1D"/>
              <w:bottom w:val="nil"/>
              <w:right w:val="single" w:sz="8" w:space="0" w:color="1C1B1D"/>
            </w:tcBorders>
            <w:shd w:val="clear" w:color="auto" w:fill="auto"/>
            <w:noWrap/>
            <w:vAlign w:val="bottom"/>
            <w:hideMark/>
          </w:tcPr>
          <w:p w14:paraId="08233510"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13C20DA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77D582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AT3G15270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EAC5A0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SPL5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506109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4B8239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-1.94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73B0A1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1.48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EFED5D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9.23E-15</w:t>
            </w:r>
          </w:p>
        </w:tc>
        <w:tc>
          <w:tcPr>
            <w:tcW w:w="644" w:type="pct"/>
            <w:tcBorders>
              <w:top w:val="nil"/>
              <w:left w:val="single" w:sz="8" w:space="0" w:color="1C1B1D"/>
              <w:bottom w:val="nil"/>
              <w:right w:val="single" w:sz="8" w:space="0" w:color="1C1B1D"/>
            </w:tcBorders>
            <w:shd w:val="clear" w:color="auto" w:fill="auto"/>
            <w:noWrap/>
            <w:vAlign w:val="bottom"/>
            <w:hideMark/>
          </w:tcPr>
          <w:p w14:paraId="315E8FD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6CC746C"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69320A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AT4G31877</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559789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miR156c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47440B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Vegetative to reproductive transition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AE2F8E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0749D7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4CB059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2.22E-02</w:t>
            </w:r>
          </w:p>
        </w:tc>
        <w:tc>
          <w:tcPr>
            <w:tcW w:w="644" w:type="pct"/>
            <w:tcBorders>
              <w:top w:val="nil"/>
              <w:left w:val="single" w:sz="8" w:space="0" w:color="1C1B1D"/>
              <w:bottom w:val="nil"/>
              <w:right w:val="single" w:sz="8" w:space="0" w:color="1C1B1D"/>
            </w:tcBorders>
            <w:shd w:val="clear" w:color="auto" w:fill="auto"/>
            <w:noWrap/>
            <w:vAlign w:val="bottom"/>
            <w:hideMark/>
          </w:tcPr>
          <w:p w14:paraId="2BA1BC9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FED2C3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C9B3A5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AT1G17760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A19CCB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Cstf77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ACE2E7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Vernalization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2D868D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33BA88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4.42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2BCE60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4.52E-02</w:t>
            </w:r>
          </w:p>
        </w:tc>
        <w:tc>
          <w:tcPr>
            <w:tcW w:w="644" w:type="pct"/>
            <w:tcBorders>
              <w:top w:val="nil"/>
              <w:left w:val="single" w:sz="8" w:space="0" w:color="1C1B1D"/>
              <w:bottom w:val="nil"/>
              <w:right w:val="single" w:sz="8" w:space="0" w:color="1C1B1D"/>
            </w:tcBorders>
            <w:shd w:val="clear" w:color="auto" w:fill="auto"/>
            <w:noWrap/>
            <w:vAlign w:val="bottom"/>
            <w:hideMark/>
          </w:tcPr>
          <w:p w14:paraId="33D1BA8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FD7F58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8C6717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AT1G71800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FFC4F4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Cstf64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D7B321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Vernalization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A3D4C2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C9F966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3.29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159377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4.32E-05</w:t>
            </w:r>
          </w:p>
        </w:tc>
        <w:tc>
          <w:tcPr>
            <w:tcW w:w="644" w:type="pct"/>
            <w:tcBorders>
              <w:top w:val="nil"/>
              <w:left w:val="single" w:sz="8" w:space="0" w:color="1C1B1D"/>
              <w:bottom w:val="nil"/>
              <w:right w:val="single" w:sz="8" w:space="0" w:color="1C1B1D"/>
            </w:tcBorders>
            <w:shd w:val="clear" w:color="auto" w:fill="auto"/>
            <w:noWrap/>
            <w:vAlign w:val="bottom"/>
            <w:hideMark/>
          </w:tcPr>
          <w:p w14:paraId="26B1D8D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C82667E"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AF27AC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AT3G18990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35D1C7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VRN1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61A5BA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Vernalization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C3AB55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34C844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97A98C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1.54E-01</w:t>
            </w:r>
          </w:p>
        </w:tc>
        <w:tc>
          <w:tcPr>
            <w:tcW w:w="644" w:type="pct"/>
            <w:tcBorders>
              <w:top w:val="nil"/>
              <w:left w:val="single" w:sz="8" w:space="0" w:color="1C1B1D"/>
              <w:bottom w:val="nil"/>
              <w:right w:val="single" w:sz="8" w:space="0" w:color="1C1B1D"/>
            </w:tcBorders>
            <w:shd w:val="clear" w:color="auto" w:fill="auto"/>
            <w:noWrap/>
            <w:vAlign w:val="bottom"/>
            <w:hideMark/>
          </w:tcPr>
          <w:p w14:paraId="5F445BC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441108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1A2D14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AT4G00650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E42908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FRI</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AAEF2F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Vernalization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4ACC85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38EE28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2.78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B948FC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1.51E-01</w:t>
            </w:r>
          </w:p>
        </w:tc>
        <w:tc>
          <w:tcPr>
            <w:tcW w:w="644" w:type="pct"/>
            <w:tcBorders>
              <w:top w:val="nil"/>
              <w:left w:val="single" w:sz="8" w:space="0" w:color="1C1B1D"/>
              <w:bottom w:val="nil"/>
              <w:right w:val="single" w:sz="8" w:space="0" w:color="1C1B1D"/>
            </w:tcBorders>
            <w:shd w:val="clear" w:color="auto" w:fill="auto"/>
            <w:noWrap/>
            <w:vAlign w:val="bottom"/>
            <w:hideMark/>
          </w:tcPr>
          <w:p w14:paraId="0D5DD85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E10B12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F23776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AT5G10140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EA8E0B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FLC</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FC1CA1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Vernalization</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8718BC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-6.06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70BFB1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1.29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1ACFBE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2.44E-64</w:t>
            </w:r>
          </w:p>
        </w:tc>
        <w:tc>
          <w:tcPr>
            <w:tcW w:w="644" w:type="pct"/>
            <w:tcBorders>
              <w:top w:val="nil"/>
              <w:left w:val="single" w:sz="8" w:space="0" w:color="1C1B1D"/>
              <w:bottom w:val="nil"/>
              <w:right w:val="single" w:sz="8" w:space="0" w:color="1C1B1D"/>
            </w:tcBorders>
            <w:shd w:val="clear" w:color="auto" w:fill="auto"/>
            <w:noWrap/>
            <w:vAlign w:val="bottom"/>
            <w:hideMark/>
          </w:tcPr>
          <w:p w14:paraId="044960B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F75655E"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16959D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AT1G61040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1A7A4A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VIP5</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76492EF"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8657C6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861F08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056447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3.00E-08</w:t>
            </w:r>
          </w:p>
        </w:tc>
        <w:tc>
          <w:tcPr>
            <w:tcW w:w="644" w:type="pct"/>
            <w:tcBorders>
              <w:top w:val="nil"/>
              <w:left w:val="single" w:sz="8" w:space="0" w:color="1C1B1D"/>
              <w:bottom w:val="nil"/>
              <w:right w:val="single" w:sz="8" w:space="0" w:color="1C1B1D"/>
            </w:tcBorders>
            <w:shd w:val="clear" w:color="auto" w:fill="auto"/>
            <w:noWrap/>
            <w:vAlign w:val="bottom"/>
            <w:hideMark/>
          </w:tcPr>
          <w:p w14:paraId="188D4AA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06EC1A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5BEC7A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AT2G06210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2FE18E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VIP6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90F0BF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14B1B1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0959F2D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AC67E5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3.63E-01</w:t>
            </w:r>
          </w:p>
        </w:tc>
        <w:tc>
          <w:tcPr>
            <w:tcW w:w="644" w:type="pct"/>
            <w:tcBorders>
              <w:top w:val="nil"/>
              <w:left w:val="single" w:sz="8" w:space="0" w:color="1C1B1D"/>
              <w:bottom w:val="nil"/>
              <w:right w:val="single" w:sz="8" w:space="0" w:color="1C1B1D"/>
            </w:tcBorders>
            <w:shd w:val="clear" w:color="auto" w:fill="auto"/>
            <w:noWrap/>
            <w:vAlign w:val="bottom"/>
            <w:hideMark/>
          </w:tcPr>
          <w:p w14:paraId="0BE8E390"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604BBB9"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407582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AT2G31650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8CD335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ATX1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336B8C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55A8BC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DB15AA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7F066F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7.01E-03</w:t>
            </w:r>
          </w:p>
        </w:tc>
        <w:tc>
          <w:tcPr>
            <w:tcW w:w="644" w:type="pct"/>
            <w:tcBorders>
              <w:top w:val="nil"/>
              <w:left w:val="single" w:sz="8" w:space="0" w:color="1C1B1D"/>
              <w:bottom w:val="nil"/>
              <w:right w:val="single" w:sz="8" w:space="0" w:color="1C1B1D"/>
            </w:tcBorders>
            <w:shd w:val="clear" w:color="auto" w:fill="auto"/>
            <w:noWrap/>
            <w:vAlign w:val="bottom"/>
            <w:hideMark/>
          </w:tcPr>
          <w:p w14:paraId="6CAAF84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68EE42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EA29DEC"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AT3G48430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F91280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REF6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EB8437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E021B2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1D8940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5.21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CB41A8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1.89E-02</w:t>
            </w:r>
          </w:p>
        </w:tc>
        <w:tc>
          <w:tcPr>
            <w:tcW w:w="644" w:type="pct"/>
            <w:tcBorders>
              <w:top w:val="nil"/>
              <w:left w:val="single" w:sz="8" w:space="0" w:color="1C1B1D"/>
              <w:bottom w:val="nil"/>
              <w:right w:val="single" w:sz="8" w:space="0" w:color="1C1B1D"/>
            </w:tcBorders>
            <w:shd w:val="clear" w:color="auto" w:fill="auto"/>
            <w:noWrap/>
            <w:vAlign w:val="bottom"/>
            <w:hideMark/>
          </w:tcPr>
          <w:p w14:paraId="746B61A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6A20713"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2D31F3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AT4G20400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860FDD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Jmj4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BF6BC7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3A8937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52D461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5.26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4E5E93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1.81E-02</w:t>
            </w:r>
          </w:p>
        </w:tc>
        <w:tc>
          <w:tcPr>
            <w:tcW w:w="644" w:type="pct"/>
            <w:tcBorders>
              <w:top w:val="nil"/>
              <w:left w:val="single" w:sz="8" w:space="0" w:color="1C1B1D"/>
              <w:bottom w:val="nil"/>
              <w:right w:val="single" w:sz="8" w:space="0" w:color="1C1B1D"/>
            </w:tcBorders>
            <w:shd w:val="clear" w:color="auto" w:fill="auto"/>
            <w:noWrap/>
            <w:vAlign w:val="bottom"/>
            <w:hideMark/>
          </w:tcPr>
          <w:p w14:paraId="2330EA8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53798C9"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0F6291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AT5G04240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E92176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ELF6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598233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88C686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D8ED6E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1BD7CD7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4.65E-04</w:t>
            </w:r>
          </w:p>
        </w:tc>
        <w:tc>
          <w:tcPr>
            <w:tcW w:w="644" w:type="pct"/>
            <w:tcBorders>
              <w:top w:val="nil"/>
              <w:left w:val="single" w:sz="8" w:space="0" w:color="1C1B1D"/>
              <w:bottom w:val="nil"/>
              <w:right w:val="single" w:sz="8" w:space="0" w:color="1C1B1D"/>
            </w:tcBorders>
            <w:shd w:val="clear" w:color="auto" w:fill="auto"/>
            <w:noWrap/>
            <w:vAlign w:val="bottom"/>
            <w:hideMark/>
          </w:tcPr>
          <w:p w14:paraId="40F2FF4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EDEE2E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0ED42F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AT1G08970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92FDA4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NFYC3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BD66F2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C72EC7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FE689C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A3F7E4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1.57E-15</w:t>
            </w:r>
          </w:p>
        </w:tc>
        <w:tc>
          <w:tcPr>
            <w:tcW w:w="644" w:type="pct"/>
            <w:tcBorders>
              <w:top w:val="nil"/>
              <w:left w:val="single" w:sz="8" w:space="0" w:color="1C1B1D"/>
              <w:bottom w:val="nil"/>
              <w:right w:val="single" w:sz="8" w:space="0" w:color="1C1B1D"/>
            </w:tcBorders>
            <w:shd w:val="clear" w:color="auto" w:fill="auto"/>
            <w:noWrap/>
            <w:vAlign w:val="bottom"/>
            <w:hideMark/>
          </w:tcPr>
          <w:p w14:paraId="40DCBA2B"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10E25F0"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7B4A01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AT1G14400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76EBE9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UBC1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E937DA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B4849B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F41718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6.65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CAC7B9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1.10E-10</w:t>
            </w:r>
          </w:p>
        </w:tc>
        <w:tc>
          <w:tcPr>
            <w:tcW w:w="644" w:type="pct"/>
            <w:tcBorders>
              <w:top w:val="nil"/>
              <w:left w:val="single" w:sz="8" w:space="0" w:color="1C1B1D"/>
              <w:bottom w:val="nil"/>
              <w:right w:val="single" w:sz="8" w:space="0" w:color="1C1B1D"/>
            </w:tcBorders>
            <w:shd w:val="clear" w:color="auto" w:fill="auto"/>
            <w:noWrap/>
            <w:vAlign w:val="bottom"/>
            <w:hideMark/>
          </w:tcPr>
          <w:p w14:paraId="100F2BC0"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8EB35E8"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6D2431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AT1G54830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B64166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NFYC9</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9BC59D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29CF609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3B8CE9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4.25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3D9E22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8.50E-08</w:t>
            </w:r>
          </w:p>
        </w:tc>
        <w:tc>
          <w:tcPr>
            <w:tcW w:w="644" w:type="pct"/>
            <w:tcBorders>
              <w:top w:val="nil"/>
              <w:left w:val="single" w:sz="8" w:space="0" w:color="1C1B1D"/>
              <w:bottom w:val="nil"/>
              <w:right w:val="single" w:sz="8" w:space="0" w:color="1C1B1D"/>
            </w:tcBorders>
            <w:shd w:val="clear" w:color="auto" w:fill="auto"/>
            <w:noWrap/>
            <w:vAlign w:val="bottom"/>
            <w:hideMark/>
          </w:tcPr>
          <w:p w14:paraId="48C6AD1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69D85D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27FC3F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AT1G55250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A8EE8C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HUB2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783E2C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9A065C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96E646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4.83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B0FAC9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2.25E-01</w:t>
            </w:r>
          </w:p>
        </w:tc>
        <w:tc>
          <w:tcPr>
            <w:tcW w:w="644" w:type="pct"/>
            <w:tcBorders>
              <w:top w:val="nil"/>
              <w:left w:val="single" w:sz="8" w:space="0" w:color="1C1B1D"/>
              <w:bottom w:val="nil"/>
              <w:right w:val="single" w:sz="8" w:space="0" w:color="1C1B1D"/>
            </w:tcBorders>
            <w:shd w:val="clear" w:color="auto" w:fill="auto"/>
            <w:noWrap/>
            <w:vAlign w:val="bottom"/>
            <w:hideMark/>
          </w:tcPr>
          <w:p w14:paraId="235C4A5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3BE49F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4252BFB"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AT1G56170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114F49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NFYC2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BF8AF8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E72CA5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4C99F4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3.59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5F07D0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2.10E-02</w:t>
            </w:r>
          </w:p>
        </w:tc>
        <w:tc>
          <w:tcPr>
            <w:tcW w:w="644" w:type="pct"/>
            <w:tcBorders>
              <w:top w:val="nil"/>
              <w:left w:val="single" w:sz="8" w:space="0" w:color="1C1B1D"/>
              <w:bottom w:val="nil"/>
              <w:right w:val="single" w:sz="8" w:space="0" w:color="1C1B1D"/>
            </w:tcBorders>
            <w:shd w:val="clear" w:color="auto" w:fill="auto"/>
            <w:noWrap/>
            <w:vAlign w:val="bottom"/>
            <w:hideMark/>
          </w:tcPr>
          <w:p w14:paraId="55F9304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364AE1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627923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AT1G76710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720545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SDG26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E51699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44BF49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0F1E8B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3.53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B799B5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9.47E-01</w:t>
            </w:r>
          </w:p>
        </w:tc>
        <w:tc>
          <w:tcPr>
            <w:tcW w:w="644" w:type="pct"/>
            <w:tcBorders>
              <w:top w:val="nil"/>
              <w:left w:val="single" w:sz="8" w:space="0" w:color="1C1B1D"/>
              <w:bottom w:val="nil"/>
              <w:right w:val="single" w:sz="8" w:space="0" w:color="1C1B1D"/>
            </w:tcBorders>
            <w:shd w:val="clear" w:color="auto" w:fill="auto"/>
            <w:noWrap/>
            <w:vAlign w:val="bottom"/>
            <w:hideMark/>
          </w:tcPr>
          <w:p w14:paraId="5349DB0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B08CC1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878005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AT1G77080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EB3300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MAF1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B47400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76F6C0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89070E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5.01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84853B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2.71E-04</w:t>
            </w:r>
          </w:p>
        </w:tc>
        <w:tc>
          <w:tcPr>
            <w:tcW w:w="644" w:type="pct"/>
            <w:tcBorders>
              <w:top w:val="nil"/>
              <w:left w:val="single" w:sz="8" w:space="0" w:color="1C1B1D"/>
              <w:bottom w:val="nil"/>
              <w:right w:val="single" w:sz="8" w:space="0" w:color="1C1B1D"/>
            </w:tcBorders>
            <w:shd w:val="clear" w:color="auto" w:fill="auto"/>
            <w:noWrap/>
            <w:vAlign w:val="bottom"/>
            <w:hideMark/>
          </w:tcPr>
          <w:p w14:paraId="09C1633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D5019F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B8A594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AT1G77300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590119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EFS</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2FEF5F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A2EDC1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0.87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2BE7CF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5.69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0CD881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2.31E-11</w:t>
            </w:r>
          </w:p>
        </w:tc>
        <w:tc>
          <w:tcPr>
            <w:tcW w:w="644" w:type="pct"/>
            <w:tcBorders>
              <w:top w:val="nil"/>
              <w:left w:val="single" w:sz="8" w:space="0" w:color="1C1B1D"/>
              <w:bottom w:val="nil"/>
              <w:right w:val="single" w:sz="8" w:space="0" w:color="1C1B1D"/>
            </w:tcBorders>
            <w:shd w:val="clear" w:color="auto" w:fill="auto"/>
            <w:noWrap/>
            <w:vAlign w:val="bottom"/>
            <w:hideMark/>
          </w:tcPr>
          <w:p w14:paraId="07EB6A0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E6C158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500D6C6"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AT1G79730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C3C2CB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ELF7</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B8B561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B71CD6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0.58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7E0B7B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5.26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2F59BA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2.31E-11</w:t>
            </w:r>
          </w:p>
        </w:tc>
        <w:tc>
          <w:tcPr>
            <w:tcW w:w="644" w:type="pct"/>
            <w:tcBorders>
              <w:top w:val="nil"/>
              <w:left w:val="single" w:sz="8" w:space="0" w:color="1C1B1D"/>
              <w:bottom w:val="nil"/>
              <w:right w:val="single" w:sz="8" w:space="0" w:color="1C1B1D"/>
            </w:tcBorders>
            <w:shd w:val="clear" w:color="auto" w:fill="auto"/>
            <w:noWrap/>
            <w:vAlign w:val="bottom"/>
            <w:hideMark/>
          </w:tcPr>
          <w:p w14:paraId="23617FAF"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0B8CB0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38281F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AT2G02760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00C06A8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UBC2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0C44ED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611104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-0.35</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7AA638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6.12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EB86BC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2.08E-05</w:t>
            </w:r>
          </w:p>
        </w:tc>
        <w:tc>
          <w:tcPr>
            <w:tcW w:w="644" w:type="pct"/>
            <w:tcBorders>
              <w:top w:val="nil"/>
              <w:left w:val="single" w:sz="8" w:space="0" w:color="1C1B1D"/>
              <w:bottom w:val="nil"/>
              <w:right w:val="single" w:sz="8" w:space="0" w:color="1C1B1D"/>
            </w:tcBorders>
            <w:shd w:val="clear" w:color="auto" w:fill="auto"/>
            <w:noWrap/>
            <w:vAlign w:val="bottom"/>
            <w:hideMark/>
          </w:tcPr>
          <w:p w14:paraId="340AE325"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E21DB1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C526592"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AT2G23380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00F868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CLF</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EA9BA7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0627E7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D9B111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4.07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0EAB7F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2.68E-01</w:t>
            </w:r>
          </w:p>
        </w:tc>
        <w:tc>
          <w:tcPr>
            <w:tcW w:w="644" w:type="pct"/>
            <w:tcBorders>
              <w:top w:val="nil"/>
              <w:left w:val="single" w:sz="8" w:space="0" w:color="1C1B1D"/>
              <w:bottom w:val="nil"/>
              <w:right w:val="single" w:sz="8" w:space="0" w:color="1C1B1D"/>
            </w:tcBorders>
            <w:shd w:val="clear" w:color="auto" w:fill="auto"/>
            <w:noWrap/>
            <w:vAlign w:val="bottom"/>
            <w:hideMark/>
          </w:tcPr>
          <w:p w14:paraId="579FF25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AA8CB8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3DFAEA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AT2G33835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73BB1E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FES</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823D89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238AFC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3BC7BD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3.32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0E7244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1.16E-01</w:t>
            </w:r>
          </w:p>
        </w:tc>
        <w:tc>
          <w:tcPr>
            <w:tcW w:w="644" w:type="pct"/>
            <w:tcBorders>
              <w:top w:val="nil"/>
              <w:left w:val="single" w:sz="8" w:space="0" w:color="1C1B1D"/>
              <w:bottom w:val="nil"/>
              <w:right w:val="single" w:sz="8" w:space="0" w:color="1C1B1D"/>
            </w:tcBorders>
            <w:shd w:val="clear" w:color="auto" w:fill="auto"/>
            <w:noWrap/>
            <w:vAlign w:val="bottom"/>
            <w:hideMark/>
          </w:tcPr>
          <w:p w14:paraId="7E674401"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1DF557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893F87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AT2G44950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FB0D17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HUB1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D5FA37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190E9D6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0B8CFA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D03411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2.45E-01</w:t>
            </w:r>
          </w:p>
        </w:tc>
        <w:tc>
          <w:tcPr>
            <w:tcW w:w="644" w:type="pct"/>
            <w:tcBorders>
              <w:top w:val="nil"/>
              <w:left w:val="single" w:sz="8" w:space="0" w:color="1C1B1D"/>
              <w:bottom w:val="nil"/>
              <w:right w:val="single" w:sz="8" w:space="0" w:color="1C1B1D"/>
            </w:tcBorders>
            <w:shd w:val="clear" w:color="auto" w:fill="auto"/>
            <w:noWrap/>
            <w:vAlign w:val="bottom"/>
            <w:hideMark/>
          </w:tcPr>
          <w:p w14:paraId="70E3E54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4FED22C"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FDEA88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AT2G45640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BF2EA2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SAP18</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10CAD3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E5EA7F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-0.86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05DBDF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5.11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74D786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1.98E-15</w:t>
            </w:r>
          </w:p>
        </w:tc>
        <w:tc>
          <w:tcPr>
            <w:tcW w:w="644" w:type="pct"/>
            <w:tcBorders>
              <w:top w:val="nil"/>
              <w:left w:val="single" w:sz="8" w:space="0" w:color="1C1B1D"/>
              <w:bottom w:val="nil"/>
              <w:right w:val="single" w:sz="8" w:space="0" w:color="1C1B1D"/>
            </w:tcBorders>
            <w:shd w:val="clear" w:color="auto" w:fill="auto"/>
            <w:noWrap/>
            <w:vAlign w:val="bottom"/>
            <w:hideMark/>
          </w:tcPr>
          <w:p w14:paraId="4211192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5F35C8F"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ED1B621"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AT3G12810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E44E92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PIE1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4B15CD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343EF5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0.93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0409AE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5.33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983EE7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1.07E-17</w:t>
            </w:r>
          </w:p>
        </w:tc>
        <w:tc>
          <w:tcPr>
            <w:tcW w:w="644" w:type="pct"/>
            <w:tcBorders>
              <w:top w:val="nil"/>
              <w:left w:val="single" w:sz="8" w:space="0" w:color="1C1B1D"/>
              <w:bottom w:val="nil"/>
              <w:right w:val="single" w:sz="8" w:space="0" w:color="1C1B1D"/>
            </w:tcBorders>
            <w:shd w:val="clear" w:color="auto" w:fill="auto"/>
            <w:noWrap/>
            <w:vAlign w:val="bottom"/>
            <w:hideMark/>
          </w:tcPr>
          <w:p w14:paraId="055FC41E"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A558F5D"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432B37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AT3G24440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81C9E9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VIL1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CFC30E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1ED4DBC"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7CBFF2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807B36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3.18E-04</w:t>
            </w:r>
          </w:p>
        </w:tc>
        <w:tc>
          <w:tcPr>
            <w:tcW w:w="644" w:type="pct"/>
            <w:tcBorders>
              <w:top w:val="nil"/>
              <w:left w:val="single" w:sz="8" w:space="0" w:color="1C1B1D"/>
              <w:bottom w:val="nil"/>
              <w:right w:val="single" w:sz="8" w:space="0" w:color="1C1B1D"/>
            </w:tcBorders>
            <w:shd w:val="clear" w:color="auto" w:fill="auto"/>
            <w:noWrap/>
            <w:vAlign w:val="bottom"/>
            <w:hideMark/>
          </w:tcPr>
          <w:p w14:paraId="5A79B65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4A9E227"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0F698F25"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AT3G33520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FA5464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ESD1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286B2D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488BFA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-0.16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D2D045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4.09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30C70E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1.60E-01</w:t>
            </w:r>
          </w:p>
        </w:tc>
        <w:tc>
          <w:tcPr>
            <w:tcW w:w="644" w:type="pct"/>
            <w:tcBorders>
              <w:top w:val="nil"/>
              <w:left w:val="single" w:sz="8" w:space="0" w:color="1C1B1D"/>
              <w:bottom w:val="nil"/>
              <w:right w:val="single" w:sz="8" w:space="0" w:color="1C1B1D"/>
            </w:tcBorders>
            <w:shd w:val="clear" w:color="auto" w:fill="auto"/>
            <w:noWrap/>
            <w:vAlign w:val="bottom"/>
            <w:hideMark/>
          </w:tcPr>
          <w:p w14:paraId="3F54D631"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0A9662C"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455CF8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AT3G49600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B075453"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UBP26</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033AA56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BE7610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0.41</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6829E9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C09FAA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2.39E-05</w:t>
            </w:r>
          </w:p>
        </w:tc>
        <w:tc>
          <w:tcPr>
            <w:tcW w:w="644" w:type="pct"/>
            <w:tcBorders>
              <w:top w:val="nil"/>
              <w:left w:val="single" w:sz="8" w:space="0" w:color="1C1B1D"/>
              <w:bottom w:val="nil"/>
              <w:right w:val="single" w:sz="8" w:space="0" w:color="1C1B1D"/>
            </w:tcBorders>
            <w:shd w:val="clear" w:color="auto" w:fill="auto"/>
            <w:noWrap/>
            <w:vAlign w:val="bottom"/>
            <w:hideMark/>
          </w:tcPr>
          <w:p w14:paraId="75E22B70"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64DEC6C"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DC14A79"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AT4G15880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7B52EF6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ESD4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7B739EE"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B362E8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0.00</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8A32345"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4.68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658CD31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9.60E-01</w:t>
            </w:r>
          </w:p>
        </w:tc>
        <w:tc>
          <w:tcPr>
            <w:tcW w:w="644" w:type="pct"/>
            <w:tcBorders>
              <w:top w:val="nil"/>
              <w:left w:val="single" w:sz="8" w:space="0" w:color="1C1B1D"/>
              <w:bottom w:val="nil"/>
              <w:right w:val="single" w:sz="8" w:space="0" w:color="1C1B1D"/>
            </w:tcBorders>
            <w:shd w:val="clear" w:color="auto" w:fill="auto"/>
            <w:noWrap/>
            <w:vAlign w:val="bottom"/>
            <w:hideMark/>
          </w:tcPr>
          <w:p w14:paraId="668A64E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3B8CF949"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673EAC3"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AT4G16845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8021A8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VRN2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3C05ECC"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60182F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430A02D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4.17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21AD188"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7.95E-01</w:t>
            </w:r>
          </w:p>
        </w:tc>
        <w:tc>
          <w:tcPr>
            <w:tcW w:w="644" w:type="pct"/>
            <w:tcBorders>
              <w:top w:val="nil"/>
              <w:left w:val="single" w:sz="8" w:space="0" w:color="1C1B1D"/>
              <w:bottom w:val="nil"/>
              <w:right w:val="single" w:sz="8" w:space="0" w:color="1C1B1D"/>
            </w:tcBorders>
            <w:shd w:val="clear" w:color="auto" w:fill="auto"/>
            <w:noWrap/>
            <w:vAlign w:val="bottom"/>
            <w:hideMark/>
          </w:tcPr>
          <w:p w14:paraId="09E544C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1FCB49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2A4441AF"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AT4G29830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7989A1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VIP3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545C0AB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6A140EA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1E84214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3.96</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DFC474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1.23E-02</w:t>
            </w:r>
          </w:p>
        </w:tc>
        <w:tc>
          <w:tcPr>
            <w:tcW w:w="644" w:type="pct"/>
            <w:tcBorders>
              <w:top w:val="nil"/>
              <w:left w:val="single" w:sz="8" w:space="0" w:color="1C1B1D"/>
              <w:bottom w:val="nil"/>
              <w:right w:val="single" w:sz="8" w:space="0" w:color="1C1B1D"/>
            </w:tcBorders>
            <w:shd w:val="clear" w:color="auto" w:fill="auto"/>
            <w:noWrap/>
            <w:vAlign w:val="bottom"/>
            <w:hideMark/>
          </w:tcPr>
          <w:p w14:paraId="62473D04"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2710DF5"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6A81104"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AT4G32980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8A1A755"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ATH1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C9D62C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CE2A87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0.94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E66681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4.91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9B56D9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2.84E-15</w:t>
            </w:r>
          </w:p>
        </w:tc>
        <w:tc>
          <w:tcPr>
            <w:tcW w:w="644" w:type="pct"/>
            <w:tcBorders>
              <w:top w:val="nil"/>
              <w:left w:val="single" w:sz="8" w:space="0" w:color="1C1B1D"/>
              <w:bottom w:val="nil"/>
              <w:right w:val="single" w:sz="8" w:space="0" w:color="1C1B1D"/>
            </w:tcBorders>
            <w:shd w:val="clear" w:color="auto" w:fill="auto"/>
            <w:noWrap/>
            <w:vAlign w:val="bottom"/>
            <w:hideMark/>
          </w:tcPr>
          <w:p w14:paraId="003AFFB9"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3EAC4D9"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6316138"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AT4G39400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F6B9B4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BRI1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3E2FD47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BF6E0D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0.22</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91CDC3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7.58</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3382B3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1.34E-01</w:t>
            </w:r>
          </w:p>
        </w:tc>
        <w:tc>
          <w:tcPr>
            <w:tcW w:w="644" w:type="pct"/>
            <w:tcBorders>
              <w:top w:val="nil"/>
              <w:left w:val="single" w:sz="8" w:space="0" w:color="1C1B1D"/>
              <w:bottom w:val="nil"/>
              <w:right w:val="single" w:sz="8" w:space="0" w:color="1C1B1D"/>
            </w:tcBorders>
            <w:shd w:val="clear" w:color="auto" w:fill="auto"/>
            <w:noWrap/>
            <w:vAlign w:val="bottom"/>
            <w:hideMark/>
          </w:tcPr>
          <w:p w14:paraId="5CDE36D7"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DBE771B"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08EA480"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AT5G11530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2B49C361"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EMF1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47D923E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0430937"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0.43</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6C57AF1"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4.70</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710A420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4.55E-04</w:t>
            </w:r>
          </w:p>
        </w:tc>
        <w:tc>
          <w:tcPr>
            <w:tcW w:w="644" w:type="pct"/>
            <w:tcBorders>
              <w:top w:val="nil"/>
              <w:left w:val="single" w:sz="8" w:space="0" w:color="1C1B1D"/>
              <w:bottom w:val="nil"/>
              <w:right w:val="single" w:sz="8" w:space="0" w:color="1C1B1D"/>
            </w:tcBorders>
            <w:shd w:val="clear" w:color="auto" w:fill="auto"/>
            <w:noWrap/>
            <w:vAlign w:val="bottom"/>
            <w:hideMark/>
          </w:tcPr>
          <w:p w14:paraId="31949FAD"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53A38128"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7EEC16A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AT5G16320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422F032D"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FRL1</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099B9D4"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47AC3B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0.09</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34B44609"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2.57</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02EFA456"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6.41E-01</w:t>
            </w:r>
          </w:p>
        </w:tc>
        <w:tc>
          <w:tcPr>
            <w:tcW w:w="644" w:type="pct"/>
            <w:tcBorders>
              <w:top w:val="nil"/>
              <w:left w:val="single" w:sz="8" w:space="0" w:color="1C1B1D"/>
              <w:bottom w:val="nil"/>
              <w:right w:val="single" w:sz="8" w:space="0" w:color="1C1B1D"/>
            </w:tcBorders>
            <w:shd w:val="clear" w:color="auto" w:fill="auto"/>
            <w:noWrap/>
            <w:vAlign w:val="bottom"/>
            <w:hideMark/>
          </w:tcPr>
          <w:p w14:paraId="3E801B4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4CE645FA"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429ED0DE"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AT5G23150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1BFBFB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HUA2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42AE557"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CACF8D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1.38</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22D45AA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5.55</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7A78C9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2.97E-26</w:t>
            </w:r>
          </w:p>
        </w:tc>
        <w:tc>
          <w:tcPr>
            <w:tcW w:w="644" w:type="pct"/>
            <w:tcBorders>
              <w:top w:val="nil"/>
              <w:left w:val="single" w:sz="8" w:space="0" w:color="1C1B1D"/>
              <w:bottom w:val="nil"/>
              <w:right w:val="single" w:sz="8" w:space="0" w:color="1C1B1D"/>
            </w:tcBorders>
            <w:shd w:val="clear" w:color="auto" w:fill="auto"/>
            <w:noWrap/>
            <w:vAlign w:val="bottom"/>
            <w:hideMark/>
          </w:tcPr>
          <w:p w14:paraId="01CA6736"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59FC614"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39176CFA"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AT5G37055</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52BC858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SEF</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55BED5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52AD76F4"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3B93FA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2.64</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4CB379D"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2.11E-03</w:t>
            </w:r>
          </w:p>
        </w:tc>
        <w:tc>
          <w:tcPr>
            <w:tcW w:w="644" w:type="pct"/>
            <w:tcBorders>
              <w:top w:val="nil"/>
              <w:left w:val="single" w:sz="8" w:space="0" w:color="1C1B1D"/>
              <w:bottom w:val="nil"/>
              <w:right w:val="single" w:sz="8" w:space="0" w:color="1C1B1D"/>
            </w:tcBorders>
            <w:shd w:val="clear" w:color="auto" w:fill="auto"/>
            <w:noWrap/>
            <w:vAlign w:val="bottom"/>
            <w:hideMark/>
          </w:tcPr>
          <w:p w14:paraId="1321755A"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2E80C2B1"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D7EB293"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AT5G51230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60958BE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EMF2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64257A08"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0CC75F9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0.36</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7AA35A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5.12</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37D880A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8.51E-06</w:t>
            </w:r>
          </w:p>
        </w:tc>
        <w:tc>
          <w:tcPr>
            <w:tcW w:w="644" w:type="pct"/>
            <w:tcBorders>
              <w:top w:val="nil"/>
              <w:left w:val="single" w:sz="8" w:space="0" w:color="1C1B1D"/>
              <w:bottom w:val="nil"/>
              <w:right w:val="single" w:sz="8" w:space="0" w:color="1C1B1D"/>
            </w:tcBorders>
            <w:shd w:val="clear" w:color="auto" w:fill="auto"/>
            <w:noWrap/>
            <w:vAlign w:val="bottom"/>
            <w:hideMark/>
          </w:tcPr>
          <w:p w14:paraId="07CBBF91"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6F0CF6F8"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1CB9CFCD"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AT5G61150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F65BA9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VIP4</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1CB4523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4CC3625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0.07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7E9FC92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5.73</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52F5473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4.71E-01</w:t>
            </w:r>
          </w:p>
        </w:tc>
        <w:tc>
          <w:tcPr>
            <w:tcW w:w="644" w:type="pct"/>
            <w:tcBorders>
              <w:top w:val="nil"/>
              <w:left w:val="single" w:sz="8" w:space="0" w:color="1C1B1D"/>
              <w:bottom w:val="nil"/>
              <w:right w:val="single" w:sz="8" w:space="0" w:color="1C1B1D"/>
            </w:tcBorders>
            <w:shd w:val="clear" w:color="auto" w:fill="auto"/>
            <w:noWrap/>
            <w:vAlign w:val="bottom"/>
            <w:hideMark/>
          </w:tcPr>
          <w:p w14:paraId="26BB0073"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041D2982"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5F6B74F7"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AT5G65050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3872FEB9"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MAF2</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2EA2D4A0"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37C3DAA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-0.27</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6FA86BBE"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5.31</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2B3A5CDF"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2.58E-03</w:t>
            </w:r>
          </w:p>
        </w:tc>
        <w:tc>
          <w:tcPr>
            <w:tcW w:w="644" w:type="pct"/>
            <w:tcBorders>
              <w:top w:val="nil"/>
              <w:left w:val="single" w:sz="8" w:space="0" w:color="1C1B1D"/>
              <w:bottom w:val="nil"/>
              <w:right w:val="single" w:sz="8" w:space="0" w:color="1C1B1D"/>
            </w:tcBorders>
            <w:shd w:val="clear" w:color="auto" w:fill="auto"/>
            <w:noWrap/>
            <w:vAlign w:val="bottom"/>
            <w:hideMark/>
          </w:tcPr>
          <w:p w14:paraId="7909B2CC"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9B77396" w14:textId="77777777" w:rsidTr="00C05EB1">
        <w:trPr>
          <w:trHeight w:val="85"/>
        </w:trPr>
        <w:tc>
          <w:tcPr>
            <w:tcW w:w="572" w:type="pct"/>
            <w:tcBorders>
              <w:top w:val="single" w:sz="4" w:space="0" w:color="FFFFFF"/>
              <w:left w:val="single" w:sz="8" w:space="0" w:color="1C1B1D"/>
              <w:bottom w:val="nil"/>
              <w:right w:val="single" w:sz="8" w:space="0" w:color="1C1B1D"/>
            </w:tcBorders>
            <w:shd w:val="clear" w:color="auto" w:fill="auto"/>
            <w:noWrap/>
            <w:vAlign w:val="bottom"/>
            <w:hideMark/>
          </w:tcPr>
          <w:p w14:paraId="6DCE1B31"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AT5G65060</w:t>
            </w:r>
          </w:p>
        </w:tc>
        <w:tc>
          <w:tcPr>
            <w:tcW w:w="584" w:type="pct"/>
            <w:tcBorders>
              <w:top w:val="single" w:sz="4" w:space="0" w:color="FFFFFF"/>
              <w:left w:val="single" w:sz="8" w:space="0" w:color="1C1B1D"/>
              <w:bottom w:val="nil"/>
              <w:right w:val="single" w:sz="8" w:space="0" w:color="1C1B1D"/>
            </w:tcBorders>
            <w:shd w:val="clear" w:color="auto" w:fill="auto"/>
            <w:noWrap/>
            <w:vAlign w:val="bottom"/>
            <w:hideMark/>
          </w:tcPr>
          <w:p w14:paraId="16F62522"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MAF3</w:t>
            </w:r>
          </w:p>
        </w:tc>
        <w:tc>
          <w:tcPr>
            <w:tcW w:w="1842" w:type="pct"/>
            <w:tcBorders>
              <w:top w:val="single" w:sz="4" w:space="0" w:color="FFFFFF"/>
              <w:left w:val="single" w:sz="8" w:space="0" w:color="1C1B1D"/>
              <w:bottom w:val="nil"/>
              <w:right w:val="single" w:sz="8" w:space="0" w:color="1C1B1D"/>
            </w:tcBorders>
            <w:shd w:val="clear" w:color="auto" w:fill="auto"/>
            <w:noWrap/>
            <w:vAlign w:val="bottom"/>
            <w:hideMark/>
          </w:tcPr>
          <w:p w14:paraId="7BFB466A"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nil"/>
              <w:right w:val="single" w:sz="8" w:space="0" w:color="1C1B1D"/>
            </w:tcBorders>
            <w:shd w:val="clear" w:color="auto" w:fill="auto"/>
            <w:noWrap/>
            <w:vAlign w:val="bottom"/>
            <w:hideMark/>
          </w:tcPr>
          <w:p w14:paraId="71C95222"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-0.64</w:t>
            </w:r>
          </w:p>
        </w:tc>
        <w:tc>
          <w:tcPr>
            <w:tcW w:w="411" w:type="pct"/>
            <w:tcBorders>
              <w:top w:val="single" w:sz="4" w:space="0" w:color="FFFFFF"/>
              <w:left w:val="single" w:sz="8" w:space="0" w:color="1C1B1D"/>
              <w:bottom w:val="nil"/>
              <w:right w:val="single" w:sz="8" w:space="0" w:color="1C1B1D"/>
            </w:tcBorders>
            <w:shd w:val="clear" w:color="auto" w:fill="auto"/>
            <w:noWrap/>
            <w:vAlign w:val="bottom"/>
            <w:hideMark/>
          </w:tcPr>
          <w:p w14:paraId="5360C57B"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3.89</w:t>
            </w:r>
          </w:p>
        </w:tc>
        <w:tc>
          <w:tcPr>
            <w:tcW w:w="520" w:type="pct"/>
            <w:tcBorders>
              <w:top w:val="single" w:sz="4" w:space="0" w:color="FFFFFF"/>
              <w:left w:val="single" w:sz="8" w:space="0" w:color="1C1B1D"/>
              <w:bottom w:val="nil"/>
              <w:right w:val="single" w:sz="8" w:space="0" w:color="1C1B1D"/>
            </w:tcBorders>
            <w:shd w:val="clear" w:color="auto" w:fill="auto"/>
            <w:noWrap/>
            <w:vAlign w:val="bottom"/>
            <w:hideMark/>
          </w:tcPr>
          <w:p w14:paraId="4284E58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9.91E-09</w:t>
            </w:r>
          </w:p>
        </w:tc>
        <w:tc>
          <w:tcPr>
            <w:tcW w:w="644" w:type="pct"/>
            <w:tcBorders>
              <w:top w:val="nil"/>
              <w:left w:val="single" w:sz="8" w:space="0" w:color="1C1B1D"/>
              <w:bottom w:val="nil"/>
              <w:right w:val="single" w:sz="8" w:space="0" w:color="1C1B1D"/>
            </w:tcBorders>
            <w:shd w:val="clear" w:color="auto" w:fill="auto"/>
            <w:noWrap/>
            <w:vAlign w:val="bottom"/>
            <w:hideMark/>
          </w:tcPr>
          <w:p w14:paraId="7F65A6A8"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r w:rsidR="00BF2FAE" w:rsidRPr="001646FC" w14:paraId="7769A2BA" w14:textId="77777777" w:rsidTr="00C05EB1">
        <w:trPr>
          <w:trHeight w:val="85"/>
        </w:trPr>
        <w:tc>
          <w:tcPr>
            <w:tcW w:w="572"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0DDA4BBD" w14:textId="77777777" w:rsidR="00BF2FAE" w:rsidRPr="007D48C3" w:rsidRDefault="00BF2FAE" w:rsidP="00C05EB1">
            <w:pPr>
              <w:rPr>
                <w:rFonts w:eastAsia="Times New Roman" w:cstheme="minorHAnsi"/>
                <w:i/>
                <w:iCs/>
                <w:color w:val="000000"/>
                <w:sz w:val="15"/>
                <w:szCs w:val="15"/>
              </w:rPr>
            </w:pPr>
            <w:r w:rsidRPr="007D48C3">
              <w:rPr>
                <w:rFonts w:eastAsia="Times New Roman" w:cstheme="minorHAnsi"/>
                <w:i/>
                <w:iCs/>
                <w:color w:val="000000"/>
                <w:sz w:val="15"/>
                <w:szCs w:val="15"/>
              </w:rPr>
              <w:t>AT5G65070</w:t>
            </w:r>
          </w:p>
        </w:tc>
        <w:tc>
          <w:tcPr>
            <w:tcW w:w="584"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0A984A16"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MAF4</w:t>
            </w:r>
          </w:p>
        </w:tc>
        <w:tc>
          <w:tcPr>
            <w:tcW w:w="1842"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0F5ED8DB" w14:textId="77777777" w:rsidR="00BF2FAE" w:rsidRPr="007D48C3" w:rsidRDefault="00BF2FAE" w:rsidP="00C05EB1">
            <w:pPr>
              <w:rPr>
                <w:rFonts w:eastAsia="Times New Roman" w:cstheme="minorHAnsi"/>
                <w:color w:val="000000"/>
                <w:sz w:val="15"/>
                <w:szCs w:val="15"/>
              </w:rPr>
            </w:pPr>
            <w:r w:rsidRPr="007D48C3">
              <w:rPr>
                <w:rFonts w:eastAsia="Times New Roman" w:cstheme="minorHAnsi"/>
                <w:color w:val="000000"/>
                <w:sz w:val="15"/>
                <w:szCs w:val="15"/>
              </w:rPr>
              <w:t> </w:t>
            </w:r>
          </w:p>
        </w:tc>
        <w:tc>
          <w:tcPr>
            <w:tcW w:w="427"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44B1F923"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-0.20</w:t>
            </w:r>
          </w:p>
        </w:tc>
        <w:tc>
          <w:tcPr>
            <w:tcW w:w="411"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7AAF9AAA"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0.46</w:t>
            </w:r>
          </w:p>
        </w:tc>
        <w:tc>
          <w:tcPr>
            <w:tcW w:w="520" w:type="pct"/>
            <w:tcBorders>
              <w:top w:val="single" w:sz="4" w:space="0" w:color="FFFFFF"/>
              <w:left w:val="single" w:sz="8" w:space="0" w:color="1C1B1D"/>
              <w:bottom w:val="single" w:sz="8" w:space="0" w:color="1C1B1D"/>
              <w:right w:val="single" w:sz="8" w:space="0" w:color="1C1B1D"/>
            </w:tcBorders>
            <w:shd w:val="clear" w:color="auto" w:fill="auto"/>
            <w:noWrap/>
            <w:vAlign w:val="bottom"/>
            <w:hideMark/>
          </w:tcPr>
          <w:p w14:paraId="3DCD5BA0" w14:textId="77777777" w:rsidR="00BF2FAE" w:rsidRPr="007D48C3" w:rsidRDefault="00BF2FAE" w:rsidP="00C05EB1">
            <w:pPr>
              <w:jc w:val="right"/>
              <w:rPr>
                <w:rFonts w:eastAsia="Times New Roman" w:cstheme="minorHAnsi"/>
                <w:color w:val="000000"/>
                <w:sz w:val="15"/>
                <w:szCs w:val="15"/>
              </w:rPr>
            </w:pPr>
            <w:r w:rsidRPr="007D48C3">
              <w:rPr>
                <w:rFonts w:eastAsia="Times New Roman" w:cstheme="minorHAnsi"/>
                <w:color w:val="000000"/>
                <w:sz w:val="15"/>
                <w:szCs w:val="15"/>
              </w:rPr>
              <w:t>4.02E-01</w:t>
            </w:r>
          </w:p>
        </w:tc>
        <w:tc>
          <w:tcPr>
            <w:tcW w:w="644" w:type="pct"/>
            <w:tcBorders>
              <w:top w:val="nil"/>
              <w:left w:val="single" w:sz="8" w:space="0" w:color="1C1B1D"/>
              <w:bottom w:val="single" w:sz="8" w:space="0" w:color="1C1B1D"/>
              <w:right w:val="single" w:sz="8" w:space="0" w:color="1C1B1D"/>
            </w:tcBorders>
            <w:shd w:val="clear" w:color="auto" w:fill="auto"/>
            <w:noWrap/>
            <w:vAlign w:val="bottom"/>
            <w:hideMark/>
          </w:tcPr>
          <w:p w14:paraId="0A40EA50" w14:textId="77777777" w:rsidR="00BF2FAE" w:rsidRPr="007D48C3" w:rsidRDefault="00BF2FAE" w:rsidP="00C05EB1">
            <w:pPr>
              <w:jc w:val="center"/>
              <w:rPr>
                <w:rFonts w:eastAsia="Times New Roman" w:cstheme="minorHAnsi"/>
                <w:color w:val="000000"/>
                <w:sz w:val="15"/>
                <w:szCs w:val="15"/>
              </w:rPr>
            </w:pPr>
            <w:r w:rsidRPr="007D48C3">
              <w:rPr>
                <w:rFonts w:eastAsia="Times New Roman" w:cstheme="minorHAnsi"/>
                <w:color w:val="000000"/>
                <w:sz w:val="15"/>
                <w:szCs w:val="15"/>
              </w:rPr>
              <w:t>-</w:t>
            </w:r>
          </w:p>
        </w:tc>
      </w:tr>
    </w:tbl>
    <w:p w14:paraId="2A94A518" w14:textId="77777777" w:rsidR="00BF2FAE" w:rsidRDefault="00BF2FAE" w:rsidP="00BF2FAE"/>
    <w:p w14:paraId="238E565F" w14:textId="77777777" w:rsidR="00BF2FAE" w:rsidRPr="003C21EF" w:rsidRDefault="00BF2FAE" w:rsidP="00BF2FAE">
      <w:pPr>
        <w:rPr>
          <w:b/>
          <w:sz w:val="22"/>
          <w:szCs w:val="22"/>
        </w:rPr>
      </w:pPr>
      <w:r w:rsidRPr="003C21EF">
        <w:rPr>
          <w:b/>
          <w:sz w:val="22"/>
          <w:szCs w:val="22"/>
        </w:rPr>
        <w:t>Table S4. Flowering time gene expression</w:t>
      </w:r>
    </w:p>
    <w:p w14:paraId="26944D62" w14:textId="2063ED96" w:rsidR="00BF2FAE" w:rsidRPr="004176D4" w:rsidRDefault="00BF2FAE" w:rsidP="00BF2FAE">
      <w:pPr>
        <w:rPr>
          <w:sz w:val="22"/>
          <w:szCs w:val="22"/>
        </w:rPr>
      </w:pPr>
      <w:r w:rsidRPr="003C21EF">
        <w:rPr>
          <w:sz w:val="22"/>
          <w:szCs w:val="22"/>
        </w:rPr>
        <w:t>Change in gene expression of curated genes involved in flowering</w:t>
      </w:r>
      <w:r w:rsidRPr="004176D4">
        <w:rPr>
          <w:sz w:val="22"/>
          <w:szCs w:val="22"/>
        </w:rPr>
        <w:t xml:space="preserve"> time in Arabidopsis, detected using Illumina </w:t>
      </w:r>
      <w:proofErr w:type="spellStart"/>
      <w:r w:rsidRPr="004176D4">
        <w:rPr>
          <w:sz w:val="22"/>
          <w:szCs w:val="22"/>
        </w:rPr>
        <w:t>RNAseq</w:t>
      </w:r>
      <w:proofErr w:type="spellEnd"/>
      <w:r w:rsidRPr="004176D4">
        <w:rPr>
          <w:sz w:val="22"/>
          <w:szCs w:val="22"/>
        </w:rPr>
        <w:t xml:space="preserve"> of </w:t>
      </w:r>
      <w:r w:rsidRPr="004176D4">
        <w:rPr>
          <w:i/>
          <w:sz w:val="22"/>
          <w:szCs w:val="22"/>
        </w:rPr>
        <w:t>vir-1</w:t>
      </w:r>
      <w:r w:rsidRPr="004176D4">
        <w:rPr>
          <w:sz w:val="22"/>
          <w:szCs w:val="22"/>
        </w:rPr>
        <w:t xml:space="preserve"> compared to the VIR complemented line. 12.2% of flowering time genes change mRNA level expression in the </w:t>
      </w:r>
      <w:r w:rsidRPr="004176D4">
        <w:rPr>
          <w:i/>
          <w:sz w:val="22"/>
          <w:szCs w:val="22"/>
        </w:rPr>
        <w:t>vir-1</w:t>
      </w:r>
      <w:r w:rsidRPr="004176D4">
        <w:rPr>
          <w:sz w:val="22"/>
          <w:szCs w:val="22"/>
        </w:rPr>
        <w:t xml:space="preserve"> mutant.</w:t>
      </w:r>
      <w:r w:rsidR="00E7228F">
        <w:rPr>
          <w:sz w:val="22"/>
          <w:szCs w:val="22"/>
        </w:rPr>
        <w:t xml:space="preserve"> Source</w:t>
      </w:r>
      <w:r w:rsidR="004176D4">
        <w:rPr>
          <w:sz w:val="22"/>
          <w:szCs w:val="22"/>
        </w:rPr>
        <w:t xml:space="preserve"> of Flowering Time Genes</w:t>
      </w:r>
      <w:r w:rsidR="00E7228F">
        <w:rPr>
          <w:sz w:val="22"/>
          <w:szCs w:val="22"/>
        </w:rPr>
        <w:t xml:space="preserve">: George Coupland, Cologne: </w:t>
      </w:r>
      <w:r w:rsidR="00E7228F" w:rsidRPr="00E7228F">
        <w:rPr>
          <w:sz w:val="22"/>
          <w:szCs w:val="22"/>
        </w:rPr>
        <w:t>https://www.mpipz.mpg.de/14637/Arabidopsis_flowering_genes</w:t>
      </w:r>
    </w:p>
    <w:p w14:paraId="454585CE" w14:textId="65DC1DB5" w:rsidR="4979BB12" w:rsidRDefault="4979BB12">
      <w:r>
        <w:br w:type="page"/>
      </w:r>
    </w:p>
    <w:p w14:paraId="22697E66" w14:textId="2E6138A5" w:rsidR="00BF2FAE" w:rsidRDefault="00BF2FAE" w:rsidP="00BF2FAE"/>
    <w:tbl>
      <w:tblPr>
        <w:tblW w:w="5000" w:type="pct"/>
        <w:tblLook w:val="04A0" w:firstRow="1" w:lastRow="0" w:firstColumn="1" w:lastColumn="0" w:noHBand="0" w:noVBand="1"/>
      </w:tblPr>
      <w:tblGrid>
        <w:gridCol w:w="1476"/>
        <w:gridCol w:w="4232"/>
        <w:gridCol w:w="1808"/>
        <w:gridCol w:w="1484"/>
      </w:tblGrid>
      <w:tr w:rsidR="00BF2FAE" w:rsidRPr="00370983" w14:paraId="491096AB" w14:textId="77777777" w:rsidTr="00C05EB1">
        <w:trPr>
          <w:trHeight w:val="320"/>
        </w:trPr>
        <w:tc>
          <w:tcPr>
            <w:tcW w:w="821"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22C1B5" w14:textId="77777777" w:rsidR="00BF2FAE" w:rsidRPr="00370983" w:rsidRDefault="00BF2FAE" w:rsidP="00C05EB1">
            <w:pPr>
              <w:jc w:val="center"/>
              <w:rPr>
                <w:rFonts w:ascii="Calibri" w:eastAsia="Times New Roman" w:hAnsi="Calibri" w:cs="Calibri"/>
                <w:b/>
                <w:bCs/>
                <w:color w:val="000000"/>
              </w:rPr>
            </w:pPr>
            <w:r w:rsidRPr="00370983">
              <w:rPr>
                <w:rFonts w:ascii="Calibri" w:eastAsia="Times New Roman" w:hAnsi="Calibri" w:cs="Calibri"/>
                <w:b/>
                <w:bCs/>
                <w:color w:val="000000"/>
              </w:rPr>
              <w:t>Primer name</w:t>
            </w:r>
          </w:p>
        </w:tc>
        <w:tc>
          <w:tcPr>
            <w:tcW w:w="1692" w:type="pct"/>
            <w:tcBorders>
              <w:top w:val="single" w:sz="8" w:space="0" w:color="auto"/>
              <w:left w:val="nil"/>
              <w:bottom w:val="single" w:sz="8" w:space="0" w:color="auto"/>
              <w:right w:val="single" w:sz="4" w:space="0" w:color="auto"/>
            </w:tcBorders>
            <w:shd w:val="clear" w:color="auto" w:fill="auto"/>
            <w:noWrap/>
            <w:vAlign w:val="bottom"/>
            <w:hideMark/>
          </w:tcPr>
          <w:p w14:paraId="046E0E81" w14:textId="77777777" w:rsidR="00BF2FAE" w:rsidRPr="00370983" w:rsidRDefault="00BF2FAE" w:rsidP="00C05EB1">
            <w:pPr>
              <w:jc w:val="center"/>
              <w:rPr>
                <w:rFonts w:ascii="Calibri" w:eastAsia="Times New Roman" w:hAnsi="Calibri" w:cs="Calibri"/>
                <w:b/>
                <w:bCs/>
                <w:color w:val="000000"/>
              </w:rPr>
            </w:pPr>
            <w:r w:rsidRPr="00370983">
              <w:rPr>
                <w:rFonts w:ascii="Calibri" w:eastAsia="Times New Roman" w:hAnsi="Calibri" w:cs="Calibri"/>
                <w:b/>
                <w:bCs/>
                <w:color w:val="000000"/>
              </w:rPr>
              <w:t>Primer sequence</w:t>
            </w:r>
          </w:p>
        </w:tc>
        <w:tc>
          <w:tcPr>
            <w:tcW w:w="1663" w:type="pct"/>
            <w:tcBorders>
              <w:top w:val="single" w:sz="8" w:space="0" w:color="auto"/>
              <w:left w:val="nil"/>
              <w:bottom w:val="single" w:sz="8" w:space="0" w:color="auto"/>
              <w:right w:val="single" w:sz="4" w:space="0" w:color="auto"/>
            </w:tcBorders>
            <w:shd w:val="clear" w:color="auto" w:fill="auto"/>
            <w:noWrap/>
            <w:vAlign w:val="bottom"/>
            <w:hideMark/>
          </w:tcPr>
          <w:p w14:paraId="0D2F24DC" w14:textId="77777777" w:rsidR="00BF2FAE" w:rsidRPr="00370983" w:rsidRDefault="00BF2FAE" w:rsidP="00C05EB1">
            <w:pPr>
              <w:jc w:val="center"/>
              <w:rPr>
                <w:rFonts w:ascii="Calibri" w:eastAsia="Times New Roman" w:hAnsi="Calibri" w:cs="Calibri"/>
                <w:b/>
                <w:bCs/>
                <w:color w:val="000000"/>
              </w:rPr>
            </w:pPr>
            <w:r w:rsidRPr="00370983">
              <w:rPr>
                <w:rFonts w:ascii="Calibri" w:eastAsia="Times New Roman" w:hAnsi="Calibri" w:cs="Calibri"/>
                <w:b/>
                <w:bCs/>
                <w:color w:val="000000"/>
              </w:rPr>
              <w:t>Experiment</w:t>
            </w:r>
          </w:p>
        </w:tc>
        <w:tc>
          <w:tcPr>
            <w:tcW w:w="824" w:type="pct"/>
            <w:tcBorders>
              <w:top w:val="single" w:sz="8" w:space="0" w:color="auto"/>
              <w:left w:val="nil"/>
              <w:bottom w:val="single" w:sz="8" w:space="0" w:color="auto"/>
              <w:right w:val="single" w:sz="8" w:space="0" w:color="auto"/>
            </w:tcBorders>
            <w:shd w:val="clear" w:color="auto" w:fill="auto"/>
            <w:noWrap/>
            <w:vAlign w:val="bottom"/>
            <w:hideMark/>
          </w:tcPr>
          <w:p w14:paraId="64A5D606" w14:textId="77777777" w:rsidR="00BF2FAE" w:rsidRPr="00370983" w:rsidRDefault="00BF2FAE" w:rsidP="00C05EB1">
            <w:pPr>
              <w:jc w:val="center"/>
              <w:rPr>
                <w:rFonts w:ascii="Calibri" w:eastAsia="Times New Roman" w:hAnsi="Calibri" w:cs="Calibri"/>
                <w:b/>
                <w:bCs/>
                <w:color w:val="000000"/>
              </w:rPr>
            </w:pPr>
            <w:r w:rsidRPr="00370983">
              <w:rPr>
                <w:rFonts w:ascii="Calibri" w:eastAsia="Times New Roman" w:hAnsi="Calibri" w:cs="Calibri"/>
                <w:b/>
                <w:bCs/>
                <w:color w:val="000000"/>
              </w:rPr>
              <w:t>Gene or gene coordinates</w:t>
            </w:r>
          </w:p>
        </w:tc>
      </w:tr>
      <w:tr w:rsidR="00BF2FAE" w:rsidRPr="00370983" w14:paraId="15FE47DB"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hideMark/>
          </w:tcPr>
          <w:p w14:paraId="1C710CF1"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At1g29550 F</w:t>
            </w:r>
          </w:p>
        </w:tc>
        <w:tc>
          <w:tcPr>
            <w:tcW w:w="1692" w:type="pct"/>
            <w:tcBorders>
              <w:top w:val="nil"/>
              <w:left w:val="nil"/>
              <w:bottom w:val="single" w:sz="4" w:space="0" w:color="auto"/>
              <w:right w:val="single" w:sz="4" w:space="0" w:color="auto"/>
            </w:tcBorders>
            <w:shd w:val="clear" w:color="auto" w:fill="auto"/>
            <w:hideMark/>
          </w:tcPr>
          <w:p w14:paraId="380A45D4"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ATGGTGGTTACGGATTCTCCA</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D25AC68"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Chimeric RNA detection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2953FC2E"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AT1G29550-AT1G29560</w:t>
            </w:r>
          </w:p>
        </w:tc>
      </w:tr>
      <w:tr w:rsidR="00BF2FAE" w:rsidRPr="00370983" w14:paraId="42FB1CE8" w14:textId="77777777" w:rsidTr="00C05EB1">
        <w:trPr>
          <w:trHeight w:val="330"/>
        </w:trPr>
        <w:tc>
          <w:tcPr>
            <w:tcW w:w="821" w:type="pct"/>
            <w:tcBorders>
              <w:top w:val="nil"/>
              <w:left w:val="single" w:sz="8" w:space="0" w:color="auto"/>
              <w:bottom w:val="single" w:sz="4" w:space="0" w:color="auto"/>
              <w:right w:val="single" w:sz="4" w:space="0" w:color="auto"/>
            </w:tcBorders>
            <w:shd w:val="clear" w:color="auto" w:fill="auto"/>
            <w:hideMark/>
          </w:tcPr>
          <w:p w14:paraId="5717598D"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At1g29560 R</w:t>
            </w:r>
          </w:p>
        </w:tc>
        <w:tc>
          <w:tcPr>
            <w:tcW w:w="1692" w:type="pct"/>
            <w:tcBorders>
              <w:top w:val="nil"/>
              <w:left w:val="nil"/>
              <w:bottom w:val="single" w:sz="4" w:space="0" w:color="auto"/>
              <w:right w:val="single" w:sz="4" w:space="0" w:color="auto"/>
            </w:tcBorders>
            <w:shd w:val="clear" w:color="auto" w:fill="auto"/>
            <w:hideMark/>
          </w:tcPr>
          <w:p w14:paraId="35D34A85"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TTAAACTCCATCTCCCTCTTT</w:t>
            </w:r>
          </w:p>
        </w:tc>
        <w:tc>
          <w:tcPr>
            <w:tcW w:w="1663" w:type="pct"/>
            <w:vMerge/>
            <w:tcBorders>
              <w:top w:val="nil"/>
              <w:left w:val="single" w:sz="4" w:space="0" w:color="auto"/>
              <w:bottom w:val="single" w:sz="4" w:space="0" w:color="auto"/>
              <w:right w:val="single" w:sz="4" w:space="0" w:color="auto"/>
            </w:tcBorders>
            <w:vAlign w:val="center"/>
            <w:hideMark/>
          </w:tcPr>
          <w:p w14:paraId="05DE910F"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466F9D87" w14:textId="77777777" w:rsidR="00BF2FAE" w:rsidRPr="00370983" w:rsidRDefault="00BF2FAE" w:rsidP="00C05EB1">
            <w:pPr>
              <w:rPr>
                <w:rFonts w:ascii="Calibri" w:eastAsia="Times New Roman" w:hAnsi="Calibri" w:cs="Calibri"/>
                <w:i/>
                <w:iCs/>
                <w:color w:val="000000"/>
              </w:rPr>
            </w:pPr>
          </w:p>
        </w:tc>
      </w:tr>
      <w:tr w:rsidR="00BF2FAE" w:rsidRPr="00370983" w14:paraId="4E361151"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3690DA75"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F_spl2_A     </w:t>
            </w:r>
          </w:p>
        </w:tc>
        <w:tc>
          <w:tcPr>
            <w:tcW w:w="1692" w:type="pct"/>
            <w:tcBorders>
              <w:top w:val="nil"/>
              <w:left w:val="nil"/>
              <w:bottom w:val="single" w:sz="4" w:space="0" w:color="auto"/>
              <w:right w:val="single" w:sz="4" w:space="0" w:color="auto"/>
            </w:tcBorders>
            <w:shd w:val="clear" w:color="auto" w:fill="auto"/>
            <w:noWrap/>
            <w:hideMark/>
          </w:tcPr>
          <w:p w14:paraId="6E197CBD"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GCTGTGTTCCTTTTCTCAGCA</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2D34E60"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5F72B27B"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AT2G27385</w:t>
            </w:r>
          </w:p>
        </w:tc>
      </w:tr>
      <w:tr w:rsidR="00BF2FAE" w:rsidRPr="00370983" w14:paraId="7CA94DC1"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0B433B34"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R_spl2_A    </w:t>
            </w:r>
          </w:p>
        </w:tc>
        <w:tc>
          <w:tcPr>
            <w:tcW w:w="1692" w:type="pct"/>
            <w:tcBorders>
              <w:top w:val="nil"/>
              <w:left w:val="nil"/>
              <w:bottom w:val="single" w:sz="4" w:space="0" w:color="auto"/>
              <w:right w:val="single" w:sz="4" w:space="0" w:color="auto"/>
            </w:tcBorders>
            <w:shd w:val="clear" w:color="auto" w:fill="auto"/>
            <w:noWrap/>
            <w:hideMark/>
          </w:tcPr>
          <w:p w14:paraId="2D42E726"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CTGCCTTGGAGTTCTGCTTC</w:t>
            </w:r>
          </w:p>
        </w:tc>
        <w:tc>
          <w:tcPr>
            <w:tcW w:w="1663" w:type="pct"/>
            <w:vMerge/>
            <w:tcBorders>
              <w:top w:val="nil"/>
              <w:left w:val="single" w:sz="4" w:space="0" w:color="auto"/>
              <w:bottom w:val="single" w:sz="4" w:space="0" w:color="auto"/>
              <w:right w:val="single" w:sz="4" w:space="0" w:color="auto"/>
            </w:tcBorders>
            <w:vAlign w:val="center"/>
            <w:hideMark/>
          </w:tcPr>
          <w:p w14:paraId="7AAA6B8D"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76ECFCC0" w14:textId="77777777" w:rsidR="00BF2FAE" w:rsidRPr="00370983" w:rsidRDefault="00BF2FAE" w:rsidP="00C05EB1">
            <w:pPr>
              <w:rPr>
                <w:rFonts w:ascii="Calibri" w:eastAsia="Times New Roman" w:hAnsi="Calibri" w:cs="Calibri"/>
                <w:i/>
                <w:iCs/>
                <w:color w:val="000000"/>
              </w:rPr>
            </w:pPr>
          </w:p>
        </w:tc>
      </w:tr>
      <w:tr w:rsidR="00BF2FAE" w:rsidRPr="00370983" w14:paraId="79B29FB5"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0618D6A2"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F_spl5_A       </w:t>
            </w:r>
          </w:p>
        </w:tc>
        <w:tc>
          <w:tcPr>
            <w:tcW w:w="1692" w:type="pct"/>
            <w:tcBorders>
              <w:top w:val="nil"/>
              <w:left w:val="nil"/>
              <w:bottom w:val="single" w:sz="4" w:space="0" w:color="auto"/>
              <w:right w:val="single" w:sz="4" w:space="0" w:color="auto"/>
            </w:tcBorders>
            <w:shd w:val="clear" w:color="auto" w:fill="auto"/>
            <w:noWrap/>
            <w:hideMark/>
          </w:tcPr>
          <w:p w14:paraId="01EEBF86"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AGGGATAAGCTCTTCTTTTTCC</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3633C6"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1D6D0056"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3:12559692-12559814</w:t>
            </w:r>
          </w:p>
        </w:tc>
      </w:tr>
      <w:tr w:rsidR="00BF2FAE" w:rsidRPr="00370983" w14:paraId="4DFE5A45"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54A5D2FF"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R_spl5_A     </w:t>
            </w:r>
          </w:p>
        </w:tc>
        <w:tc>
          <w:tcPr>
            <w:tcW w:w="1692" w:type="pct"/>
            <w:tcBorders>
              <w:top w:val="nil"/>
              <w:left w:val="nil"/>
              <w:bottom w:val="single" w:sz="4" w:space="0" w:color="auto"/>
              <w:right w:val="single" w:sz="4" w:space="0" w:color="auto"/>
            </w:tcBorders>
            <w:shd w:val="clear" w:color="auto" w:fill="auto"/>
            <w:noWrap/>
            <w:hideMark/>
          </w:tcPr>
          <w:p w14:paraId="789C5E5E"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CGACGGTGACAACGAACC</w:t>
            </w:r>
          </w:p>
        </w:tc>
        <w:tc>
          <w:tcPr>
            <w:tcW w:w="1663" w:type="pct"/>
            <w:vMerge/>
            <w:tcBorders>
              <w:top w:val="nil"/>
              <w:left w:val="single" w:sz="4" w:space="0" w:color="auto"/>
              <w:bottom w:val="single" w:sz="4" w:space="0" w:color="auto"/>
              <w:right w:val="single" w:sz="4" w:space="0" w:color="auto"/>
            </w:tcBorders>
            <w:vAlign w:val="center"/>
            <w:hideMark/>
          </w:tcPr>
          <w:p w14:paraId="21DD4545"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40B72B21" w14:textId="77777777" w:rsidR="00BF2FAE" w:rsidRPr="00370983" w:rsidRDefault="00BF2FAE" w:rsidP="00C05EB1">
            <w:pPr>
              <w:rPr>
                <w:rFonts w:ascii="Calibri" w:eastAsia="Times New Roman" w:hAnsi="Calibri" w:cs="Calibri"/>
                <w:color w:val="000000"/>
              </w:rPr>
            </w:pPr>
          </w:p>
        </w:tc>
      </w:tr>
      <w:tr w:rsidR="00BF2FAE" w:rsidRPr="00370983" w14:paraId="5828C8F2"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31D9D545"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F_spl7_AB        </w:t>
            </w:r>
          </w:p>
        </w:tc>
        <w:tc>
          <w:tcPr>
            <w:tcW w:w="1692" w:type="pct"/>
            <w:tcBorders>
              <w:top w:val="nil"/>
              <w:left w:val="nil"/>
              <w:bottom w:val="single" w:sz="4" w:space="0" w:color="auto"/>
              <w:right w:val="single" w:sz="4" w:space="0" w:color="auto"/>
            </w:tcBorders>
            <w:shd w:val="clear" w:color="auto" w:fill="auto"/>
            <w:noWrap/>
            <w:hideMark/>
          </w:tcPr>
          <w:p w14:paraId="0CD7877E"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GTGGTGTTGAGCCGGAGT</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375B4EE"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15AAE53B"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AT3G42806</w:t>
            </w:r>
          </w:p>
        </w:tc>
      </w:tr>
      <w:tr w:rsidR="00BF2FAE" w:rsidRPr="00370983" w14:paraId="7BF08181"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2FB1D4D1"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R_spl7_B</w:t>
            </w:r>
          </w:p>
        </w:tc>
        <w:tc>
          <w:tcPr>
            <w:tcW w:w="1692" w:type="pct"/>
            <w:tcBorders>
              <w:top w:val="nil"/>
              <w:left w:val="nil"/>
              <w:bottom w:val="single" w:sz="4" w:space="0" w:color="auto"/>
              <w:right w:val="single" w:sz="4" w:space="0" w:color="auto"/>
            </w:tcBorders>
            <w:shd w:val="clear" w:color="auto" w:fill="auto"/>
            <w:noWrap/>
            <w:hideMark/>
          </w:tcPr>
          <w:p w14:paraId="543E14CA"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CTTTCTCGGTGGCTTTTCTC</w:t>
            </w:r>
          </w:p>
        </w:tc>
        <w:tc>
          <w:tcPr>
            <w:tcW w:w="1663" w:type="pct"/>
            <w:vMerge/>
            <w:tcBorders>
              <w:top w:val="nil"/>
              <w:left w:val="single" w:sz="4" w:space="0" w:color="auto"/>
              <w:bottom w:val="single" w:sz="4" w:space="0" w:color="auto"/>
              <w:right w:val="single" w:sz="4" w:space="0" w:color="auto"/>
            </w:tcBorders>
            <w:vAlign w:val="center"/>
            <w:hideMark/>
          </w:tcPr>
          <w:p w14:paraId="6CB0726E"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4822D920" w14:textId="77777777" w:rsidR="00BF2FAE" w:rsidRPr="00370983" w:rsidRDefault="00BF2FAE" w:rsidP="00C05EB1">
            <w:pPr>
              <w:rPr>
                <w:rFonts w:ascii="Calibri" w:eastAsia="Times New Roman" w:hAnsi="Calibri" w:cs="Calibri"/>
                <w:i/>
                <w:iCs/>
                <w:color w:val="000000"/>
              </w:rPr>
            </w:pPr>
          </w:p>
        </w:tc>
      </w:tr>
      <w:tr w:rsidR="00BF2FAE" w:rsidRPr="00370983" w14:paraId="3E5B4A61"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54A52CBF"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F_spl8_B      </w:t>
            </w:r>
          </w:p>
        </w:tc>
        <w:tc>
          <w:tcPr>
            <w:tcW w:w="1692" w:type="pct"/>
            <w:tcBorders>
              <w:top w:val="nil"/>
              <w:left w:val="nil"/>
              <w:bottom w:val="single" w:sz="4" w:space="0" w:color="auto"/>
              <w:right w:val="single" w:sz="4" w:space="0" w:color="auto"/>
            </w:tcBorders>
            <w:shd w:val="clear" w:color="auto" w:fill="auto"/>
            <w:noWrap/>
            <w:hideMark/>
          </w:tcPr>
          <w:p w14:paraId="5FB27107"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ATATGGACGATACTTTATACCCTTTG</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A70AFC"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325D3F89"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AT3G62040</w:t>
            </w:r>
          </w:p>
        </w:tc>
      </w:tr>
      <w:tr w:rsidR="00BF2FAE" w:rsidRPr="00370983" w14:paraId="23072939"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4F413C63"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R_spl8_B    </w:t>
            </w:r>
          </w:p>
        </w:tc>
        <w:tc>
          <w:tcPr>
            <w:tcW w:w="1692" w:type="pct"/>
            <w:tcBorders>
              <w:top w:val="nil"/>
              <w:left w:val="nil"/>
              <w:bottom w:val="single" w:sz="4" w:space="0" w:color="auto"/>
              <w:right w:val="single" w:sz="4" w:space="0" w:color="auto"/>
            </w:tcBorders>
            <w:shd w:val="clear" w:color="auto" w:fill="auto"/>
            <w:noWrap/>
            <w:hideMark/>
          </w:tcPr>
          <w:p w14:paraId="14B670F1"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AGCCATGGTGGTTCCATATT</w:t>
            </w:r>
          </w:p>
        </w:tc>
        <w:tc>
          <w:tcPr>
            <w:tcW w:w="1663" w:type="pct"/>
            <w:vMerge/>
            <w:tcBorders>
              <w:top w:val="nil"/>
              <w:left w:val="single" w:sz="4" w:space="0" w:color="auto"/>
              <w:bottom w:val="single" w:sz="4" w:space="0" w:color="auto"/>
              <w:right w:val="single" w:sz="4" w:space="0" w:color="auto"/>
            </w:tcBorders>
            <w:vAlign w:val="center"/>
            <w:hideMark/>
          </w:tcPr>
          <w:p w14:paraId="36179243"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4152DD78" w14:textId="77777777" w:rsidR="00BF2FAE" w:rsidRPr="00370983" w:rsidRDefault="00BF2FAE" w:rsidP="00C05EB1">
            <w:pPr>
              <w:rPr>
                <w:rFonts w:ascii="Calibri" w:eastAsia="Times New Roman" w:hAnsi="Calibri" w:cs="Calibri"/>
                <w:i/>
                <w:iCs/>
                <w:color w:val="000000"/>
              </w:rPr>
            </w:pPr>
          </w:p>
        </w:tc>
      </w:tr>
      <w:tr w:rsidR="00BF2FAE" w:rsidRPr="00370983" w14:paraId="1D44484C"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64C5475F"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F_spl9_AB    </w:t>
            </w:r>
          </w:p>
        </w:tc>
        <w:tc>
          <w:tcPr>
            <w:tcW w:w="1692" w:type="pct"/>
            <w:tcBorders>
              <w:top w:val="nil"/>
              <w:left w:val="nil"/>
              <w:bottom w:val="single" w:sz="4" w:space="0" w:color="auto"/>
              <w:right w:val="single" w:sz="4" w:space="0" w:color="auto"/>
            </w:tcBorders>
            <w:shd w:val="clear" w:color="auto" w:fill="auto"/>
            <w:noWrap/>
            <w:hideMark/>
          </w:tcPr>
          <w:p w14:paraId="7F4FF547"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AATATTTTCCGGTGAATAGCC</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81A8F8"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Splicing events validation RT-PCR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3E3BF574"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AT3G26395</w:t>
            </w:r>
          </w:p>
        </w:tc>
      </w:tr>
      <w:tr w:rsidR="00BF2FAE" w:rsidRPr="00370983" w14:paraId="743C343F"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5F964753"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 xml:space="preserve">R_spl9_B    </w:t>
            </w:r>
          </w:p>
        </w:tc>
        <w:tc>
          <w:tcPr>
            <w:tcW w:w="1692" w:type="pct"/>
            <w:tcBorders>
              <w:top w:val="nil"/>
              <w:left w:val="nil"/>
              <w:bottom w:val="single" w:sz="4" w:space="0" w:color="auto"/>
              <w:right w:val="single" w:sz="4" w:space="0" w:color="auto"/>
            </w:tcBorders>
            <w:shd w:val="clear" w:color="auto" w:fill="auto"/>
            <w:noWrap/>
            <w:hideMark/>
          </w:tcPr>
          <w:p w14:paraId="233B3271"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AAGCCCAGAATCCGGTGA</w:t>
            </w:r>
          </w:p>
        </w:tc>
        <w:tc>
          <w:tcPr>
            <w:tcW w:w="1663" w:type="pct"/>
            <w:vMerge/>
            <w:tcBorders>
              <w:top w:val="nil"/>
              <w:left w:val="single" w:sz="4" w:space="0" w:color="auto"/>
              <w:bottom w:val="single" w:sz="4" w:space="0" w:color="auto"/>
              <w:right w:val="single" w:sz="4" w:space="0" w:color="auto"/>
            </w:tcBorders>
            <w:vAlign w:val="center"/>
            <w:hideMark/>
          </w:tcPr>
          <w:p w14:paraId="310AD31F"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07521D57" w14:textId="77777777" w:rsidR="00BF2FAE" w:rsidRPr="00370983" w:rsidRDefault="00BF2FAE" w:rsidP="00C05EB1">
            <w:pPr>
              <w:rPr>
                <w:rFonts w:ascii="Calibri" w:eastAsia="Times New Roman" w:hAnsi="Calibri" w:cs="Calibri"/>
                <w:i/>
                <w:iCs/>
                <w:color w:val="000000"/>
              </w:rPr>
            </w:pPr>
          </w:p>
        </w:tc>
      </w:tr>
      <w:tr w:rsidR="00BF2FAE" w:rsidRPr="00370983" w14:paraId="64D40EB6" w14:textId="77777777" w:rsidTr="00C05EB1">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44AD4415"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CCA1_For</w:t>
            </w:r>
          </w:p>
        </w:tc>
        <w:tc>
          <w:tcPr>
            <w:tcW w:w="1692" w:type="pct"/>
            <w:tcBorders>
              <w:top w:val="nil"/>
              <w:left w:val="nil"/>
              <w:bottom w:val="single" w:sz="4" w:space="0" w:color="auto"/>
              <w:right w:val="single" w:sz="4" w:space="0" w:color="auto"/>
            </w:tcBorders>
            <w:shd w:val="clear" w:color="auto" w:fill="auto"/>
            <w:hideMark/>
          </w:tcPr>
          <w:p w14:paraId="4619A262"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GATGATGTTGAGGCGGATG</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07771C0"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RT-qPCR (clock phenotype)</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6153BF05"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AT2G46830</w:t>
            </w:r>
          </w:p>
        </w:tc>
      </w:tr>
      <w:tr w:rsidR="00BF2FAE" w:rsidRPr="00370983" w14:paraId="6D9D38FC" w14:textId="77777777" w:rsidTr="00C05EB1">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36454B89"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CCA1_Rev</w:t>
            </w:r>
          </w:p>
        </w:tc>
        <w:tc>
          <w:tcPr>
            <w:tcW w:w="1692" w:type="pct"/>
            <w:tcBorders>
              <w:top w:val="nil"/>
              <w:left w:val="nil"/>
              <w:bottom w:val="single" w:sz="4" w:space="0" w:color="auto"/>
              <w:right w:val="single" w:sz="4" w:space="0" w:color="auto"/>
            </w:tcBorders>
            <w:shd w:val="clear" w:color="auto" w:fill="auto"/>
            <w:hideMark/>
          </w:tcPr>
          <w:p w14:paraId="1B6FA46F"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TGGTGTTAACTGAGCTGTGAAG</w:t>
            </w:r>
          </w:p>
        </w:tc>
        <w:tc>
          <w:tcPr>
            <w:tcW w:w="1663" w:type="pct"/>
            <w:vMerge/>
            <w:tcBorders>
              <w:top w:val="nil"/>
              <w:left w:val="single" w:sz="4" w:space="0" w:color="auto"/>
              <w:bottom w:val="single" w:sz="4" w:space="0" w:color="auto"/>
              <w:right w:val="single" w:sz="4" w:space="0" w:color="auto"/>
            </w:tcBorders>
            <w:vAlign w:val="center"/>
            <w:hideMark/>
          </w:tcPr>
          <w:p w14:paraId="2503EBC0"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2277EBC9" w14:textId="77777777" w:rsidR="00BF2FAE" w:rsidRPr="00370983" w:rsidRDefault="00BF2FAE" w:rsidP="00C05EB1">
            <w:pPr>
              <w:rPr>
                <w:rFonts w:ascii="Calibri" w:eastAsia="Times New Roman" w:hAnsi="Calibri" w:cs="Calibri"/>
                <w:i/>
                <w:iCs/>
                <w:color w:val="000000"/>
              </w:rPr>
            </w:pPr>
          </w:p>
        </w:tc>
      </w:tr>
      <w:tr w:rsidR="00BF2FAE" w:rsidRPr="00370983" w14:paraId="7A1E8E5E" w14:textId="77777777" w:rsidTr="00C05EB1">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43A019E0" w14:textId="77777777" w:rsidR="00BF2FAE" w:rsidRPr="00370983" w:rsidRDefault="00BF2FAE" w:rsidP="00C05EB1">
            <w:pPr>
              <w:rPr>
                <w:rFonts w:ascii="Calibri" w:eastAsia="Times New Roman" w:hAnsi="Calibri" w:cs="Calibri"/>
                <w:color w:val="000000"/>
              </w:rPr>
            </w:pPr>
            <w:proofErr w:type="spellStart"/>
            <w:r w:rsidRPr="00370983">
              <w:rPr>
                <w:rFonts w:ascii="Calibri" w:eastAsia="Times New Roman" w:hAnsi="Calibri" w:cs="Calibri"/>
                <w:color w:val="000000"/>
              </w:rPr>
              <w:t>UBC_For</w:t>
            </w:r>
            <w:proofErr w:type="spellEnd"/>
          </w:p>
        </w:tc>
        <w:tc>
          <w:tcPr>
            <w:tcW w:w="1692" w:type="pct"/>
            <w:tcBorders>
              <w:top w:val="nil"/>
              <w:left w:val="nil"/>
              <w:bottom w:val="single" w:sz="4" w:space="0" w:color="auto"/>
              <w:right w:val="single" w:sz="4" w:space="0" w:color="auto"/>
            </w:tcBorders>
            <w:shd w:val="clear" w:color="auto" w:fill="auto"/>
            <w:hideMark/>
          </w:tcPr>
          <w:p w14:paraId="700D89CD"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CTGCGACTCAGGGAATCTTCTAA</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26C7F19"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RT-qPCR (clock phenotype)</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2754C537"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AT5G25760</w:t>
            </w:r>
          </w:p>
        </w:tc>
      </w:tr>
      <w:tr w:rsidR="00BF2FAE" w:rsidRPr="00370983" w14:paraId="307651DD" w14:textId="77777777" w:rsidTr="00C05EB1">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01489F9E" w14:textId="77777777" w:rsidR="00BF2FAE" w:rsidRPr="00370983" w:rsidRDefault="00BF2FAE" w:rsidP="00C05EB1">
            <w:pPr>
              <w:rPr>
                <w:rFonts w:ascii="Calibri" w:eastAsia="Times New Roman" w:hAnsi="Calibri" w:cs="Calibri"/>
                <w:color w:val="000000"/>
              </w:rPr>
            </w:pPr>
            <w:proofErr w:type="spellStart"/>
            <w:r w:rsidRPr="00370983">
              <w:rPr>
                <w:rFonts w:ascii="Calibri" w:eastAsia="Times New Roman" w:hAnsi="Calibri" w:cs="Calibri"/>
                <w:color w:val="000000"/>
              </w:rPr>
              <w:t>UBC_Rev</w:t>
            </w:r>
            <w:proofErr w:type="spellEnd"/>
          </w:p>
        </w:tc>
        <w:tc>
          <w:tcPr>
            <w:tcW w:w="1692" w:type="pct"/>
            <w:tcBorders>
              <w:top w:val="nil"/>
              <w:left w:val="nil"/>
              <w:bottom w:val="single" w:sz="4" w:space="0" w:color="auto"/>
              <w:right w:val="single" w:sz="4" w:space="0" w:color="auto"/>
            </w:tcBorders>
            <w:shd w:val="clear" w:color="auto" w:fill="auto"/>
            <w:hideMark/>
          </w:tcPr>
          <w:p w14:paraId="5A20206D"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TTGTGCCATTGAATTGAACCC</w:t>
            </w:r>
          </w:p>
        </w:tc>
        <w:tc>
          <w:tcPr>
            <w:tcW w:w="1663" w:type="pct"/>
            <w:vMerge/>
            <w:tcBorders>
              <w:top w:val="nil"/>
              <w:left w:val="single" w:sz="4" w:space="0" w:color="auto"/>
              <w:bottom w:val="single" w:sz="4" w:space="0" w:color="auto"/>
              <w:right w:val="single" w:sz="4" w:space="0" w:color="auto"/>
            </w:tcBorders>
            <w:vAlign w:val="center"/>
            <w:hideMark/>
          </w:tcPr>
          <w:p w14:paraId="1D88E000"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27061C3F" w14:textId="77777777" w:rsidR="00BF2FAE" w:rsidRPr="00370983" w:rsidRDefault="00BF2FAE" w:rsidP="00C05EB1">
            <w:pPr>
              <w:rPr>
                <w:rFonts w:ascii="Calibri" w:eastAsia="Times New Roman" w:hAnsi="Calibri" w:cs="Calibri"/>
                <w:i/>
                <w:iCs/>
                <w:color w:val="000000"/>
              </w:rPr>
            </w:pPr>
          </w:p>
        </w:tc>
      </w:tr>
      <w:tr w:rsidR="00BF2FAE" w:rsidRPr="00370983" w14:paraId="021BE13C"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462F4EDF"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F_GFP_CDS_T7prom_NotI</w:t>
            </w:r>
          </w:p>
        </w:tc>
        <w:tc>
          <w:tcPr>
            <w:tcW w:w="1692" w:type="pct"/>
            <w:tcBorders>
              <w:top w:val="nil"/>
              <w:left w:val="nil"/>
              <w:bottom w:val="single" w:sz="4" w:space="0" w:color="auto"/>
              <w:right w:val="single" w:sz="4" w:space="0" w:color="auto"/>
            </w:tcBorders>
            <w:shd w:val="clear" w:color="auto" w:fill="auto"/>
            <w:noWrap/>
            <w:vAlign w:val="center"/>
            <w:hideMark/>
          </w:tcPr>
          <w:p w14:paraId="1FF194B5"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GCGGCCGC TAATACGACTCACTATAGGGAGA ATGAGTAAAGGAGAAGAACTTTTCACTG</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1E2B97A"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PCR</w:t>
            </w:r>
          </w:p>
        </w:tc>
        <w:tc>
          <w:tcPr>
            <w:tcW w:w="824" w:type="pct"/>
            <w:vMerge w:val="restart"/>
            <w:tcBorders>
              <w:top w:val="nil"/>
              <w:left w:val="single" w:sz="4" w:space="0" w:color="auto"/>
              <w:bottom w:val="single" w:sz="4" w:space="0" w:color="auto"/>
              <w:right w:val="single" w:sz="8" w:space="0" w:color="auto"/>
            </w:tcBorders>
            <w:shd w:val="clear" w:color="auto" w:fill="auto"/>
            <w:noWrap/>
            <w:vAlign w:val="center"/>
            <w:hideMark/>
          </w:tcPr>
          <w:p w14:paraId="41F22901" w14:textId="77777777" w:rsidR="00BF2FAE" w:rsidRPr="00370983" w:rsidRDefault="00BF2FAE" w:rsidP="00C05EB1">
            <w:pPr>
              <w:jc w:val="center"/>
              <w:rPr>
                <w:rFonts w:ascii="Calibri" w:eastAsia="Times New Roman" w:hAnsi="Calibri" w:cs="Calibri"/>
                <w:i/>
                <w:iCs/>
                <w:color w:val="000000"/>
              </w:rPr>
            </w:pPr>
            <w:proofErr w:type="spellStart"/>
            <w:r w:rsidRPr="00370983">
              <w:rPr>
                <w:rFonts w:ascii="Calibri" w:eastAsia="Times New Roman" w:hAnsi="Calibri" w:cs="Calibri"/>
                <w:i/>
                <w:iCs/>
                <w:color w:val="000000"/>
              </w:rPr>
              <w:t>mGFP</w:t>
            </w:r>
            <w:proofErr w:type="spellEnd"/>
          </w:p>
        </w:tc>
      </w:tr>
      <w:tr w:rsidR="00BF2FAE" w:rsidRPr="00370983" w14:paraId="053987F3"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029C746C" w14:textId="77777777" w:rsidR="00BF2FAE" w:rsidRPr="00370983" w:rsidRDefault="00BF2FAE" w:rsidP="00C05EB1">
            <w:pPr>
              <w:rPr>
                <w:rFonts w:ascii="Calibri" w:eastAsia="Times New Roman" w:hAnsi="Calibri" w:cs="Calibri"/>
                <w:color w:val="000000"/>
              </w:rPr>
            </w:pPr>
            <w:proofErr w:type="spellStart"/>
            <w:r w:rsidRPr="00370983">
              <w:rPr>
                <w:rFonts w:ascii="Calibri" w:eastAsia="Times New Roman" w:hAnsi="Calibri" w:cs="Calibri"/>
                <w:color w:val="000000"/>
              </w:rPr>
              <w:t>R_GFP_CDS_AscI</w:t>
            </w:r>
            <w:proofErr w:type="spellEnd"/>
          </w:p>
        </w:tc>
        <w:tc>
          <w:tcPr>
            <w:tcW w:w="1692" w:type="pct"/>
            <w:tcBorders>
              <w:top w:val="nil"/>
              <w:left w:val="nil"/>
              <w:bottom w:val="single" w:sz="4" w:space="0" w:color="auto"/>
              <w:right w:val="single" w:sz="4" w:space="0" w:color="auto"/>
            </w:tcBorders>
            <w:shd w:val="clear" w:color="auto" w:fill="auto"/>
            <w:noWrap/>
            <w:hideMark/>
          </w:tcPr>
          <w:p w14:paraId="472AFA80"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GGCGCGCC TTATTTGTATAGTTCATCCATGCCATG</w:t>
            </w:r>
          </w:p>
        </w:tc>
        <w:tc>
          <w:tcPr>
            <w:tcW w:w="1663" w:type="pct"/>
            <w:vMerge/>
            <w:tcBorders>
              <w:top w:val="nil"/>
              <w:left w:val="single" w:sz="4" w:space="0" w:color="auto"/>
              <w:bottom w:val="single" w:sz="4" w:space="0" w:color="auto"/>
              <w:right w:val="single" w:sz="4" w:space="0" w:color="auto"/>
            </w:tcBorders>
            <w:vAlign w:val="center"/>
            <w:hideMark/>
          </w:tcPr>
          <w:p w14:paraId="56D8D1DE"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56F80DE2" w14:textId="77777777" w:rsidR="00BF2FAE" w:rsidRPr="00370983" w:rsidRDefault="00BF2FAE" w:rsidP="00C05EB1">
            <w:pPr>
              <w:rPr>
                <w:rFonts w:ascii="Calibri" w:eastAsia="Times New Roman" w:hAnsi="Calibri" w:cs="Calibri"/>
                <w:i/>
                <w:iCs/>
                <w:color w:val="000000"/>
              </w:rPr>
            </w:pPr>
          </w:p>
        </w:tc>
      </w:tr>
      <w:tr w:rsidR="00BF2FAE" w:rsidRPr="00370983" w14:paraId="29EABC66" w14:textId="77777777" w:rsidTr="00C05EB1">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0B211786"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FLC-</w:t>
            </w:r>
            <w:proofErr w:type="spellStart"/>
            <w:r w:rsidRPr="00370983">
              <w:rPr>
                <w:rFonts w:ascii="Calibri" w:eastAsia="Times New Roman" w:hAnsi="Calibri" w:cs="Calibri"/>
                <w:color w:val="000000"/>
              </w:rPr>
              <w:t>Fwd</w:t>
            </w:r>
            <w:proofErr w:type="spellEnd"/>
          </w:p>
        </w:tc>
        <w:tc>
          <w:tcPr>
            <w:tcW w:w="1692" w:type="pct"/>
            <w:tcBorders>
              <w:top w:val="nil"/>
              <w:left w:val="nil"/>
              <w:bottom w:val="single" w:sz="4" w:space="0" w:color="auto"/>
              <w:right w:val="single" w:sz="4" w:space="0" w:color="auto"/>
            </w:tcBorders>
            <w:shd w:val="clear" w:color="auto" w:fill="auto"/>
            <w:hideMark/>
          </w:tcPr>
          <w:p w14:paraId="0F902389"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GAGCCAAGAAGACCGAACTC</w:t>
            </w:r>
          </w:p>
        </w:tc>
        <w:tc>
          <w:tcPr>
            <w:tcW w:w="16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7AFE68F"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RT-qPCR (flowering phenotype)</w:t>
            </w:r>
          </w:p>
        </w:tc>
        <w:tc>
          <w:tcPr>
            <w:tcW w:w="824" w:type="pct"/>
            <w:vMerge w:val="restart"/>
            <w:tcBorders>
              <w:top w:val="nil"/>
              <w:left w:val="single" w:sz="4" w:space="0" w:color="auto"/>
              <w:bottom w:val="single" w:sz="4" w:space="0" w:color="auto"/>
              <w:right w:val="single" w:sz="8" w:space="0" w:color="auto"/>
            </w:tcBorders>
            <w:shd w:val="clear" w:color="auto" w:fill="auto"/>
            <w:vAlign w:val="center"/>
            <w:hideMark/>
          </w:tcPr>
          <w:p w14:paraId="222CC0BC" w14:textId="77777777" w:rsidR="00BF2FAE" w:rsidRPr="00370983" w:rsidRDefault="00BF2FAE" w:rsidP="00C05EB1">
            <w:pPr>
              <w:jc w:val="center"/>
              <w:rPr>
                <w:rFonts w:ascii="Calibri" w:eastAsia="Times New Roman" w:hAnsi="Calibri" w:cs="Calibri"/>
                <w:i/>
                <w:iCs/>
                <w:color w:val="000000"/>
              </w:rPr>
            </w:pPr>
            <w:r w:rsidRPr="00370983">
              <w:rPr>
                <w:rFonts w:ascii="Calibri" w:eastAsia="Times New Roman" w:hAnsi="Calibri" w:cs="Calibri"/>
                <w:i/>
                <w:iCs/>
                <w:color w:val="000000"/>
              </w:rPr>
              <w:t>AT5G10140</w:t>
            </w:r>
          </w:p>
        </w:tc>
      </w:tr>
      <w:tr w:rsidR="00BF2FAE" w:rsidRPr="00370983" w14:paraId="60131D91" w14:textId="77777777" w:rsidTr="00C05EB1">
        <w:trPr>
          <w:trHeight w:val="320"/>
        </w:trPr>
        <w:tc>
          <w:tcPr>
            <w:tcW w:w="821" w:type="pct"/>
            <w:tcBorders>
              <w:top w:val="nil"/>
              <w:left w:val="single" w:sz="8" w:space="0" w:color="auto"/>
              <w:bottom w:val="single" w:sz="4" w:space="0" w:color="auto"/>
              <w:right w:val="single" w:sz="4" w:space="0" w:color="auto"/>
            </w:tcBorders>
            <w:shd w:val="clear" w:color="auto" w:fill="auto"/>
            <w:hideMark/>
          </w:tcPr>
          <w:p w14:paraId="2D4A4F33"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FLC-Rev</w:t>
            </w:r>
          </w:p>
        </w:tc>
        <w:tc>
          <w:tcPr>
            <w:tcW w:w="1692" w:type="pct"/>
            <w:tcBorders>
              <w:top w:val="nil"/>
              <w:left w:val="nil"/>
              <w:bottom w:val="single" w:sz="4" w:space="0" w:color="auto"/>
              <w:right w:val="single" w:sz="4" w:space="0" w:color="auto"/>
            </w:tcBorders>
            <w:shd w:val="clear" w:color="auto" w:fill="auto"/>
            <w:hideMark/>
          </w:tcPr>
          <w:p w14:paraId="16CD2F92"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TTCTGCTCCCACATGATGA</w:t>
            </w:r>
          </w:p>
        </w:tc>
        <w:tc>
          <w:tcPr>
            <w:tcW w:w="1663" w:type="pct"/>
            <w:vMerge/>
            <w:tcBorders>
              <w:top w:val="nil"/>
              <w:left w:val="single" w:sz="4" w:space="0" w:color="auto"/>
              <w:bottom w:val="single" w:sz="4" w:space="0" w:color="auto"/>
              <w:right w:val="single" w:sz="4" w:space="0" w:color="auto"/>
            </w:tcBorders>
            <w:vAlign w:val="center"/>
            <w:hideMark/>
          </w:tcPr>
          <w:p w14:paraId="58A6B7EC"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4" w:space="0" w:color="auto"/>
              <w:right w:val="single" w:sz="8" w:space="0" w:color="auto"/>
            </w:tcBorders>
            <w:vAlign w:val="center"/>
            <w:hideMark/>
          </w:tcPr>
          <w:p w14:paraId="0EEAC84E" w14:textId="77777777" w:rsidR="00BF2FAE" w:rsidRPr="00370983" w:rsidRDefault="00BF2FAE" w:rsidP="00C05EB1">
            <w:pPr>
              <w:rPr>
                <w:rFonts w:ascii="Calibri" w:eastAsia="Times New Roman" w:hAnsi="Calibri" w:cs="Calibri"/>
                <w:i/>
                <w:iCs/>
                <w:color w:val="000000"/>
              </w:rPr>
            </w:pPr>
          </w:p>
        </w:tc>
      </w:tr>
      <w:tr w:rsidR="00BF2FAE" w:rsidRPr="00370983" w14:paraId="29B69565"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vAlign w:val="center"/>
            <w:hideMark/>
          </w:tcPr>
          <w:p w14:paraId="58623D95"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RT41clip</w:t>
            </w:r>
          </w:p>
        </w:tc>
        <w:tc>
          <w:tcPr>
            <w:tcW w:w="1692" w:type="pct"/>
            <w:tcBorders>
              <w:top w:val="nil"/>
              <w:left w:val="nil"/>
              <w:bottom w:val="single" w:sz="4" w:space="0" w:color="auto"/>
              <w:right w:val="single" w:sz="4" w:space="0" w:color="auto"/>
            </w:tcBorders>
            <w:shd w:val="clear" w:color="auto" w:fill="auto"/>
            <w:noWrap/>
            <w:vAlign w:val="center"/>
            <w:hideMark/>
          </w:tcPr>
          <w:p w14:paraId="4BE16B46" w14:textId="77777777" w:rsidR="00BF2FAE" w:rsidRPr="00370983" w:rsidRDefault="00BF2FAE" w:rsidP="00C05EB1">
            <w:pPr>
              <w:rPr>
                <w:rFonts w:ascii="Calibri" w:eastAsia="Times New Roman" w:hAnsi="Calibri" w:cs="Calibri"/>
              </w:rPr>
            </w:pPr>
            <w:proofErr w:type="spellStart"/>
            <w:r w:rsidRPr="00370983">
              <w:rPr>
                <w:rFonts w:ascii="Calibri" w:eastAsia="Times New Roman" w:hAnsi="Calibri" w:cs="Calibri"/>
              </w:rPr>
              <w:t>NNGTATNNNAGATCGGAAGAGCGTCGTGgatcCTGAACCGC</w:t>
            </w:r>
            <w:proofErr w:type="spellEnd"/>
          </w:p>
        </w:tc>
        <w:tc>
          <w:tcPr>
            <w:tcW w:w="16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21DD36B8" w14:textId="77777777" w:rsidR="00BF2FAE" w:rsidRPr="00370983" w:rsidRDefault="00BF2FAE" w:rsidP="00C05EB1">
            <w:pPr>
              <w:jc w:val="center"/>
              <w:rPr>
                <w:rFonts w:ascii="Calibri" w:eastAsia="Times New Roman" w:hAnsi="Calibri" w:cs="Calibri"/>
                <w:color w:val="000000"/>
              </w:rPr>
            </w:pPr>
            <w:proofErr w:type="spellStart"/>
            <w:r w:rsidRPr="00370983">
              <w:rPr>
                <w:rFonts w:ascii="Calibri" w:eastAsia="Times New Roman" w:hAnsi="Calibri" w:cs="Calibri"/>
                <w:color w:val="000000"/>
              </w:rPr>
              <w:t>miCLIP</w:t>
            </w:r>
            <w:proofErr w:type="spellEnd"/>
            <w:r w:rsidRPr="00370983">
              <w:rPr>
                <w:rFonts w:ascii="Calibri" w:eastAsia="Times New Roman" w:hAnsi="Calibri" w:cs="Calibri"/>
                <w:color w:val="000000"/>
              </w:rPr>
              <w:t xml:space="preserve"> library preparation</w:t>
            </w:r>
          </w:p>
        </w:tc>
        <w:tc>
          <w:tcPr>
            <w:tcW w:w="824" w:type="pct"/>
            <w:vMerge w:val="restart"/>
            <w:tcBorders>
              <w:top w:val="nil"/>
              <w:left w:val="single" w:sz="4" w:space="0" w:color="auto"/>
              <w:bottom w:val="single" w:sz="8" w:space="0" w:color="000000"/>
              <w:right w:val="single" w:sz="8" w:space="0" w:color="auto"/>
            </w:tcBorders>
            <w:shd w:val="clear" w:color="auto" w:fill="auto"/>
            <w:noWrap/>
            <w:vAlign w:val="bottom"/>
            <w:hideMark/>
          </w:tcPr>
          <w:p w14:paraId="3E8905F6" w14:textId="77777777" w:rsidR="00BF2FAE" w:rsidRPr="00370983" w:rsidRDefault="00BF2FAE" w:rsidP="00C05EB1">
            <w:pPr>
              <w:jc w:val="center"/>
              <w:rPr>
                <w:rFonts w:ascii="Calibri" w:eastAsia="Times New Roman" w:hAnsi="Calibri" w:cs="Calibri"/>
                <w:color w:val="000000"/>
              </w:rPr>
            </w:pPr>
            <w:r w:rsidRPr="00370983">
              <w:rPr>
                <w:rFonts w:ascii="Calibri" w:eastAsia="Times New Roman" w:hAnsi="Calibri" w:cs="Calibri"/>
                <w:color w:val="000000"/>
              </w:rPr>
              <w:t> </w:t>
            </w:r>
          </w:p>
        </w:tc>
      </w:tr>
      <w:tr w:rsidR="00BF2FAE" w:rsidRPr="00370983" w14:paraId="56B2F99B"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vAlign w:val="center"/>
            <w:hideMark/>
          </w:tcPr>
          <w:p w14:paraId="5C8E142A"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RT48clip</w:t>
            </w:r>
          </w:p>
        </w:tc>
        <w:tc>
          <w:tcPr>
            <w:tcW w:w="1692" w:type="pct"/>
            <w:tcBorders>
              <w:top w:val="nil"/>
              <w:left w:val="nil"/>
              <w:bottom w:val="single" w:sz="4" w:space="0" w:color="auto"/>
              <w:right w:val="single" w:sz="4" w:space="0" w:color="auto"/>
            </w:tcBorders>
            <w:shd w:val="clear" w:color="auto" w:fill="auto"/>
            <w:noWrap/>
            <w:vAlign w:val="center"/>
            <w:hideMark/>
          </w:tcPr>
          <w:p w14:paraId="51A86C3E" w14:textId="77777777" w:rsidR="00BF2FAE" w:rsidRPr="00370983" w:rsidRDefault="00BF2FAE" w:rsidP="00C05EB1">
            <w:pPr>
              <w:rPr>
                <w:rFonts w:ascii="Calibri" w:eastAsia="Times New Roman" w:hAnsi="Calibri" w:cs="Calibri"/>
              </w:rPr>
            </w:pPr>
            <w:proofErr w:type="spellStart"/>
            <w:r w:rsidRPr="00370983">
              <w:rPr>
                <w:rFonts w:ascii="Calibri" w:eastAsia="Times New Roman" w:hAnsi="Calibri" w:cs="Calibri"/>
              </w:rPr>
              <w:t>NNTGTGNNNAGATCGGAAGAGCGTCGTGgatcCTGAACCGC</w:t>
            </w:r>
            <w:proofErr w:type="spellEnd"/>
          </w:p>
        </w:tc>
        <w:tc>
          <w:tcPr>
            <w:tcW w:w="1663" w:type="pct"/>
            <w:vMerge/>
            <w:tcBorders>
              <w:top w:val="nil"/>
              <w:left w:val="single" w:sz="4" w:space="0" w:color="auto"/>
              <w:bottom w:val="single" w:sz="8" w:space="0" w:color="000000"/>
              <w:right w:val="single" w:sz="4" w:space="0" w:color="auto"/>
            </w:tcBorders>
            <w:vAlign w:val="center"/>
            <w:hideMark/>
          </w:tcPr>
          <w:p w14:paraId="454D7052"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8" w:space="0" w:color="000000"/>
              <w:right w:val="single" w:sz="8" w:space="0" w:color="auto"/>
            </w:tcBorders>
            <w:vAlign w:val="center"/>
            <w:hideMark/>
          </w:tcPr>
          <w:p w14:paraId="46DAE5E9" w14:textId="77777777" w:rsidR="00BF2FAE" w:rsidRPr="00370983" w:rsidRDefault="00BF2FAE" w:rsidP="00C05EB1">
            <w:pPr>
              <w:rPr>
                <w:rFonts w:ascii="Calibri" w:eastAsia="Times New Roman" w:hAnsi="Calibri" w:cs="Calibri"/>
                <w:color w:val="000000"/>
              </w:rPr>
            </w:pPr>
          </w:p>
        </w:tc>
      </w:tr>
      <w:tr w:rsidR="00BF2FAE" w:rsidRPr="00370983" w14:paraId="7190A8A7" w14:textId="77777777" w:rsidTr="00C05EB1">
        <w:trPr>
          <w:trHeight w:val="300"/>
        </w:trPr>
        <w:tc>
          <w:tcPr>
            <w:tcW w:w="821" w:type="pct"/>
            <w:tcBorders>
              <w:top w:val="nil"/>
              <w:left w:val="single" w:sz="8" w:space="0" w:color="auto"/>
              <w:bottom w:val="single" w:sz="4" w:space="0" w:color="auto"/>
              <w:right w:val="single" w:sz="4" w:space="0" w:color="auto"/>
            </w:tcBorders>
            <w:shd w:val="clear" w:color="auto" w:fill="auto"/>
            <w:noWrap/>
            <w:hideMark/>
          </w:tcPr>
          <w:p w14:paraId="2B1E809B"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RT49clip</w:t>
            </w:r>
          </w:p>
        </w:tc>
        <w:tc>
          <w:tcPr>
            <w:tcW w:w="1692" w:type="pct"/>
            <w:tcBorders>
              <w:top w:val="nil"/>
              <w:left w:val="nil"/>
              <w:bottom w:val="single" w:sz="4" w:space="0" w:color="auto"/>
              <w:right w:val="single" w:sz="4" w:space="0" w:color="auto"/>
            </w:tcBorders>
            <w:shd w:val="clear" w:color="auto" w:fill="auto"/>
            <w:noWrap/>
            <w:vAlign w:val="center"/>
            <w:hideMark/>
          </w:tcPr>
          <w:p w14:paraId="4C389738" w14:textId="77777777" w:rsidR="00BF2FAE" w:rsidRPr="00370983" w:rsidRDefault="00BF2FAE" w:rsidP="00C05EB1">
            <w:pPr>
              <w:rPr>
                <w:rFonts w:ascii="Calibri" w:eastAsia="Times New Roman" w:hAnsi="Calibri" w:cs="Calibri"/>
                <w:color w:val="000000"/>
              </w:rPr>
            </w:pPr>
            <w:proofErr w:type="spellStart"/>
            <w:r w:rsidRPr="00370983">
              <w:rPr>
                <w:rFonts w:ascii="Calibri" w:eastAsia="Times New Roman" w:hAnsi="Calibri" w:cs="Calibri"/>
              </w:rPr>
              <w:t>NNTTCT</w:t>
            </w:r>
            <w:r w:rsidRPr="00370983">
              <w:rPr>
                <w:rFonts w:ascii="Calibri" w:eastAsia="Times New Roman" w:hAnsi="Calibri" w:cs="Calibri"/>
                <w:color w:val="000000"/>
              </w:rPr>
              <w:t>NNNAGATCGGAAGAGCGTCGTGgatcCTGAACCGC</w:t>
            </w:r>
            <w:proofErr w:type="spellEnd"/>
          </w:p>
        </w:tc>
        <w:tc>
          <w:tcPr>
            <w:tcW w:w="1663" w:type="pct"/>
            <w:vMerge/>
            <w:tcBorders>
              <w:top w:val="nil"/>
              <w:left w:val="single" w:sz="4" w:space="0" w:color="auto"/>
              <w:bottom w:val="single" w:sz="8" w:space="0" w:color="000000"/>
              <w:right w:val="single" w:sz="4" w:space="0" w:color="auto"/>
            </w:tcBorders>
            <w:vAlign w:val="center"/>
            <w:hideMark/>
          </w:tcPr>
          <w:p w14:paraId="320E222D"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8" w:space="0" w:color="000000"/>
              <w:right w:val="single" w:sz="8" w:space="0" w:color="auto"/>
            </w:tcBorders>
            <w:vAlign w:val="center"/>
            <w:hideMark/>
          </w:tcPr>
          <w:p w14:paraId="6341E23A" w14:textId="77777777" w:rsidR="00BF2FAE" w:rsidRPr="00370983" w:rsidRDefault="00BF2FAE" w:rsidP="00C05EB1">
            <w:pPr>
              <w:rPr>
                <w:rFonts w:ascii="Calibri" w:eastAsia="Times New Roman" w:hAnsi="Calibri" w:cs="Calibri"/>
                <w:color w:val="000000"/>
              </w:rPr>
            </w:pPr>
          </w:p>
        </w:tc>
      </w:tr>
      <w:tr w:rsidR="00BF2FAE" w:rsidRPr="00370983" w14:paraId="1CB6CE09" w14:textId="77777777" w:rsidTr="00C05EB1">
        <w:trPr>
          <w:trHeight w:val="320"/>
        </w:trPr>
        <w:tc>
          <w:tcPr>
            <w:tcW w:w="821" w:type="pct"/>
            <w:tcBorders>
              <w:top w:val="nil"/>
              <w:left w:val="single" w:sz="8" w:space="0" w:color="auto"/>
              <w:bottom w:val="single" w:sz="8" w:space="0" w:color="auto"/>
              <w:right w:val="single" w:sz="4" w:space="0" w:color="auto"/>
            </w:tcBorders>
            <w:shd w:val="clear" w:color="auto" w:fill="auto"/>
            <w:noWrap/>
            <w:hideMark/>
          </w:tcPr>
          <w:p w14:paraId="55A309D9" w14:textId="77777777" w:rsidR="00BF2FAE" w:rsidRPr="00370983" w:rsidRDefault="00BF2FAE" w:rsidP="00C05EB1">
            <w:pPr>
              <w:rPr>
                <w:rFonts w:ascii="Calibri" w:eastAsia="Times New Roman" w:hAnsi="Calibri" w:cs="Calibri"/>
                <w:color w:val="000000"/>
              </w:rPr>
            </w:pPr>
            <w:r w:rsidRPr="00370983">
              <w:rPr>
                <w:rFonts w:ascii="Calibri" w:eastAsia="Times New Roman" w:hAnsi="Calibri" w:cs="Calibri"/>
                <w:color w:val="000000"/>
              </w:rPr>
              <w:t>RT50clip</w:t>
            </w:r>
          </w:p>
        </w:tc>
        <w:tc>
          <w:tcPr>
            <w:tcW w:w="1692" w:type="pct"/>
            <w:tcBorders>
              <w:top w:val="nil"/>
              <w:left w:val="nil"/>
              <w:bottom w:val="single" w:sz="8" w:space="0" w:color="auto"/>
              <w:right w:val="single" w:sz="4" w:space="0" w:color="auto"/>
            </w:tcBorders>
            <w:shd w:val="clear" w:color="auto" w:fill="auto"/>
            <w:noWrap/>
            <w:vAlign w:val="center"/>
            <w:hideMark/>
          </w:tcPr>
          <w:p w14:paraId="6ABDBB59" w14:textId="77777777" w:rsidR="00BF2FAE" w:rsidRPr="00370983" w:rsidRDefault="00BF2FAE" w:rsidP="00C05EB1">
            <w:pPr>
              <w:rPr>
                <w:rFonts w:ascii="Calibri" w:eastAsia="Times New Roman" w:hAnsi="Calibri" w:cs="Calibri"/>
              </w:rPr>
            </w:pPr>
            <w:proofErr w:type="spellStart"/>
            <w:r w:rsidRPr="00370983">
              <w:rPr>
                <w:rFonts w:ascii="Calibri" w:eastAsia="Times New Roman" w:hAnsi="Calibri" w:cs="Calibri"/>
              </w:rPr>
              <w:t>NNTTTCNNNAGATCGGAAGAGCGTCGTGgatcCTGAACCGC</w:t>
            </w:r>
            <w:proofErr w:type="spellEnd"/>
          </w:p>
        </w:tc>
        <w:tc>
          <w:tcPr>
            <w:tcW w:w="1663" w:type="pct"/>
            <w:vMerge/>
            <w:tcBorders>
              <w:top w:val="nil"/>
              <w:left w:val="single" w:sz="4" w:space="0" w:color="auto"/>
              <w:bottom w:val="single" w:sz="8" w:space="0" w:color="000000"/>
              <w:right w:val="single" w:sz="4" w:space="0" w:color="auto"/>
            </w:tcBorders>
            <w:vAlign w:val="center"/>
            <w:hideMark/>
          </w:tcPr>
          <w:p w14:paraId="0BC9264B" w14:textId="77777777" w:rsidR="00BF2FAE" w:rsidRPr="00370983" w:rsidRDefault="00BF2FAE" w:rsidP="00C05EB1">
            <w:pPr>
              <w:rPr>
                <w:rFonts w:ascii="Calibri" w:eastAsia="Times New Roman" w:hAnsi="Calibri" w:cs="Calibri"/>
                <w:color w:val="000000"/>
              </w:rPr>
            </w:pPr>
          </w:p>
        </w:tc>
        <w:tc>
          <w:tcPr>
            <w:tcW w:w="824" w:type="pct"/>
            <w:vMerge/>
            <w:tcBorders>
              <w:top w:val="nil"/>
              <w:left w:val="single" w:sz="4" w:space="0" w:color="auto"/>
              <w:bottom w:val="single" w:sz="8" w:space="0" w:color="000000"/>
              <w:right w:val="single" w:sz="8" w:space="0" w:color="auto"/>
            </w:tcBorders>
            <w:vAlign w:val="center"/>
            <w:hideMark/>
          </w:tcPr>
          <w:p w14:paraId="3ECEC05F" w14:textId="77777777" w:rsidR="00BF2FAE" w:rsidRPr="00370983" w:rsidRDefault="00BF2FAE" w:rsidP="00C05EB1">
            <w:pPr>
              <w:rPr>
                <w:rFonts w:ascii="Calibri" w:eastAsia="Times New Roman" w:hAnsi="Calibri" w:cs="Calibri"/>
                <w:color w:val="000000"/>
              </w:rPr>
            </w:pPr>
          </w:p>
        </w:tc>
      </w:tr>
    </w:tbl>
    <w:p w14:paraId="2C0AFAB9" w14:textId="77777777" w:rsidR="00BF2FAE" w:rsidRDefault="00BF2FAE" w:rsidP="00BF2FAE"/>
    <w:p w14:paraId="23080DE9" w14:textId="35B64626" w:rsidR="00DB39D8" w:rsidRPr="00C54AF7" w:rsidRDefault="00BF2FAE" w:rsidP="007C5C0E">
      <w:pPr>
        <w:rPr>
          <w:lang w:val="en-US"/>
        </w:rPr>
      </w:pPr>
      <w:r>
        <w:rPr>
          <w:b/>
          <w:bCs/>
        </w:rPr>
        <w:t>Table S5. Primers used in this study</w:t>
      </w:r>
    </w:p>
    <w:sectPr w:rsidR="00DB39D8" w:rsidRPr="00C54AF7" w:rsidSect="00412E85">
      <w:footerReference w:type="even" r:id="rId26"/>
      <w:footerReference w:type="default" r:id="rId27"/>
      <w:pgSz w:w="11900" w:h="16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Nicholas Schurch (Staff)" w:date="2019-06-19T15:32:00Z" w:initials="N(">
    <w:p w14:paraId="675FEE56" w14:textId="70272612" w:rsidR="73F61751" w:rsidRDefault="73F61751">
      <w:pPr>
        <w:pStyle w:val="CommentText"/>
      </w:pPr>
      <w:r>
        <w:t>Who are these people?</w:t>
      </w:r>
      <w:r>
        <w:rPr>
          <w:rStyle w:val="CommentReference"/>
        </w:rPr>
        <w:annotationRef/>
      </w:r>
    </w:p>
  </w:comment>
  <w:comment w:id="2" w:author="Nicholas Schurch (Staff)" w:date="2019-06-19T15:18:00Z" w:initials="N(">
    <w:p w14:paraId="2C54EE97" w14:textId="1C6345C5" w:rsidR="5F64017F" w:rsidRDefault="5F64017F">
      <w:pPr>
        <w:pStyle w:val="CommentText"/>
      </w:pPr>
      <w:r>
        <w:t>We didn't really 'adapt' the protocol to do this - we adapted it to robustly identify full-length isoforms (which we don't do fot the virilizer mutant)</w:t>
      </w:r>
      <w:r>
        <w:rPr>
          <w:rStyle w:val="CommentReference"/>
        </w:rPr>
        <w:annotationRef/>
      </w:r>
    </w:p>
  </w:comment>
  <w:comment w:id="3" w:author="Nicholas Schurch (Staff)" w:date="2019-06-19T15:20:00Z" w:initials="N(">
    <w:p w14:paraId="0EF12FEE" w14:textId="243E2C12" w:rsidR="30F8E67F" w:rsidRDefault="30F8E67F">
      <w:pPr>
        <w:pStyle w:val="CommentText"/>
      </w:pPr>
      <w:r>
        <w:t>sounds a bit clumsy - how about '...reveal the combinatorial diversity of cap-....'</w:t>
      </w:r>
      <w:r>
        <w:rPr>
          <w:rStyle w:val="CommentReference"/>
        </w:rPr>
        <w:annotationRef/>
      </w:r>
    </w:p>
  </w:comment>
  <w:comment w:id="4" w:author="Nicholas Schurch (Staff)" w:date="2019-06-19T15:21:00Z" w:initials="N(">
    <w:p w14:paraId="1A5761C9" w14:textId="4FB9ACE6" w:rsidR="24AAD091" w:rsidRDefault="24AAD091">
      <w:pPr>
        <w:pStyle w:val="CommentText"/>
      </w:pPr>
      <w:r>
        <w:t>expression, not abundance. I don't think we can concretely say that the absolute abundance of the transcripts is dropping...</w:t>
      </w:r>
      <w:r>
        <w:rPr>
          <w:rStyle w:val="CommentReference"/>
        </w:rPr>
        <w:annotationRef/>
      </w:r>
    </w:p>
  </w:comment>
  <w:comment w:id="5" w:author="Anna Belyaevskaya" w:date="2019-06-18T13:37:00Z" w:initials="AS(">
    <w:p w14:paraId="2B07AACC" w14:textId="72429CEE" w:rsidR="00613F15" w:rsidRDefault="00613F15">
      <w:pPr>
        <w:pStyle w:val="CommentText"/>
      </w:pPr>
      <w:r>
        <w:rPr>
          <w:rStyle w:val="CommentReference"/>
        </w:rPr>
        <w:annotationRef/>
      </w:r>
      <w:r>
        <w:t>I am not sure hence works here because it makes it seem that this sentence is a consequence of lengthening of circadian rhythm</w:t>
      </w:r>
    </w:p>
  </w:comment>
  <w:comment w:id="6" w:author="Nicholas Schurch (Staff)" w:date="2019-06-19T15:22:00Z" w:initials="N(">
    <w:p w14:paraId="732B90F4" w14:textId="41607329" w:rsidR="68BEE385" w:rsidRDefault="68BEE385">
      <w:pPr>
        <w:pStyle w:val="CommentText"/>
      </w:pPr>
      <w:r>
        <w:t>delete</w:t>
      </w:r>
      <w:r>
        <w:rPr>
          <w:rStyle w:val="CommentReference"/>
        </w:rPr>
        <w:annotationRef/>
      </w:r>
    </w:p>
  </w:comment>
  <w:comment w:id="7" w:author="Nicholas Schurch (Staff)" w:date="2019-06-19T15:31:00Z" w:initials="N(">
    <w:p w14:paraId="7EC512BF" w14:textId="0F103508" w:rsidR="528FD5D8" w:rsidRDefault="528FD5D8">
      <w:pPr>
        <w:pStyle w:val="CommentText"/>
      </w:pPr>
      <w:r>
        <w:t xml:space="preserve">I think this is too short and jumps around all over the place. It's essentially one </w:t>
      </w:r>
      <w:proofErr w:type="spellStart"/>
      <w:r>
        <w:t>sentense</w:t>
      </w:r>
      <w:proofErr w:type="spellEnd"/>
      <w:r>
        <w:t xml:space="preserve"> on each of processing/complexity, then modifications, then problems with old technology and fragmentation, then nanopore, then </w:t>
      </w:r>
      <w:proofErr w:type="spellStart"/>
      <w:r>
        <w:t>arabidopsis</w:t>
      </w:r>
      <w:proofErr w:type="spellEnd"/>
      <w:r>
        <w:t>.</w:t>
      </w:r>
      <w:r>
        <w:rPr>
          <w:rStyle w:val="CommentReference"/>
        </w:rPr>
        <w:annotationRef/>
      </w:r>
    </w:p>
  </w:comment>
  <w:comment w:id="8" w:author="Nicholas Schurch (Staff)" w:date="2019-06-19T15:25:00Z" w:initials="N(">
    <w:p w14:paraId="1264F5D4" w14:textId="0F7758E2" w:rsidR="4167CACF" w:rsidRDefault="4167CACF">
      <w:pPr>
        <w:pStyle w:val="CommentText"/>
      </w:pPr>
      <w:proofErr w:type="spellStart"/>
      <w:r>
        <w:t>RoSA</w:t>
      </w:r>
      <w:proofErr w:type="spellEnd"/>
      <w:r>
        <w:t xml:space="preserve"> reference: </w:t>
      </w:r>
      <w:proofErr w:type="spellStart"/>
      <w:r>
        <w:t>Mourão</w:t>
      </w:r>
      <w:proofErr w:type="spellEnd"/>
      <w:r>
        <w:t xml:space="preserve"> et al. "Detection and mitigation of spurious antisense expression with </w:t>
      </w:r>
      <w:proofErr w:type="spellStart"/>
      <w:r>
        <w:t>RoSA</w:t>
      </w:r>
      <w:proofErr w:type="spellEnd"/>
      <w:r>
        <w:t>", F1000Research, 2019,8:819</w:t>
      </w:r>
      <w:r>
        <w:rPr>
          <w:rStyle w:val="CommentReference"/>
        </w:rPr>
        <w:annotationRef/>
      </w:r>
    </w:p>
  </w:comment>
  <w:comment w:id="9" w:author="Nicholas Schurch (Staff)" w:date="2019-06-19T15:27:00Z" w:initials="N(">
    <w:p w14:paraId="13338933" w14:textId="3325D635" w:rsidR="3DB655AB" w:rsidRDefault="3DB655AB">
      <w:pPr>
        <w:pStyle w:val="CommentText"/>
      </w:pPr>
      <w:r>
        <w:t xml:space="preserve">This makes is sound </w:t>
      </w:r>
      <w:proofErr w:type="spellStart"/>
      <w:r>
        <w:t>liek</w:t>
      </w:r>
      <w:proofErr w:type="spellEnd"/>
      <w:r>
        <w:t xml:space="preserve"> the RNA fragments are small. I'd say 'The short portions of the larger RNA that are within the nanopore at a given </w:t>
      </w:r>
      <w:proofErr w:type="gramStart"/>
      <w:r>
        <w:t>time..</w:t>
      </w:r>
      <w:proofErr w:type="gramEnd"/>
      <w:r>
        <w:t>' or something like that.</w:t>
      </w:r>
      <w:r>
        <w:rPr>
          <w:rStyle w:val="CommentReference"/>
        </w:rPr>
        <w:annotationRef/>
      </w:r>
    </w:p>
  </w:comment>
  <w:comment w:id="10" w:author="Anna Belyaevskaya" w:date="2019-06-18T13:46:00Z" w:initials="AS(">
    <w:p w14:paraId="1D23F393" w14:textId="43F13F7F" w:rsidR="004C65D0" w:rsidRDefault="004C65D0">
      <w:pPr>
        <w:pStyle w:val="CommentText"/>
      </w:pPr>
      <w:r>
        <w:rPr>
          <w:rStyle w:val="CommentReference"/>
        </w:rPr>
        <w:annotationRef/>
      </w:r>
      <w:r>
        <w:t xml:space="preserve">Would it be better to </w:t>
      </w:r>
      <w:proofErr w:type="gramStart"/>
      <w:r>
        <w:t>say</w:t>
      </w:r>
      <w:proofErr w:type="gramEnd"/>
      <w:r>
        <w:t xml:space="preserve"> “splitting raw signal from a single molecule into two or more reads”</w:t>
      </w:r>
      <w:r w:rsidR="00383944">
        <w:t>?</w:t>
      </w:r>
    </w:p>
  </w:comment>
  <w:comment w:id="12" w:author="Guest User" w:date="2019-06-17T15:41:00Z" w:initials="GU">
    <w:p w14:paraId="20EDFCAC" w14:textId="553D9255" w:rsidR="298C5CBA" w:rsidRDefault="298C5CBA">
      <w:pPr>
        <w:pStyle w:val="CommentText"/>
      </w:pPr>
      <w:r>
        <w:t>spelling</w:t>
      </w:r>
      <w:r>
        <w:rPr>
          <w:rStyle w:val="CommentReference"/>
        </w:rPr>
        <w:annotationRef/>
      </w:r>
    </w:p>
  </w:comment>
  <w:comment w:id="11" w:author="Nicholas Schurch (Staff)" w:date="2019-06-19T15:34:00Z" w:initials="N(">
    <w:p w14:paraId="49129279" w14:textId="755629CD" w:rsidR="4EB33393" w:rsidRDefault="4EB33393">
      <w:pPr>
        <w:pStyle w:val="CommentText"/>
      </w:pPr>
      <w:proofErr w:type="spellStart"/>
      <w:r>
        <w:t>Whats</w:t>
      </w:r>
      <w:proofErr w:type="spellEnd"/>
      <w:r>
        <w:t xml:space="preserve"> the justification for this effect being described as locus-specific? Do we demonstrate that it is sequence specific? Or is it just stochastic variation?</w:t>
      </w:r>
      <w:r>
        <w:rPr>
          <w:rStyle w:val="CommentReference"/>
        </w:rPr>
        <w:annotationRef/>
      </w:r>
    </w:p>
  </w:comment>
  <w:comment w:id="14" w:author="Nicholas Schurch (Staff)" w:date="2019-06-19T15:38:00Z" w:initials="N(">
    <w:p w14:paraId="40CC7440" w14:textId="5AB683A9" w:rsidR="6990613D" w:rsidRDefault="6990613D">
      <w:pPr>
        <w:pStyle w:val="CommentText"/>
      </w:pPr>
      <w:r>
        <w:t>meaningless artificial accuracy. Just use p&lt;&lt;0.01 or whatever threshold value we use throughout the paper (which should be the same</w:t>
      </w:r>
      <w:proofErr w:type="gramStart"/>
      <w:r>
        <w:t>)..</w:t>
      </w:r>
      <w:proofErr w:type="gramEnd"/>
      <w:r>
        <w:rPr>
          <w:rStyle w:val="CommentReference"/>
        </w:rPr>
        <w:annotationRef/>
      </w:r>
    </w:p>
  </w:comment>
  <w:comment w:id="15" w:author="Nicholas Schurch (Staff)" w:date="2019-06-19T15:40:00Z" w:initials="N(">
    <w:p w14:paraId="2A2C7B83" w14:textId="13E7F1AA" w:rsidR="06D44BB2" w:rsidRDefault="06D44BB2">
      <w:pPr>
        <w:pStyle w:val="CommentText"/>
      </w:pPr>
      <w:r>
        <w:t xml:space="preserve">There was a reference here previously tot he paper showing the difference betweent he cDNA an </w:t>
      </w:r>
      <w:proofErr w:type="gramStart"/>
      <w:r>
        <w:t>DRS alignments</w:t>
      </w:r>
      <w:proofErr w:type="gramEnd"/>
      <w:r>
        <w:t>.</w:t>
      </w:r>
      <w:r>
        <w:rPr>
          <w:rStyle w:val="CommentReference"/>
        </w:rPr>
        <w:annotationRef/>
      </w:r>
    </w:p>
  </w:comment>
  <w:comment w:id="16" w:author="Matthew Parker (Staff)" w:date="2019-06-19T15:49:00Z" w:initials="MP(">
    <w:p w14:paraId="3727298F" w14:textId="49E64BD8" w:rsidR="00A255A5" w:rsidRDefault="00A255A5">
      <w:pPr>
        <w:pStyle w:val="CommentText"/>
      </w:pPr>
      <w:r>
        <w:rPr>
          <w:rStyle w:val="CommentReference"/>
        </w:rPr>
        <w:annotationRef/>
      </w:r>
      <w:r w:rsidR="00F52844">
        <w:t xml:space="preserve">I think </w:t>
      </w:r>
      <w:proofErr w:type="gramStart"/>
      <w:r w:rsidR="00F52844">
        <w:t>t</w:t>
      </w:r>
      <w:r>
        <w:t>his  is</w:t>
      </w:r>
      <w:proofErr w:type="gramEnd"/>
      <w:r>
        <w:t xml:space="preserve"> the one we thought was in the Workman paper but then couldn’t  find any evidence of? The only place I’ve seen this</w:t>
      </w:r>
      <w:r w:rsidR="00F52844">
        <w:t xml:space="preserve"> cDNA vs RNA </w:t>
      </w:r>
      <w:proofErr w:type="gramStart"/>
      <w:r w:rsidR="00F52844">
        <w:t xml:space="preserve">thing </w:t>
      </w:r>
      <w:r>
        <w:t xml:space="preserve"> is</w:t>
      </w:r>
      <w:proofErr w:type="gramEnd"/>
      <w:r>
        <w:t xml:space="preserve"> on an </w:t>
      </w:r>
      <w:r w:rsidR="00BF6826">
        <w:t>(unpublished) poster by NEB</w:t>
      </w:r>
      <w:r w:rsidR="00F52844">
        <w:t xml:space="preserve"> on the nanopore community website: </w:t>
      </w:r>
      <w:r w:rsidR="00F52844" w:rsidRPr="00F52844">
        <w:t>https://ont-experimentcompanion-live.s3.amazonaws.com/2019/06/10/10/04/21/993ed11c-652b-411a-8124-4843a5a5d227/IMG_1919.jpg</w:t>
      </w:r>
    </w:p>
  </w:comment>
  <w:comment w:id="17" w:author="Nicholas Schurch (Staff)" w:date="2019-06-19T16:51:00Z" w:initials="N(">
    <w:p w14:paraId="6DE3CFF6" w14:textId="3515C892" w:rsidR="310BB4AA" w:rsidRDefault="310BB4AA">
      <w:pPr>
        <w:pStyle w:val="CommentText"/>
      </w:pPr>
      <w:r>
        <w:t xml:space="preserve">I sent you the details of the section in the Workman paper where this is discussed... </w:t>
      </w:r>
      <w:r>
        <w:rPr>
          <w:rStyle w:val="CommentReference"/>
        </w:rPr>
        <w:annotationRef/>
      </w:r>
    </w:p>
    <w:p w14:paraId="1DEAE74E" w14:textId="24E33C49" w:rsidR="310BB4AA" w:rsidRDefault="310BB4AA">
      <w:pPr>
        <w:pStyle w:val="CommentText"/>
      </w:pPr>
    </w:p>
    <w:p w14:paraId="3B69BD97" w14:textId="3F7CC75D" w:rsidR="310BB4AA" w:rsidRDefault="310BB4AA">
      <w:pPr>
        <w:pStyle w:val="CommentText"/>
      </w:pPr>
      <w:r>
        <w:t xml:space="preserve">See the section 'Length analysis of mitochondrial protein-coding transcripts'. </w:t>
      </w:r>
    </w:p>
    <w:p w14:paraId="49C614DE" w14:textId="0C4E9530" w:rsidR="310BB4AA" w:rsidRDefault="310BB4AA">
      <w:pPr>
        <w:pStyle w:val="CommentText"/>
      </w:pPr>
    </w:p>
    <w:p w14:paraId="35C5C18F" w14:textId="42621BE3" w:rsidR="310BB4AA" w:rsidRDefault="310BB4AA">
      <w:pPr>
        <w:pStyle w:val="CommentText"/>
      </w:pPr>
      <w:r>
        <w:t>Workman et. al. does not provide evidence that the missing sequence is due to the loss of control of the motor protein – they assume this – but they do show the missing 10bp of sequence, so we should also say that our finding is consistent with what they found.</w:t>
      </w:r>
    </w:p>
  </w:comment>
  <w:comment w:id="18" w:author="Nicholas Schurch (Staff)" w:date="2019-06-19T15:42:00Z" w:initials="N(">
    <w:p w14:paraId="3652A2FE" w14:textId="0E186AB0" w:rsidR="24A6BC98" w:rsidRDefault="24A6BC98">
      <w:pPr>
        <w:pStyle w:val="CommentText"/>
      </w:pPr>
      <w:r>
        <w:t>Do we have full length cDNA data?</w:t>
      </w:r>
      <w:r>
        <w:rPr>
          <w:rStyle w:val="CommentReference"/>
        </w:rPr>
        <w:annotationRef/>
      </w:r>
    </w:p>
  </w:comment>
  <w:comment w:id="19" w:author="Matthew Parker (Staff)" w:date="2019-06-19T15:48:00Z" w:initials="MP(">
    <w:p w14:paraId="61FA63FD" w14:textId="6C81ED9D" w:rsidR="00DC3EDA" w:rsidRDefault="00DC3EDA">
      <w:pPr>
        <w:pStyle w:val="CommentText"/>
      </w:pPr>
      <w:r>
        <w:rPr>
          <w:rStyle w:val="CommentReference"/>
        </w:rPr>
        <w:annotationRef/>
      </w:r>
      <w:r>
        <w:t>See line 164-165</w:t>
      </w:r>
    </w:p>
  </w:comment>
  <w:comment w:id="20" w:author="Nicholas Schurch (Staff)" w:date="2019-06-19T16:53:00Z" w:initials="N(">
    <w:p w14:paraId="60135FAE" w14:textId="3B447DAE" w:rsidR="0D8AD481" w:rsidRDefault="0D8AD481">
      <w:pPr>
        <w:pStyle w:val="CommentText"/>
      </w:pPr>
      <w:proofErr w:type="spellStart"/>
      <w:r>
        <w:t>ahhh</w:t>
      </w:r>
      <w:proofErr w:type="spellEnd"/>
      <w:r>
        <w:t>, ok, can we add 'clones' then so its clear we are not talking about nanopore cDNA data...</w:t>
      </w:r>
      <w:r>
        <w:rPr>
          <w:rStyle w:val="CommentReference"/>
        </w:rPr>
        <w:annotationRef/>
      </w:r>
    </w:p>
  </w:comment>
  <w:comment w:id="21" w:author="Anna Belyaevskaya" w:date="2019-06-18T14:31:00Z" w:initials="AS(">
    <w:p w14:paraId="096787AF" w14:textId="7636065D" w:rsidR="00C97868" w:rsidRDefault="00C97868">
      <w:pPr>
        <w:pStyle w:val="CommentText"/>
      </w:pPr>
      <w:r>
        <w:rPr>
          <w:rStyle w:val="CommentReference"/>
        </w:rPr>
        <w:annotationRef/>
      </w:r>
      <w:r>
        <w:t xml:space="preserve">It is not clear what this is referring to here. I think it needs to be changed to </w:t>
      </w:r>
      <w:proofErr w:type="gramStart"/>
      <w:r w:rsidR="00B57BA2">
        <w:t>“ There</w:t>
      </w:r>
      <w:proofErr w:type="gramEnd"/>
      <w:r w:rsidR="00B57BA2">
        <w:t xml:space="preserve"> is an apparent overestimation of 5’ UTR length that is widespread in Araport11 </w:t>
      </w:r>
      <w:proofErr w:type="spellStart"/>
      <w:r w:rsidR="00B57BA2">
        <w:t>annoation</w:t>
      </w:r>
      <w:proofErr w:type="spellEnd"/>
      <w:r w:rsidR="00B57BA2">
        <w:t>”</w:t>
      </w:r>
    </w:p>
  </w:comment>
  <w:comment w:id="22" w:author="Nicholas Schurch (Staff)" w:date="2019-06-19T15:43:00Z" w:initials="N(">
    <w:p w14:paraId="543784BF" w14:textId="3B6098F7" w:rsidR="05E8127B" w:rsidRDefault="05E8127B">
      <w:pPr>
        <w:pStyle w:val="CommentText"/>
      </w:pPr>
      <w:r>
        <w:t>how widespread?</w:t>
      </w:r>
      <w:r>
        <w:rPr>
          <w:rStyle w:val="CommentReference"/>
        </w:rPr>
        <w:annotationRef/>
      </w:r>
    </w:p>
  </w:comment>
  <w:comment w:id="23" w:author="Matthew Parker (Staff)" w:date="2019-06-19T15:48:00Z" w:initials="MP(">
    <w:p w14:paraId="5E988F40" w14:textId="7D950371" w:rsidR="00DC3EDA" w:rsidRDefault="00DC3EDA">
      <w:pPr>
        <w:pStyle w:val="CommentText"/>
      </w:pPr>
      <w:r>
        <w:rPr>
          <w:rStyle w:val="CommentReference"/>
        </w:rPr>
        <w:annotationRef/>
      </w:r>
      <w:r>
        <w:t>Supp fig S3g</w:t>
      </w:r>
    </w:p>
  </w:comment>
  <w:comment w:id="24" w:author="Nicholas Schurch (Staff)" w:date="2019-06-19T16:52:00Z" w:initials="N(">
    <w:p w14:paraId="4572BA9E" w14:textId="78804101" w:rsidR="1448392B" w:rsidRDefault="1448392B">
      <w:pPr>
        <w:pStyle w:val="CommentText"/>
      </w:pPr>
      <w:r>
        <w:t>yes, I see, but we should be quantitative wherever we can and give a number rather than just say 'widespread'.</w:t>
      </w:r>
      <w:r>
        <w:rPr>
          <w:rStyle w:val="CommentReference"/>
        </w:rPr>
        <w:annotationRef/>
      </w:r>
    </w:p>
  </w:comment>
  <w:comment w:id="26" w:author="Anna Belyaevskaya" w:date="2019-06-18T14:40:00Z" w:initials="AS(">
    <w:p w14:paraId="638D873D" w14:textId="3FE18C4F" w:rsidR="004C0D5D" w:rsidRDefault="004C0D5D">
      <w:pPr>
        <w:pStyle w:val="CommentText"/>
      </w:pPr>
      <w:r>
        <w:rPr>
          <w:rStyle w:val="CommentReference"/>
        </w:rPr>
        <w:annotationRef/>
      </w:r>
      <w:r>
        <w:t>I am not sure it is clear here what you mean by non-corrected data, because the notion of error correction has not been introduced yet.</w:t>
      </w:r>
    </w:p>
  </w:comment>
  <w:comment w:id="27" w:author="Matthew Parker (Staff)" w:date="2019-06-18T15:19:00Z" w:initials="M(">
    <w:p w14:paraId="48509AB1" w14:textId="15ACC151" w:rsidR="694A29EF" w:rsidRDefault="694A29EF">
      <w:pPr>
        <w:pStyle w:val="CommentText"/>
      </w:pPr>
      <w:r>
        <w:t>error correction should probably be introduced in the first paragraph of the results as it is mentioned throughout &amp; used in most of the figures</w:t>
      </w:r>
      <w:r>
        <w:rPr>
          <w:rStyle w:val="CommentReference"/>
        </w:rPr>
        <w:annotationRef/>
      </w:r>
    </w:p>
  </w:comment>
  <w:comment w:id="25" w:author="Nicholas Schurch (Staff)" w:date="2019-06-19T15:46:00Z" w:initials="N(">
    <w:p w14:paraId="21A26DB5" w14:textId="639B1613" w:rsidR="36E57F31" w:rsidRDefault="36E57F31">
      <w:pPr>
        <w:pStyle w:val="CommentText"/>
      </w:pPr>
      <w:r>
        <w:t xml:space="preserve">This </w:t>
      </w:r>
      <w:proofErr w:type="spellStart"/>
      <w:r>
        <w:t>sentense</w:t>
      </w:r>
      <w:proofErr w:type="spellEnd"/>
      <w:r>
        <w:t xml:space="preserve"> is clumsy. How about: "However, a combination of sequencing and alignment errors contributes to the mis-identification of splicing events for the uncorrected DRS data. 58%..."</w:t>
      </w:r>
      <w:r>
        <w:rPr>
          <w:rStyle w:val="CommentReference"/>
        </w:rPr>
        <w:annotationRef/>
      </w:r>
    </w:p>
  </w:comment>
  <w:comment w:id="29" w:author="Nicholas Schurch (Staff)" w:date="2019-06-19T15:49:00Z" w:initials="N(">
    <w:p w14:paraId="40B13EED" w14:textId="7DC43904" w:rsidR="67A155D1" w:rsidRDefault="67A155D1">
      <w:pPr>
        <w:pStyle w:val="CommentText"/>
      </w:pPr>
      <w:r>
        <w:t xml:space="preserve">In this </w:t>
      </w:r>
      <w:proofErr w:type="spellStart"/>
      <w:r>
        <w:t>sentense</w:t>
      </w:r>
      <w:proofErr w:type="spellEnd"/>
      <w:r>
        <w:t xml:space="preserve"> we should give the number/fraction of unsupporsed splices that remain in the corrected data to show how the error correction has improved the motivating statistic...</w:t>
      </w:r>
      <w:r>
        <w:rPr>
          <w:rStyle w:val="CommentReference"/>
        </w:rPr>
        <w:annotationRef/>
      </w:r>
    </w:p>
  </w:comment>
  <w:comment w:id="30" w:author="Nicholas Schurch (Staff)" w:date="2019-06-19T15:51:00Z" w:initials="N(">
    <w:p w14:paraId="17EB962A" w14:textId="0A176C83" w:rsidR="4227E779" w:rsidRDefault="4227E779">
      <w:pPr>
        <w:pStyle w:val="CommentText"/>
      </w:pPr>
      <w:r>
        <w:t xml:space="preserve">There are also unique splicing events in the uncorrected data that are supported by </w:t>
      </w:r>
      <w:proofErr w:type="spellStart"/>
      <w:r>
        <w:t>illumina</w:t>
      </w:r>
      <w:proofErr w:type="spellEnd"/>
      <w:r>
        <w:t xml:space="preserve"> data that add to this point. glossing over thee gives a false impression that the error correction is a perfect answer. We shouldn't hide the complexity of the data. Instead, state the number here as well to </w:t>
      </w:r>
      <w:proofErr w:type="spellStart"/>
      <w:r>
        <w:t>emphasis</w:t>
      </w:r>
      <w:proofErr w:type="spellEnd"/>
      <w:r>
        <w:t xml:space="preserve"> that error correction is not a universal answer here.</w:t>
      </w:r>
      <w:r>
        <w:rPr>
          <w:rStyle w:val="CommentReference"/>
        </w:rPr>
        <w:annotationRef/>
      </w:r>
    </w:p>
  </w:comment>
  <w:comment w:id="31" w:author="Nicholas Schurch (Staff)" w:date="2019-06-19T15:53:00Z" w:initials="N(">
    <w:p w14:paraId="02A80223" w14:textId="39480FF4" w:rsidR="294E4F79" w:rsidRDefault="294E4F79">
      <w:pPr>
        <w:pStyle w:val="CommentText"/>
      </w:pPr>
      <w:r>
        <w:t xml:space="preserve">I disagree with requires here. The error correction is not </w:t>
      </w:r>
      <w:proofErr w:type="gramStart"/>
      <w:r>
        <w:t>perfect</w:t>
      </w:r>
      <w:proofErr w:type="gramEnd"/>
      <w:r>
        <w:t xml:space="preserve"> and you gain and loose with it. I think 'benefits from' would be beetter her.</w:t>
      </w:r>
      <w:r>
        <w:rPr>
          <w:rStyle w:val="CommentReference"/>
        </w:rPr>
        <w:annotationRef/>
      </w:r>
    </w:p>
  </w:comment>
  <w:comment w:id="32" w:author="Nicholas Schurch (Staff)" w:date="2019-06-19T16:00:00Z" w:initials="N(">
    <w:p w14:paraId="147EA781" w14:textId="127DC987" w:rsidR="7E8C0745" w:rsidRDefault="7E8C0745">
      <w:pPr>
        <w:pStyle w:val="CommentText"/>
      </w:pPr>
      <w:r>
        <w:t>How enriched - be quantitative.</w:t>
      </w:r>
      <w:r>
        <w:rPr>
          <w:rStyle w:val="CommentReference"/>
        </w:rPr>
        <w:annotationRef/>
      </w:r>
    </w:p>
  </w:comment>
  <w:comment w:id="33" w:author="Nicholas Schurch (Staff)" w:date="2019-06-19T16:01:00Z" w:initials="N(">
    <w:p w14:paraId="6A0972F1" w14:textId="3CC3811F" w:rsidR="7C78B3C8" w:rsidRDefault="7C78B3C8">
      <w:pPr>
        <w:pStyle w:val="CommentText"/>
      </w:pPr>
      <w:r>
        <w:t>We should NOT be cherry picking our FDR thresholds - if its 0.05 elsewhere it should be 0.05 here unless we have a *strong* justification for varying it...</w:t>
      </w:r>
      <w:r>
        <w:rPr>
          <w:rStyle w:val="CommentReference"/>
        </w:rPr>
        <w:annotationRef/>
      </w:r>
    </w:p>
  </w:comment>
  <w:comment w:id="34" w:author="Anna Belyaevskaya" w:date="2019-06-18T14:50:00Z" w:initials="AS(">
    <w:p w14:paraId="002DD80B" w14:textId="15A7F033" w:rsidR="005A4298" w:rsidRDefault="005A4298">
      <w:pPr>
        <w:pStyle w:val="CommentText"/>
      </w:pPr>
      <w:r>
        <w:rPr>
          <w:rStyle w:val="CommentReference"/>
        </w:rPr>
        <w:annotationRef/>
      </w:r>
      <w:r>
        <w:t>Predominantly twi</w:t>
      </w:r>
      <w:r w:rsidR="00146FA1">
        <w:t>ce in the same sentence</w:t>
      </w:r>
      <w:r w:rsidR="00DB1CFE">
        <w:t>. Maybe change for mostly?</w:t>
      </w:r>
    </w:p>
  </w:comment>
  <w:comment w:id="35" w:author="Nicholas Schurch (Staff)" w:date="2019-06-19T16:10:00Z" w:initials="N(">
    <w:p w14:paraId="7DB15B5C" w14:textId="157A8E37" w:rsidR="56FBC5F2" w:rsidRDefault="56FBC5F2">
      <w:pPr>
        <w:pStyle w:val="CommentText"/>
      </w:pPr>
      <w:r>
        <w:t>As I said previously: this could be completely meaningless. if 60% of all genes have DRS m6A signals, then its entirely expected that by random chance we'd expect 60% of the genes with proximal PAS site changes to have DRS signals. We need to show enrichment/</w:t>
      </w:r>
      <w:proofErr w:type="gramStart"/>
      <w:r>
        <w:t>depletion, or</w:t>
      </w:r>
      <w:proofErr w:type="gramEnd"/>
      <w:r>
        <w:t xml:space="preserve"> leave this out.</w:t>
      </w:r>
      <w:r>
        <w:rPr>
          <w:rStyle w:val="CommentReference"/>
        </w:rPr>
        <w:annotationRef/>
      </w:r>
    </w:p>
  </w:comment>
  <w:comment w:id="36" w:author="Nicholas Schurch (Staff)" w:date="2019-06-19T16:10:00Z" w:initials="N(">
    <w:p w14:paraId="1232F115" w14:textId="3794C5C8" w:rsidR="1B315FC8" w:rsidRDefault="1B315FC8">
      <w:pPr>
        <w:pStyle w:val="CommentText"/>
      </w:pPr>
      <w:r>
        <w:t>See previous comment.</w:t>
      </w:r>
      <w:r>
        <w:rPr>
          <w:rStyle w:val="CommentReference"/>
        </w:rPr>
        <w:annotationRef/>
      </w:r>
    </w:p>
  </w:comment>
  <w:comment w:id="37" w:author="Nicholas Schurch (Staff)" w:date="2019-06-19T16:13:00Z" w:initials="N(">
    <w:p w14:paraId="1DC85555" w14:textId="524335B1" w:rsidR="27F784BC" w:rsidRDefault="27F784BC">
      <w:pPr>
        <w:pStyle w:val="CommentText"/>
      </w:pPr>
      <w:r>
        <w:t>This bit doesn't make sense: I think it should be: '...either an m6A-independent role for VIR, or a role for the writer complex in 3' end formation...'</w:t>
      </w:r>
      <w:r>
        <w:rPr>
          <w:rStyle w:val="CommentReference"/>
        </w:rPr>
        <w:annotationRef/>
      </w:r>
    </w:p>
  </w:comment>
  <w:comment w:id="39" w:author="Nicholas Schurch (Staff)" w:date="2019-06-19T16:15:00Z" w:initials="N(">
    <w:p w14:paraId="4E7B36EE" w14:textId="5DE6F1C3" w:rsidR="12C13230" w:rsidRDefault="12C13230">
      <w:pPr>
        <w:pStyle w:val="CommentText"/>
      </w:pPr>
      <w:r>
        <w:t xml:space="preserve">I don't think we can put this here unless there is </w:t>
      </w:r>
      <w:proofErr w:type="gramStart"/>
      <w:r>
        <w:t>something</w:t>
      </w:r>
      <w:proofErr w:type="gramEnd"/>
      <w:r>
        <w:t xml:space="preserve"> we can directly cite...</w:t>
      </w:r>
      <w:r>
        <w:rPr>
          <w:rStyle w:val="CommentReference"/>
        </w:rPr>
        <w:annotationRef/>
      </w:r>
    </w:p>
  </w:comment>
  <w:comment w:id="62" w:author="Nicholas Schurch (Staff)" w:date="2019-06-19T16:19:00Z" w:initials="N(">
    <w:p w14:paraId="548A41FD" w14:textId="3BF5F122" w:rsidR="0FC7FC3C" w:rsidRDefault="0FC7FC3C">
      <w:pPr>
        <w:pStyle w:val="CommentText"/>
      </w:pPr>
      <w:r>
        <w:t>html reference, at least.</w:t>
      </w:r>
      <w:r>
        <w:rPr>
          <w:rStyle w:val="CommentReference"/>
        </w:rPr>
        <w:annotationRef/>
      </w:r>
    </w:p>
  </w:comment>
  <w:comment w:id="63" w:author="Nicholas Schurch (Staff)" w:date="2019-06-19T16:24:00Z" w:initials="N(">
    <w:p w14:paraId="165C105F" w14:textId="3E995388" w:rsidR="311B604A" w:rsidRDefault="705C3654">
      <w:pPr>
        <w:pStyle w:val="CommentText"/>
      </w:pPr>
      <w:r>
        <w:t>I think I deserve to be credited here too, given that I wrote the longer drafts of the paper that parts of this text are derived from...</w:t>
      </w:r>
      <w:r w:rsidR="311B604A">
        <w:rPr>
          <w:rStyle w:val="CommentReference"/>
        </w:rPr>
        <w:annotationRef/>
      </w:r>
      <w:r w:rsidR="311B604A">
        <w:rPr>
          <w:rStyle w:val="CommentReference"/>
        </w:rPr>
        <w:annotationRef/>
      </w:r>
    </w:p>
  </w:comment>
  <w:comment w:id="64" w:author="Anna Belyaevskaya" w:date="2019-06-18T15:12:00Z" w:initials="AS(">
    <w:p w14:paraId="7256A909" w14:textId="77777777" w:rsidR="004516C9" w:rsidRDefault="004516C9">
      <w:pPr>
        <w:pStyle w:val="CommentText"/>
      </w:pPr>
      <w:r>
        <w:rPr>
          <w:rStyle w:val="CommentReference"/>
        </w:rPr>
        <w:annotationRef/>
      </w:r>
      <w:r>
        <w:t xml:space="preserve">Ref 37: </w:t>
      </w:r>
      <w:proofErr w:type="gramStart"/>
      <w:r>
        <w:t>m(</w:t>
      </w:r>
      <w:proofErr w:type="gramEnd"/>
      <w:r>
        <w:t xml:space="preserve">6)A needs to be </w:t>
      </w:r>
      <w:r w:rsidR="004A354F">
        <w:t>formatted to m</w:t>
      </w:r>
      <w:r w:rsidR="004A354F">
        <w:rPr>
          <w:vertAlign w:val="superscript"/>
        </w:rPr>
        <w:t>6</w:t>
      </w:r>
      <w:r w:rsidR="004A354F">
        <w:t>A, same for reference 38</w:t>
      </w:r>
      <w:r w:rsidR="001D4986">
        <w:t>; same for 48</w:t>
      </w:r>
    </w:p>
    <w:p w14:paraId="4E21D889" w14:textId="68E60B44" w:rsidR="00073819" w:rsidRPr="004A354F" w:rsidRDefault="00073819">
      <w:pPr>
        <w:pStyle w:val="CommentText"/>
      </w:pPr>
      <w:r>
        <w:t xml:space="preserve">Starting with ref 37: all of the references for Bioinformatics needs to have </w:t>
      </w:r>
      <w:r w:rsidR="00C74881">
        <w:t>(</w:t>
      </w:r>
      <w:proofErr w:type="spellStart"/>
      <w:r w:rsidR="00C74881">
        <w:t>Oxofrd</w:t>
      </w:r>
      <w:proofErr w:type="spellEnd"/>
      <w:r w:rsidR="00C74881">
        <w:t xml:space="preserve"> England) removed</w:t>
      </w:r>
    </w:p>
  </w:comment>
  <w:comment w:id="69" w:author="Nicholas Schurch (Staff)" w:date="2019-06-19T16:30:00Z" w:initials="N(">
    <w:p w14:paraId="2E5B074F" w14:textId="632BAE2E" w:rsidR="11D1E9DF" w:rsidRDefault="11D1E9DF">
      <w:pPr>
        <w:pStyle w:val="CommentText"/>
      </w:pPr>
      <w:r>
        <w:t>As I said before - I don't understand how these can be fequency density because they don't sum to 1?? Specifically, the matplotlib 'hist' command states:</w:t>
      </w:r>
      <w:r>
        <w:rPr>
          <w:rStyle w:val="CommentReference"/>
        </w:rPr>
        <w:annotationRef/>
      </w:r>
    </w:p>
    <w:p w14:paraId="317C428D" w14:textId="0256DF35" w:rsidR="11D1E9DF" w:rsidRDefault="11D1E9DF">
      <w:pPr>
        <w:pStyle w:val="CommentText"/>
      </w:pPr>
    </w:p>
    <w:p w14:paraId="17ADDB11" w14:textId="4EB6E95F" w:rsidR="11D1E9DF" w:rsidRDefault="11D1E9DF">
      <w:pPr>
        <w:pStyle w:val="CommentText"/>
      </w:pPr>
      <w:proofErr w:type="gramStart"/>
      <w:r>
        <w:t>density :</w:t>
      </w:r>
      <w:proofErr w:type="gramEnd"/>
      <w:r>
        <w:t xml:space="preserve"> bool, optional</w:t>
      </w:r>
    </w:p>
    <w:p w14:paraId="0C9E0E55" w14:textId="4A21000D" w:rsidR="11D1E9DF" w:rsidRDefault="11D1E9DF">
      <w:pPr>
        <w:pStyle w:val="CommentText"/>
      </w:pPr>
      <w:r>
        <w:t>If True, the first element of the return tuple will be the counts normalized to form a probability density, i.e., the area (or integral) under the histogram will sum to 1. This is achieved by dividing the count by the number of observations times the bin width and not dividing by the total number of observations. If stacked is also True, the sum of the histograms is normalized to 1.</w:t>
      </w:r>
    </w:p>
    <w:p w14:paraId="0D9DFB2E" w14:textId="1213512D" w:rsidR="11D1E9DF" w:rsidRDefault="11D1E9DF">
      <w:pPr>
        <w:pStyle w:val="CommentText"/>
      </w:pPr>
      <w:r>
        <w:t>Default is None for both normed and density. If either is set, then that value will be used. If neither are set, then the args will be treated as False.</w:t>
      </w:r>
    </w:p>
    <w:p w14:paraId="0E9FD320" w14:textId="638F3277" w:rsidR="11D1E9DF" w:rsidRDefault="11D1E9DF">
      <w:pPr>
        <w:pStyle w:val="CommentText"/>
      </w:pPr>
    </w:p>
    <w:p w14:paraId="7B437AF0" w14:textId="311C2B81" w:rsidR="11D1E9DF" w:rsidRDefault="11D1E9DF">
      <w:pPr>
        <w:pStyle w:val="CommentText"/>
      </w:pPr>
      <w:r>
        <w:t>So somethinghere isn't right</w:t>
      </w:r>
    </w:p>
  </w:comment>
  <w:comment w:id="70" w:author="Matthew Parker (Staff)" w:date="2019-06-19T16:33:00Z" w:initials="MP(">
    <w:p w14:paraId="37EBA884" w14:textId="77777777" w:rsidR="00F06C0E" w:rsidRDefault="0040375D">
      <w:pPr>
        <w:pStyle w:val="CommentText"/>
      </w:pPr>
      <w:r>
        <w:rPr>
          <w:rStyle w:val="CommentReference"/>
        </w:rPr>
        <w:annotationRef/>
      </w:r>
      <w:r>
        <w:t xml:space="preserve">“This is achieved </w:t>
      </w:r>
      <w:r w:rsidR="00F06C0E">
        <w:t>by dividing the count by the number of observations times the bin width and NOT dividing by the total number of observations”</w:t>
      </w:r>
    </w:p>
    <w:p w14:paraId="06FAF971" w14:textId="77777777" w:rsidR="00F06C0E" w:rsidRDefault="00F06C0E">
      <w:pPr>
        <w:pStyle w:val="CommentText"/>
      </w:pPr>
    </w:p>
    <w:p w14:paraId="6498E35D" w14:textId="50704784" w:rsidR="00785237" w:rsidRDefault="00F06C0E">
      <w:pPr>
        <w:pStyle w:val="CommentText"/>
      </w:pPr>
      <w:proofErr w:type="gramStart"/>
      <w:r>
        <w:t>So</w:t>
      </w:r>
      <w:proofErr w:type="gramEnd"/>
      <w:r>
        <w:t xml:space="preserve"> if the bin width is not equal to one then the </w:t>
      </w:r>
      <w:r w:rsidR="0042523E">
        <w:t xml:space="preserve">heights </w:t>
      </w:r>
      <w:r w:rsidR="00785237">
        <w:t>will not sum to 1, but the integral will</w:t>
      </w:r>
      <w:r w:rsidR="0042523E">
        <w:t>?</w:t>
      </w:r>
    </w:p>
  </w:comment>
  <w:comment w:id="71" w:author="Nicholas Schurch (Staff)" w:date="2019-06-19T16:35:00Z" w:initials="N(">
    <w:p w14:paraId="4B0A4B25" w14:textId="5ACC0F20" w:rsidR="42D878EA" w:rsidRDefault="42D878EA">
      <w:pPr>
        <w:pStyle w:val="CommentText"/>
      </w:pPr>
      <w:r>
        <w:t>The result should still be a probability density that sums to one, and there are bars here with widths &gt;1 and height &gt;1... in fact, the logarithmic bin widths aren't great either to be honest.</w:t>
      </w:r>
      <w:r>
        <w:rPr>
          <w:rStyle w:val="CommentReference"/>
        </w:rPr>
        <w:annotationRef/>
      </w:r>
    </w:p>
    <w:p w14:paraId="3517EC47" w14:textId="4DBE81F2" w:rsidR="42D878EA" w:rsidRDefault="42D878EA">
      <w:pPr>
        <w:pStyle w:val="CommentText"/>
      </w:pPr>
    </w:p>
    <w:p w14:paraId="3B6F5C8B" w14:textId="0844693F" w:rsidR="42D878EA" w:rsidRDefault="42D878EA">
      <w:pPr>
        <w:pStyle w:val="CommentText"/>
      </w:pPr>
      <w:r>
        <w:t>Can we not just make this plot with some simple linear space binning and frequency?</w:t>
      </w:r>
    </w:p>
    <w:p w14:paraId="6E45D8C0" w14:textId="22782BCF" w:rsidR="42D878EA" w:rsidRDefault="42D878EA">
      <w:pPr>
        <w:pStyle w:val="CommentText"/>
      </w:pPr>
    </w:p>
  </w:comment>
  <w:comment w:id="72" w:author="Matthew Parker (Staff)" w:date="2019-06-19T16:39:00Z" w:initials="MP(">
    <w:p w14:paraId="1949C67A" w14:textId="2BB23420" w:rsidR="007A1E1C" w:rsidRDefault="007A1E1C">
      <w:pPr>
        <w:pStyle w:val="CommentText"/>
      </w:pPr>
      <w:r>
        <w:rPr>
          <w:rStyle w:val="CommentReference"/>
        </w:rPr>
        <w:annotationRef/>
      </w:r>
      <w:r w:rsidR="00487E36">
        <w:t xml:space="preserve">The reason for </w:t>
      </w:r>
      <w:r w:rsidR="005E536F">
        <w:t xml:space="preserve">using </w:t>
      </w:r>
      <w:r w:rsidR="00167D35">
        <w:t>density is just to make the distributions of unequal count comparable (the number of reads mapping to mitochondrial chromosome &lt;&lt; nuclear genome</w:t>
      </w:r>
      <w:r w:rsidR="00177B3F">
        <w:t>)</w:t>
      </w:r>
      <w:r w:rsidR="00167D35">
        <w:t xml:space="preserve">, so I’m not sure it matters </w:t>
      </w:r>
      <w:r w:rsidR="00CD738B">
        <w:t>what the y scale is, just that the shapes of the distributions are different</w:t>
      </w:r>
    </w:p>
  </w:comment>
  <w:comment w:id="73" w:author="Nicholas Schurch (Staff)" w:date="2019-06-19T16:42:00Z" w:initials="N(">
    <w:p w14:paraId="092BF981" w14:textId="024679C4" w:rsidR="71BF86FF" w:rsidRDefault="71BF86FF">
      <w:pPr>
        <w:pStyle w:val="CommentText"/>
      </w:pPr>
      <w:r>
        <w:t>yes, I get that. its the logarithmc x thats screwing it up I think, because in log space the 'binsize' can be, say, 0.1, but in real-space that translates to a &gt;1 value in the interval of the decade. Try it as density and linear space (as for 6d, and I think We'll be happier).</w:t>
      </w:r>
      <w:r>
        <w:rPr>
          <w:rStyle w:val="CommentReference"/>
        </w:rPr>
        <w:annotationRef/>
      </w:r>
    </w:p>
    <w:p w14:paraId="6AB41A18" w14:textId="2D6BDA8B" w:rsidR="71BF86FF" w:rsidRDefault="71BF86FF">
      <w:pPr>
        <w:pStyle w:val="CommentText"/>
      </w:pPr>
    </w:p>
  </w:comment>
  <w:comment w:id="105" w:author="Nicholas Schurch (Staff)" w:date="2019-06-19T16:47:00Z" w:initials="N(">
    <w:p w14:paraId="7AA3C2FA" w14:textId="3A33A433" w:rsidR="3F377DE5" w:rsidRDefault="3F377DE5">
      <w:pPr>
        <w:pStyle w:val="CommentText"/>
      </w:pPr>
      <w:r>
        <w:t>Stick to 1dp at most for quoting the S/N ratio</w:t>
      </w:r>
      <w:r>
        <w:rPr>
          <w:rStyle w:val="CommentReference"/>
        </w:rPr>
        <w:annotationRef/>
      </w:r>
    </w:p>
  </w:comment>
  <w:comment w:id="120" w:author="Nicholas Schurch (Staff)" w:date="2019-06-19T16:46:00Z" w:initials="N(">
    <w:p w14:paraId="3FF56D9C" w14:textId="52E35103" w:rsidR="4FE55B35" w:rsidRDefault="4FE55B35">
      <w:pPr>
        <w:pStyle w:val="CommentText"/>
      </w:pPr>
      <w:r>
        <w:t xml:space="preserve">This table looks horrid! whats up witht he </w:t>
      </w:r>
      <w:proofErr w:type="gramStart"/>
      <w:r>
        <w:t>formatting</w:t>
      </w:r>
      <w:proofErr w:type="gramEnd"/>
      <w:r>
        <w:t>?</w:t>
      </w:r>
      <w:r>
        <w:rPr>
          <w:rStyle w:val="CommentReference"/>
        </w:rPr>
        <w:annotationRef/>
      </w:r>
    </w:p>
  </w:comment>
  <w:comment w:id="121" w:author="Nicholas Schurch (Staff)" w:date="2019-06-19T16:48:00Z" w:initials="N(">
    <w:p w14:paraId="002FFD88" w14:textId="4565DE97" w:rsidR="1C490264" w:rsidRDefault="1C490264">
      <w:pPr>
        <w:pStyle w:val="CommentText"/>
      </w:pPr>
      <w:r>
        <w:t xml:space="preserve">Formatting looks </w:t>
      </w:r>
      <w:proofErr w:type="spellStart"/>
      <w:r>
        <w:t>screwey</w:t>
      </w:r>
      <w:proofErr w:type="spellEnd"/>
      <w:r>
        <w:t xml:space="preserve"> here too - could be the web-word-viewer?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5FEE56" w15:done="0"/>
  <w15:commentEx w15:paraId="2C54EE97" w15:done="0"/>
  <w15:commentEx w15:paraId="0EF12FEE" w15:done="0"/>
  <w15:commentEx w15:paraId="1A5761C9" w15:done="0"/>
  <w15:commentEx w15:paraId="2B07AACC" w15:done="0"/>
  <w15:commentEx w15:paraId="732B90F4" w15:done="0"/>
  <w15:commentEx w15:paraId="7EC512BF" w15:done="0"/>
  <w15:commentEx w15:paraId="1264F5D4" w15:done="1"/>
  <w15:commentEx w15:paraId="13338933" w15:done="0"/>
  <w15:commentEx w15:paraId="1D23F393" w15:done="0"/>
  <w15:commentEx w15:paraId="20EDFCAC" w15:done="0"/>
  <w15:commentEx w15:paraId="49129279" w15:done="0"/>
  <w15:commentEx w15:paraId="40CC7440" w15:done="0"/>
  <w15:commentEx w15:paraId="2A2C7B83" w15:done="0"/>
  <w15:commentEx w15:paraId="3727298F" w15:paraIdParent="2A2C7B83" w15:done="0"/>
  <w15:commentEx w15:paraId="35C5C18F" w15:paraIdParent="2A2C7B83" w15:done="0"/>
  <w15:commentEx w15:paraId="3652A2FE" w15:done="0"/>
  <w15:commentEx w15:paraId="61FA63FD" w15:paraIdParent="3652A2FE" w15:done="0"/>
  <w15:commentEx w15:paraId="60135FAE" w15:paraIdParent="3652A2FE" w15:done="0"/>
  <w15:commentEx w15:paraId="096787AF" w15:done="0"/>
  <w15:commentEx w15:paraId="543784BF" w15:done="0"/>
  <w15:commentEx w15:paraId="5E988F40" w15:paraIdParent="543784BF" w15:done="0"/>
  <w15:commentEx w15:paraId="4572BA9E" w15:paraIdParent="543784BF" w15:done="0"/>
  <w15:commentEx w15:paraId="638D873D" w15:done="0"/>
  <w15:commentEx w15:paraId="48509AB1" w15:paraIdParent="638D873D" w15:done="0"/>
  <w15:commentEx w15:paraId="21A26DB5" w15:done="0"/>
  <w15:commentEx w15:paraId="40B13EED" w15:done="0"/>
  <w15:commentEx w15:paraId="17EB962A" w15:done="0"/>
  <w15:commentEx w15:paraId="02A80223" w15:done="0"/>
  <w15:commentEx w15:paraId="147EA781" w15:done="0"/>
  <w15:commentEx w15:paraId="6A0972F1" w15:done="0"/>
  <w15:commentEx w15:paraId="002DD80B" w15:done="0"/>
  <w15:commentEx w15:paraId="7DB15B5C" w15:done="0"/>
  <w15:commentEx w15:paraId="1232F115" w15:done="0"/>
  <w15:commentEx w15:paraId="1DC85555" w15:done="0"/>
  <w15:commentEx w15:paraId="4E7B36EE" w15:done="0"/>
  <w15:commentEx w15:paraId="548A41FD" w15:done="0"/>
  <w15:commentEx w15:paraId="165C105F" w15:done="0"/>
  <w15:commentEx w15:paraId="4E21D889" w15:done="1"/>
  <w15:commentEx w15:paraId="7B437AF0" w15:done="0"/>
  <w15:commentEx w15:paraId="6498E35D" w15:paraIdParent="7B437AF0" w15:done="0"/>
  <w15:commentEx w15:paraId="6E45D8C0" w15:paraIdParent="7B437AF0" w15:done="0"/>
  <w15:commentEx w15:paraId="1949C67A" w15:paraIdParent="7B437AF0" w15:done="0"/>
  <w15:commentEx w15:paraId="6AB41A18" w15:paraIdParent="7B437AF0" w15:done="0"/>
  <w15:commentEx w15:paraId="7AA3C2FA" w15:done="0"/>
  <w15:commentEx w15:paraId="3FF56D9C" w15:done="0"/>
  <w15:commentEx w15:paraId="002FFD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5FEE56" w16cid:durableId="1E2208C6"/>
  <w16cid:commentId w16cid:paraId="2C54EE97" w16cid:durableId="527BAE79"/>
  <w16cid:commentId w16cid:paraId="0EF12FEE" w16cid:durableId="2217AB6F"/>
  <w16cid:commentId w16cid:paraId="1A5761C9" w16cid:durableId="26E44CD2"/>
  <w16cid:commentId w16cid:paraId="2B07AACC" w16cid:durableId="20B367A1"/>
  <w16cid:commentId w16cid:paraId="732B90F4" w16cid:durableId="262BBEB0"/>
  <w16cid:commentId w16cid:paraId="7EC512BF" w16cid:durableId="7238BA31"/>
  <w16cid:commentId w16cid:paraId="1264F5D4" w16cid:durableId="6DE469F3"/>
  <w16cid:commentId w16cid:paraId="13338933" w16cid:durableId="3A8AAD2E"/>
  <w16cid:commentId w16cid:paraId="1D23F393" w16cid:durableId="20B369AA"/>
  <w16cid:commentId w16cid:paraId="20EDFCAC" w16cid:durableId="5F115136"/>
  <w16cid:commentId w16cid:paraId="49129279" w16cid:durableId="5AE31C2B"/>
  <w16cid:commentId w16cid:paraId="40CC7440" w16cid:durableId="4ECBA0A8"/>
  <w16cid:commentId w16cid:paraId="2A2C7B83" w16cid:durableId="6D3A4FC1"/>
  <w16cid:commentId w16cid:paraId="3727298F" w16cid:durableId="20B4D811"/>
  <w16cid:commentId w16cid:paraId="35C5C18F" w16cid:durableId="56CE17EC"/>
  <w16cid:commentId w16cid:paraId="3652A2FE" w16cid:durableId="6FA7A163"/>
  <w16cid:commentId w16cid:paraId="61FA63FD" w16cid:durableId="20B4D7C1"/>
  <w16cid:commentId w16cid:paraId="60135FAE" w16cid:durableId="0C7117B0"/>
  <w16cid:commentId w16cid:paraId="096787AF" w16cid:durableId="20B3745A"/>
  <w16cid:commentId w16cid:paraId="543784BF" w16cid:durableId="1432F3F4"/>
  <w16cid:commentId w16cid:paraId="5E988F40" w16cid:durableId="20B4D7D2"/>
  <w16cid:commentId w16cid:paraId="4572BA9E" w16cid:durableId="3D31A11F"/>
  <w16cid:commentId w16cid:paraId="638D873D" w16cid:durableId="20B3764C"/>
  <w16cid:commentId w16cid:paraId="48509AB1" w16cid:durableId="75D3D310"/>
  <w16cid:commentId w16cid:paraId="21A26DB5" w16cid:durableId="4BA7D194"/>
  <w16cid:commentId w16cid:paraId="40B13EED" w16cid:durableId="3F6DECC0"/>
  <w16cid:commentId w16cid:paraId="17EB962A" w16cid:durableId="5CEC27EF"/>
  <w16cid:commentId w16cid:paraId="02A80223" w16cid:durableId="421C47EE"/>
  <w16cid:commentId w16cid:paraId="147EA781" w16cid:durableId="451C562B"/>
  <w16cid:commentId w16cid:paraId="6A0972F1" w16cid:durableId="5940C543"/>
  <w16cid:commentId w16cid:paraId="002DD80B" w16cid:durableId="20B378A9"/>
  <w16cid:commentId w16cid:paraId="7DB15B5C" w16cid:durableId="73AF05A8"/>
  <w16cid:commentId w16cid:paraId="1232F115" w16cid:durableId="4646DC16"/>
  <w16cid:commentId w16cid:paraId="1DC85555" w16cid:durableId="17089BBE"/>
  <w16cid:commentId w16cid:paraId="4E7B36EE" w16cid:durableId="125326A9"/>
  <w16cid:commentId w16cid:paraId="548A41FD" w16cid:durableId="7F84EA86"/>
  <w16cid:commentId w16cid:paraId="165C105F" w16cid:durableId="203FDF53"/>
  <w16cid:commentId w16cid:paraId="4E21D889" w16cid:durableId="20B37DC0"/>
  <w16cid:commentId w16cid:paraId="7B437AF0" w16cid:durableId="59448CF4"/>
  <w16cid:commentId w16cid:paraId="6498E35D" w16cid:durableId="20B4E262"/>
  <w16cid:commentId w16cid:paraId="6E45D8C0" w16cid:durableId="5DA9B3A7"/>
  <w16cid:commentId w16cid:paraId="1949C67A" w16cid:durableId="20B4E3DA"/>
  <w16cid:commentId w16cid:paraId="6AB41A18" w16cid:durableId="6FA2D1DD"/>
  <w16cid:commentId w16cid:paraId="7AA3C2FA" w16cid:durableId="59E54F70"/>
  <w16cid:commentId w16cid:paraId="3FF56D9C" w16cid:durableId="6C6DFB67"/>
  <w16cid:commentId w16cid:paraId="002FFD88" w16cid:durableId="0EFCE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66D56" w14:textId="77777777" w:rsidR="0052568F" w:rsidRDefault="0052568F" w:rsidP="00A83489">
      <w:r>
        <w:separator/>
      </w:r>
    </w:p>
  </w:endnote>
  <w:endnote w:type="continuationSeparator" w:id="0">
    <w:p w14:paraId="3979B0DA" w14:textId="77777777" w:rsidR="0052568F" w:rsidRDefault="0052568F" w:rsidP="00A83489">
      <w:r>
        <w:continuationSeparator/>
      </w:r>
    </w:p>
  </w:endnote>
  <w:endnote w:type="continuationNotice" w:id="1">
    <w:p w14:paraId="0388CF2E" w14:textId="77777777" w:rsidR="0052568F" w:rsidRDefault="005256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8238063"/>
      <w:docPartObj>
        <w:docPartGallery w:val="Page Numbers (Bottom of Page)"/>
        <w:docPartUnique/>
      </w:docPartObj>
    </w:sdtPr>
    <w:sdtContent>
      <w:p w14:paraId="01A0A9E3" w14:textId="65A77670" w:rsidR="00C02C6B" w:rsidRDefault="00C02C6B"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A601D2" w14:textId="77777777" w:rsidR="00C02C6B" w:rsidRDefault="00C02C6B" w:rsidP="00A834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7130842"/>
      <w:docPartObj>
        <w:docPartGallery w:val="Page Numbers (Bottom of Page)"/>
        <w:docPartUnique/>
      </w:docPartObj>
    </w:sdtPr>
    <w:sdtContent>
      <w:p w14:paraId="7C773D1B" w14:textId="0EBA5778" w:rsidR="00C02C6B" w:rsidRDefault="00C02C6B"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17D90A92" w14:textId="77777777" w:rsidR="00C02C6B" w:rsidRDefault="00C02C6B" w:rsidP="00A834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3B2D1" w14:textId="77777777" w:rsidR="0052568F" w:rsidRDefault="0052568F" w:rsidP="00A83489">
      <w:r>
        <w:separator/>
      </w:r>
    </w:p>
  </w:footnote>
  <w:footnote w:type="continuationSeparator" w:id="0">
    <w:p w14:paraId="7B3F54C6" w14:textId="77777777" w:rsidR="0052568F" w:rsidRDefault="0052568F" w:rsidP="00A83489">
      <w:r>
        <w:continuationSeparator/>
      </w:r>
    </w:p>
  </w:footnote>
  <w:footnote w:type="continuationNotice" w:id="1">
    <w:p w14:paraId="7FCC0632" w14:textId="77777777" w:rsidR="0052568F" w:rsidRDefault="005256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7D54"/>
    <w:multiLevelType w:val="hybridMultilevel"/>
    <w:tmpl w:val="8C46F890"/>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5F49EB"/>
    <w:multiLevelType w:val="hybridMultilevel"/>
    <w:tmpl w:val="433240FC"/>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F50F9E"/>
    <w:multiLevelType w:val="hybridMultilevel"/>
    <w:tmpl w:val="C3BE0636"/>
    <w:lvl w:ilvl="0" w:tplc="04090019">
      <w:start w:val="1"/>
      <w:numFmt w:val="lowerLetter"/>
      <w:lvlText w:val="%1."/>
      <w:lvlJc w:val="left"/>
      <w:pPr>
        <w:ind w:left="786" w:hanging="360"/>
      </w:pPr>
      <w:rPr>
        <w:rFonts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9027BC"/>
    <w:multiLevelType w:val="hybridMultilevel"/>
    <w:tmpl w:val="DEF027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A7C6C9D"/>
    <w:multiLevelType w:val="hybridMultilevel"/>
    <w:tmpl w:val="1E00542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2386E"/>
    <w:multiLevelType w:val="hybridMultilevel"/>
    <w:tmpl w:val="47B2E124"/>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B65803"/>
    <w:multiLevelType w:val="hybridMultilevel"/>
    <w:tmpl w:val="4E349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576DD5"/>
    <w:multiLevelType w:val="hybridMultilevel"/>
    <w:tmpl w:val="70B09170"/>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00153B"/>
    <w:multiLevelType w:val="hybridMultilevel"/>
    <w:tmpl w:val="22520CC4"/>
    <w:lvl w:ilvl="0" w:tplc="9BB4F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275D9F"/>
    <w:multiLevelType w:val="hybridMultilevel"/>
    <w:tmpl w:val="F7A4D834"/>
    <w:lvl w:ilvl="0" w:tplc="04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711C49"/>
    <w:multiLevelType w:val="hybridMultilevel"/>
    <w:tmpl w:val="75085042"/>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DB77B6"/>
    <w:multiLevelType w:val="hybridMultilevel"/>
    <w:tmpl w:val="A7AACD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D815BA"/>
    <w:multiLevelType w:val="hybridMultilevel"/>
    <w:tmpl w:val="D732208C"/>
    <w:lvl w:ilvl="0" w:tplc="04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3D36A0E"/>
    <w:multiLevelType w:val="hybridMultilevel"/>
    <w:tmpl w:val="E4F41452"/>
    <w:lvl w:ilvl="0" w:tplc="FFFFFFFF">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D076C11"/>
    <w:multiLevelType w:val="hybridMultilevel"/>
    <w:tmpl w:val="E4D8D218"/>
    <w:lvl w:ilvl="0" w:tplc="04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0263093"/>
    <w:multiLevelType w:val="hybridMultilevel"/>
    <w:tmpl w:val="A4BC5A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314454"/>
    <w:multiLevelType w:val="hybridMultilevel"/>
    <w:tmpl w:val="BA4C80F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11"/>
  </w:num>
  <w:num w:numId="4">
    <w:abstractNumId w:val="7"/>
  </w:num>
  <w:num w:numId="5">
    <w:abstractNumId w:val="9"/>
  </w:num>
  <w:num w:numId="6">
    <w:abstractNumId w:val="0"/>
  </w:num>
  <w:num w:numId="7">
    <w:abstractNumId w:val="15"/>
  </w:num>
  <w:num w:numId="8">
    <w:abstractNumId w:val="6"/>
  </w:num>
  <w:num w:numId="9">
    <w:abstractNumId w:val="3"/>
  </w:num>
  <w:num w:numId="10">
    <w:abstractNumId w:val="8"/>
  </w:num>
  <w:num w:numId="11">
    <w:abstractNumId w:val="14"/>
  </w:num>
  <w:num w:numId="12">
    <w:abstractNumId w:val="5"/>
  </w:num>
  <w:num w:numId="13">
    <w:abstractNumId w:val="10"/>
  </w:num>
  <w:num w:numId="14">
    <w:abstractNumId w:val="1"/>
  </w:num>
  <w:num w:numId="15">
    <w:abstractNumId w:val="12"/>
  </w:num>
  <w:num w:numId="16">
    <w:abstractNumId w:val="13"/>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Parker (Staff)">
    <w15:presenceInfo w15:providerId="AD" w15:userId="S::mtparker@dundee.ac.uk::c5b9221e-3eff-46e0-9a32-427bf1899497"/>
  </w15:person>
  <w15:person w15:author="Guest User">
    <w15:presenceInfo w15:providerId="AD" w15:userId="S::urn:spo:anon#386a2d73d4394382e4d75ccf6268faddf2b282e6b2cf487a2bc189e29cfd50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hideGrammaticalErrors/>
  <w:proofState w:spelling="clean" w:grammar="clean"/>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xwr2wzn5d9ahesz5dxtd0i2vexsz2550x5&quot;&gt;a.v.sherwood@dundee.ac.uk&lt;record-ids&gt;&lt;item&gt;4&lt;/item&gt;&lt;item&gt;60&lt;/item&gt;&lt;item&gt;62&lt;/item&gt;&lt;item&gt;63&lt;/item&gt;&lt;item&gt;64&lt;/item&gt;&lt;item&gt;65&lt;/item&gt;&lt;item&gt;67&lt;/item&gt;&lt;item&gt;69&lt;/item&gt;&lt;item&gt;70&lt;/item&gt;&lt;item&gt;71&lt;/item&gt;&lt;item&gt;72&lt;/item&gt;&lt;item&gt;73&lt;/item&gt;&lt;item&gt;96&lt;/item&gt;&lt;item&gt;98&lt;/item&gt;&lt;item&gt;99&lt;/item&gt;&lt;item&gt;102&lt;/item&gt;&lt;item&gt;104&lt;/item&gt;&lt;item&gt;108&lt;/item&gt;&lt;item&gt;109&lt;/item&gt;&lt;item&gt;110&lt;/item&gt;&lt;item&gt;112&lt;/item&gt;&lt;item&gt;114&lt;/item&gt;&lt;item&gt;117&lt;/item&gt;&lt;item&gt;128&lt;/item&gt;&lt;item&gt;132&lt;/item&gt;&lt;item&gt;133&lt;/item&gt;&lt;item&gt;134&lt;/item&gt;&lt;item&gt;135&lt;/item&gt;&lt;item&gt;146&lt;/item&gt;&lt;item&gt;157&lt;/item&gt;&lt;item&gt;167&lt;/item&gt;&lt;item&gt;170&lt;/item&gt;&lt;item&gt;175&lt;/item&gt;&lt;item&gt;176&lt;/item&gt;&lt;item&gt;178&lt;/item&gt;&lt;item&gt;184&lt;/item&gt;&lt;item&gt;185&lt;/item&gt;&lt;item&gt;186&lt;/item&gt;&lt;item&gt;188&lt;/item&gt;&lt;item&gt;189&lt;/item&gt;&lt;item&gt;190&lt;/item&gt;&lt;item&gt;191&lt;/item&gt;&lt;item&gt;192&lt;/item&gt;&lt;item&gt;193&lt;/item&gt;&lt;item&gt;195&lt;/item&gt;&lt;item&gt;196&lt;/item&gt;&lt;item&gt;197&lt;/item&gt;&lt;item&gt;198&lt;/item&gt;&lt;item&gt;199&lt;/item&gt;&lt;item&gt;200&lt;/item&gt;&lt;item&gt;201&lt;/item&gt;&lt;/record-ids&gt;&lt;/item&gt;&lt;/Libraries&gt;"/>
  </w:docVars>
  <w:rsids>
    <w:rsidRoot w:val="009466E5"/>
    <w:rsid w:val="00000A5A"/>
    <w:rsid w:val="00000D9C"/>
    <w:rsid w:val="000026B9"/>
    <w:rsid w:val="00003D31"/>
    <w:rsid w:val="000045A6"/>
    <w:rsid w:val="000048EC"/>
    <w:rsid w:val="00004A70"/>
    <w:rsid w:val="00004A77"/>
    <w:rsid w:val="000051A9"/>
    <w:rsid w:val="00006608"/>
    <w:rsid w:val="000103F2"/>
    <w:rsid w:val="00010414"/>
    <w:rsid w:val="0001045D"/>
    <w:rsid w:val="00011162"/>
    <w:rsid w:val="00011290"/>
    <w:rsid w:val="00011E49"/>
    <w:rsid w:val="0001294A"/>
    <w:rsid w:val="00012BE6"/>
    <w:rsid w:val="00013ACC"/>
    <w:rsid w:val="00013C74"/>
    <w:rsid w:val="00015EDC"/>
    <w:rsid w:val="00015F96"/>
    <w:rsid w:val="0001646D"/>
    <w:rsid w:val="000169B0"/>
    <w:rsid w:val="00016B57"/>
    <w:rsid w:val="0002088C"/>
    <w:rsid w:val="000210D9"/>
    <w:rsid w:val="000213E5"/>
    <w:rsid w:val="00022B59"/>
    <w:rsid w:val="000237B7"/>
    <w:rsid w:val="00024150"/>
    <w:rsid w:val="00024577"/>
    <w:rsid w:val="00025BBE"/>
    <w:rsid w:val="0002605C"/>
    <w:rsid w:val="00026AE9"/>
    <w:rsid w:val="00030019"/>
    <w:rsid w:val="000301D5"/>
    <w:rsid w:val="00030E1B"/>
    <w:rsid w:val="000311D2"/>
    <w:rsid w:val="00032A07"/>
    <w:rsid w:val="00032B77"/>
    <w:rsid w:val="00035C32"/>
    <w:rsid w:val="00036157"/>
    <w:rsid w:val="00036221"/>
    <w:rsid w:val="00036569"/>
    <w:rsid w:val="00037230"/>
    <w:rsid w:val="0003743B"/>
    <w:rsid w:val="000376B7"/>
    <w:rsid w:val="00037E3D"/>
    <w:rsid w:val="00040DE8"/>
    <w:rsid w:val="00041C44"/>
    <w:rsid w:val="000437BB"/>
    <w:rsid w:val="00043C45"/>
    <w:rsid w:val="000443A9"/>
    <w:rsid w:val="000452F7"/>
    <w:rsid w:val="00046517"/>
    <w:rsid w:val="000467C2"/>
    <w:rsid w:val="000476B4"/>
    <w:rsid w:val="00047C87"/>
    <w:rsid w:val="00047F11"/>
    <w:rsid w:val="000514CA"/>
    <w:rsid w:val="00051A7C"/>
    <w:rsid w:val="0005334B"/>
    <w:rsid w:val="000536A8"/>
    <w:rsid w:val="00053D5C"/>
    <w:rsid w:val="00053DC2"/>
    <w:rsid w:val="00054B30"/>
    <w:rsid w:val="000552E5"/>
    <w:rsid w:val="0005556D"/>
    <w:rsid w:val="00056381"/>
    <w:rsid w:val="00056BC1"/>
    <w:rsid w:val="00056D20"/>
    <w:rsid w:val="0006019F"/>
    <w:rsid w:val="0006028F"/>
    <w:rsid w:val="00061879"/>
    <w:rsid w:val="00061BF6"/>
    <w:rsid w:val="00063249"/>
    <w:rsid w:val="00064019"/>
    <w:rsid w:val="000659F8"/>
    <w:rsid w:val="00065A82"/>
    <w:rsid w:val="00065CF0"/>
    <w:rsid w:val="00066791"/>
    <w:rsid w:val="0006692B"/>
    <w:rsid w:val="00067DA1"/>
    <w:rsid w:val="00067DCE"/>
    <w:rsid w:val="000708C1"/>
    <w:rsid w:val="00071E93"/>
    <w:rsid w:val="0007230D"/>
    <w:rsid w:val="00073819"/>
    <w:rsid w:val="00073B61"/>
    <w:rsid w:val="00073F42"/>
    <w:rsid w:val="0007509F"/>
    <w:rsid w:val="0007597E"/>
    <w:rsid w:val="00075B97"/>
    <w:rsid w:val="00076A31"/>
    <w:rsid w:val="000808B3"/>
    <w:rsid w:val="00080C6F"/>
    <w:rsid w:val="00081FFD"/>
    <w:rsid w:val="0008206C"/>
    <w:rsid w:val="00082103"/>
    <w:rsid w:val="00083095"/>
    <w:rsid w:val="00084402"/>
    <w:rsid w:val="00084C41"/>
    <w:rsid w:val="00084FF5"/>
    <w:rsid w:val="0008518A"/>
    <w:rsid w:val="00085971"/>
    <w:rsid w:val="00090123"/>
    <w:rsid w:val="00090975"/>
    <w:rsid w:val="0009116A"/>
    <w:rsid w:val="000920C4"/>
    <w:rsid w:val="000923D2"/>
    <w:rsid w:val="00094463"/>
    <w:rsid w:val="000947AD"/>
    <w:rsid w:val="00094D85"/>
    <w:rsid w:val="00095108"/>
    <w:rsid w:val="000958B6"/>
    <w:rsid w:val="0009638C"/>
    <w:rsid w:val="00096712"/>
    <w:rsid w:val="000970CF"/>
    <w:rsid w:val="000A0933"/>
    <w:rsid w:val="000A10C1"/>
    <w:rsid w:val="000A111E"/>
    <w:rsid w:val="000A3A08"/>
    <w:rsid w:val="000A43D2"/>
    <w:rsid w:val="000A4ED0"/>
    <w:rsid w:val="000A7216"/>
    <w:rsid w:val="000A754C"/>
    <w:rsid w:val="000B01EC"/>
    <w:rsid w:val="000B0560"/>
    <w:rsid w:val="000B12EA"/>
    <w:rsid w:val="000B14E2"/>
    <w:rsid w:val="000B175F"/>
    <w:rsid w:val="000B2E9B"/>
    <w:rsid w:val="000B3836"/>
    <w:rsid w:val="000B3DA8"/>
    <w:rsid w:val="000B3FB8"/>
    <w:rsid w:val="000B4013"/>
    <w:rsid w:val="000B49F1"/>
    <w:rsid w:val="000B593B"/>
    <w:rsid w:val="000B672B"/>
    <w:rsid w:val="000B68E9"/>
    <w:rsid w:val="000B7A7E"/>
    <w:rsid w:val="000C08D0"/>
    <w:rsid w:val="000C108C"/>
    <w:rsid w:val="000C11CE"/>
    <w:rsid w:val="000C2798"/>
    <w:rsid w:val="000C2F89"/>
    <w:rsid w:val="000C3648"/>
    <w:rsid w:val="000C456A"/>
    <w:rsid w:val="000C5824"/>
    <w:rsid w:val="000C59AB"/>
    <w:rsid w:val="000C610F"/>
    <w:rsid w:val="000C774D"/>
    <w:rsid w:val="000D2C35"/>
    <w:rsid w:val="000D39C3"/>
    <w:rsid w:val="000D4DC2"/>
    <w:rsid w:val="000D56EE"/>
    <w:rsid w:val="000D648D"/>
    <w:rsid w:val="000D6A71"/>
    <w:rsid w:val="000D70AA"/>
    <w:rsid w:val="000D7317"/>
    <w:rsid w:val="000D7626"/>
    <w:rsid w:val="000D7A13"/>
    <w:rsid w:val="000E26F3"/>
    <w:rsid w:val="000E2D57"/>
    <w:rsid w:val="000E5189"/>
    <w:rsid w:val="000E5572"/>
    <w:rsid w:val="000E666D"/>
    <w:rsid w:val="000F0B08"/>
    <w:rsid w:val="000F1292"/>
    <w:rsid w:val="000F16D9"/>
    <w:rsid w:val="000F2762"/>
    <w:rsid w:val="000F2D18"/>
    <w:rsid w:val="000F4270"/>
    <w:rsid w:val="000F45E7"/>
    <w:rsid w:val="000F54E1"/>
    <w:rsid w:val="000F6D02"/>
    <w:rsid w:val="000F7EEC"/>
    <w:rsid w:val="00101A2A"/>
    <w:rsid w:val="001023D1"/>
    <w:rsid w:val="00103441"/>
    <w:rsid w:val="00103716"/>
    <w:rsid w:val="00103BE1"/>
    <w:rsid w:val="0010565F"/>
    <w:rsid w:val="001063D4"/>
    <w:rsid w:val="001078EE"/>
    <w:rsid w:val="00107BA9"/>
    <w:rsid w:val="00107D82"/>
    <w:rsid w:val="00107E5F"/>
    <w:rsid w:val="001102DE"/>
    <w:rsid w:val="001110FE"/>
    <w:rsid w:val="00111B84"/>
    <w:rsid w:val="00112401"/>
    <w:rsid w:val="001124E5"/>
    <w:rsid w:val="001128C9"/>
    <w:rsid w:val="001138DC"/>
    <w:rsid w:val="001145C8"/>
    <w:rsid w:val="00114A1F"/>
    <w:rsid w:val="0011540F"/>
    <w:rsid w:val="00117D39"/>
    <w:rsid w:val="00120D09"/>
    <w:rsid w:val="00120F2F"/>
    <w:rsid w:val="00121397"/>
    <w:rsid w:val="0012148D"/>
    <w:rsid w:val="00121C03"/>
    <w:rsid w:val="00121F3D"/>
    <w:rsid w:val="001224A5"/>
    <w:rsid w:val="00123582"/>
    <w:rsid w:val="00123CF0"/>
    <w:rsid w:val="001242D6"/>
    <w:rsid w:val="00124DD2"/>
    <w:rsid w:val="00125AF5"/>
    <w:rsid w:val="00126388"/>
    <w:rsid w:val="00131DED"/>
    <w:rsid w:val="00133271"/>
    <w:rsid w:val="00133281"/>
    <w:rsid w:val="00133A1B"/>
    <w:rsid w:val="001350B7"/>
    <w:rsid w:val="00136160"/>
    <w:rsid w:val="00136566"/>
    <w:rsid w:val="001365EB"/>
    <w:rsid w:val="00136979"/>
    <w:rsid w:val="00136DA0"/>
    <w:rsid w:val="00137932"/>
    <w:rsid w:val="0014097C"/>
    <w:rsid w:val="0014221A"/>
    <w:rsid w:val="00146FA1"/>
    <w:rsid w:val="00147A08"/>
    <w:rsid w:val="001509BE"/>
    <w:rsid w:val="001528CD"/>
    <w:rsid w:val="00153947"/>
    <w:rsid w:val="0015410B"/>
    <w:rsid w:val="00154A39"/>
    <w:rsid w:val="001554DB"/>
    <w:rsid w:val="00157B3C"/>
    <w:rsid w:val="00157EC3"/>
    <w:rsid w:val="00157F76"/>
    <w:rsid w:val="0016052F"/>
    <w:rsid w:val="00160749"/>
    <w:rsid w:val="00162900"/>
    <w:rsid w:val="0016495A"/>
    <w:rsid w:val="00165379"/>
    <w:rsid w:val="001658BA"/>
    <w:rsid w:val="00166B42"/>
    <w:rsid w:val="00167D35"/>
    <w:rsid w:val="00171BA5"/>
    <w:rsid w:val="00172143"/>
    <w:rsid w:val="00173BDD"/>
    <w:rsid w:val="00174D84"/>
    <w:rsid w:val="001751BD"/>
    <w:rsid w:val="001759CB"/>
    <w:rsid w:val="001763C2"/>
    <w:rsid w:val="001766A2"/>
    <w:rsid w:val="00176893"/>
    <w:rsid w:val="0017772A"/>
    <w:rsid w:val="00177B3F"/>
    <w:rsid w:val="001802D1"/>
    <w:rsid w:val="001804D1"/>
    <w:rsid w:val="0018093F"/>
    <w:rsid w:val="00180B76"/>
    <w:rsid w:val="00180C59"/>
    <w:rsid w:val="00180EC9"/>
    <w:rsid w:val="00181818"/>
    <w:rsid w:val="00181B75"/>
    <w:rsid w:val="00182C4B"/>
    <w:rsid w:val="00183FC6"/>
    <w:rsid w:val="00184443"/>
    <w:rsid w:val="00184475"/>
    <w:rsid w:val="001859A0"/>
    <w:rsid w:val="00185E3F"/>
    <w:rsid w:val="0018636F"/>
    <w:rsid w:val="001878DE"/>
    <w:rsid w:val="00190261"/>
    <w:rsid w:val="00190C85"/>
    <w:rsid w:val="001917A5"/>
    <w:rsid w:val="0019250E"/>
    <w:rsid w:val="00192A26"/>
    <w:rsid w:val="0019314C"/>
    <w:rsid w:val="00193505"/>
    <w:rsid w:val="00193681"/>
    <w:rsid w:val="001944B0"/>
    <w:rsid w:val="00194C37"/>
    <w:rsid w:val="00195CBD"/>
    <w:rsid w:val="001976EB"/>
    <w:rsid w:val="00197D16"/>
    <w:rsid w:val="001A0609"/>
    <w:rsid w:val="001A0DF3"/>
    <w:rsid w:val="001A0F62"/>
    <w:rsid w:val="001A13D8"/>
    <w:rsid w:val="001A158F"/>
    <w:rsid w:val="001A17F3"/>
    <w:rsid w:val="001A3437"/>
    <w:rsid w:val="001A4B5E"/>
    <w:rsid w:val="001A51AD"/>
    <w:rsid w:val="001A53B5"/>
    <w:rsid w:val="001A7470"/>
    <w:rsid w:val="001A79A9"/>
    <w:rsid w:val="001B07F6"/>
    <w:rsid w:val="001B0812"/>
    <w:rsid w:val="001B0C9F"/>
    <w:rsid w:val="001B0D18"/>
    <w:rsid w:val="001B0DFC"/>
    <w:rsid w:val="001B1B50"/>
    <w:rsid w:val="001B2347"/>
    <w:rsid w:val="001B25DE"/>
    <w:rsid w:val="001B3302"/>
    <w:rsid w:val="001B3D92"/>
    <w:rsid w:val="001B4077"/>
    <w:rsid w:val="001B6216"/>
    <w:rsid w:val="001B6B65"/>
    <w:rsid w:val="001B7067"/>
    <w:rsid w:val="001B72F3"/>
    <w:rsid w:val="001B747B"/>
    <w:rsid w:val="001B7924"/>
    <w:rsid w:val="001B7D8B"/>
    <w:rsid w:val="001B7E95"/>
    <w:rsid w:val="001C05FB"/>
    <w:rsid w:val="001C1A01"/>
    <w:rsid w:val="001C2AE2"/>
    <w:rsid w:val="001C2C69"/>
    <w:rsid w:val="001C2F2B"/>
    <w:rsid w:val="001C30F5"/>
    <w:rsid w:val="001C350B"/>
    <w:rsid w:val="001C353A"/>
    <w:rsid w:val="001C4D94"/>
    <w:rsid w:val="001C5E6E"/>
    <w:rsid w:val="001C6BB7"/>
    <w:rsid w:val="001CC636"/>
    <w:rsid w:val="001D004D"/>
    <w:rsid w:val="001D05C2"/>
    <w:rsid w:val="001D0C19"/>
    <w:rsid w:val="001D142F"/>
    <w:rsid w:val="001D219D"/>
    <w:rsid w:val="001D2470"/>
    <w:rsid w:val="001D3381"/>
    <w:rsid w:val="001D4672"/>
    <w:rsid w:val="001D4986"/>
    <w:rsid w:val="001D560E"/>
    <w:rsid w:val="001D7422"/>
    <w:rsid w:val="001E2197"/>
    <w:rsid w:val="001E2C16"/>
    <w:rsid w:val="001E36CF"/>
    <w:rsid w:val="001E526B"/>
    <w:rsid w:val="001E5A87"/>
    <w:rsid w:val="001E5E5F"/>
    <w:rsid w:val="001E664A"/>
    <w:rsid w:val="001E6695"/>
    <w:rsid w:val="001E67D3"/>
    <w:rsid w:val="001E7766"/>
    <w:rsid w:val="001E7E9F"/>
    <w:rsid w:val="001F1B10"/>
    <w:rsid w:val="001F33B8"/>
    <w:rsid w:val="001F37D3"/>
    <w:rsid w:val="001F6BA1"/>
    <w:rsid w:val="001F6F89"/>
    <w:rsid w:val="001F7BB0"/>
    <w:rsid w:val="001F7F20"/>
    <w:rsid w:val="0020058A"/>
    <w:rsid w:val="00201062"/>
    <w:rsid w:val="00201373"/>
    <w:rsid w:val="00202169"/>
    <w:rsid w:val="00202912"/>
    <w:rsid w:val="002033A8"/>
    <w:rsid w:val="00203544"/>
    <w:rsid w:val="00204B6F"/>
    <w:rsid w:val="002059FC"/>
    <w:rsid w:val="002068A5"/>
    <w:rsid w:val="00206EBB"/>
    <w:rsid w:val="002129EB"/>
    <w:rsid w:val="00212B42"/>
    <w:rsid w:val="00212CBC"/>
    <w:rsid w:val="00212DAF"/>
    <w:rsid w:val="00212F4B"/>
    <w:rsid w:val="00213039"/>
    <w:rsid w:val="00213864"/>
    <w:rsid w:val="00213D6B"/>
    <w:rsid w:val="00214167"/>
    <w:rsid w:val="00214221"/>
    <w:rsid w:val="0021480C"/>
    <w:rsid w:val="00214CE1"/>
    <w:rsid w:val="002152ED"/>
    <w:rsid w:val="002154EB"/>
    <w:rsid w:val="00215BA2"/>
    <w:rsid w:val="002163F3"/>
    <w:rsid w:val="00216A4E"/>
    <w:rsid w:val="0021789A"/>
    <w:rsid w:val="002201B1"/>
    <w:rsid w:val="0022071A"/>
    <w:rsid w:val="002210AA"/>
    <w:rsid w:val="002215BF"/>
    <w:rsid w:val="00221D42"/>
    <w:rsid w:val="0022250F"/>
    <w:rsid w:val="00222E56"/>
    <w:rsid w:val="00223124"/>
    <w:rsid w:val="002233F9"/>
    <w:rsid w:val="00223B10"/>
    <w:rsid w:val="00224904"/>
    <w:rsid w:val="002253A1"/>
    <w:rsid w:val="0022566C"/>
    <w:rsid w:val="00226299"/>
    <w:rsid w:val="00226D88"/>
    <w:rsid w:val="00227799"/>
    <w:rsid w:val="00230B47"/>
    <w:rsid w:val="00231123"/>
    <w:rsid w:val="002315D6"/>
    <w:rsid w:val="002333DD"/>
    <w:rsid w:val="002350A4"/>
    <w:rsid w:val="00235554"/>
    <w:rsid w:val="002357E0"/>
    <w:rsid w:val="00236858"/>
    <w:rsid w:val="00237C67"/>
    <w:rsid w:val="002403B2"/>
    <w:rsid w:val="00240AB2"/>
    <w:rsid w:val="00240EDD"/>
    <w:rsid w:val="00240FD8"/>
    <w:rsid w:val="002419EF"/>
    <w:rsid w:val="00241FE4"/>
    <w:rsid w:val="0024305A"/>
    <w:rsid w:val="0024344A"/>
    <w:rsid w:val="00245676"/>
    <w:rsid w:val="00246138"/>
    <w:rsid w:val="00246A67"/>
    <w:rsid w:val="00247362"/>
    <w:rsid w:val="00247CBA"/>
    <w:rsid w:val="00251EA3"/>
    <w:rsid w:val="00252102"/>
    <w:rsid w:val="00252A33"/>
    <w:rsid w:val="00252E54"/>
    <w:rsid w:val="00253637"/>
    <w:rsid w:val="0025381C"/>
    <w:rsid w:val="002539EB"/>
    <w:rsid w:val="00253E36"/>
    <w:rsid w:val="0025410F"/>
    <w:rsid w:val="00254460"/>
    <w:rsid w:val="0025468E"/>
    <w:rsid w:val="0025499A"/>
    <w:rsid w:val="00254E96"/>
    <w:rsid w:val="00256205"/>
    <w:rsid w:val="002576E2"/>
    <w:rsid w:val="0025779B"/>
    <w:rsid w:val="00257B54"/>
    <w:rsid w:val="00260477"/>
    <w:rsid w:val="00261E68"/>
    <w:rsid w:val="002621BA"/>
    <w:rsid w:val="0026235C"/>
    <w:rsid w:val="00263336"/>
    <w:rsid w:val="0026345F"/>
    <w:rsid w:val="00263DCB"/>
    <w:rsid w:val="00266642"/>
    <w:rsid w:val="00266E5A"/>
    <w:rsid w:val="002677D8"/>
    <w:rsid w:val="0027007F"/>
    <w:rsid w:val="00271C62"/>
    <w:rsid w:val="00271F92"/>
    <w:rsid w:val="0027201A"/>
    <w:rsid w:val="002726EE"/>
    <w:rsid w:val="00273468"/>
    <w:rsid w:val="00274830"/>
    <w:rsid w:val="00274979"/>
    <w:rsid w:val="00277CF3"/>
    <w:rsid w:val="002803CD"/>
    <w:rsid w:val="0028070F"/>
    <w:rsid w:val="002808FA"/>
    <w:rsid w:val="00280BB8"/>
    <w:rsid w:val="002814E9"/>
    <w:rsid w:val="002822D9"/>
    <w:rsid w:val="00282590"/>
    <w:rsid w:val="002848B6"/>
    <w:rsid w:val="00286622"/>
    <w:rsid w:val="00286A98"/>
    <w:rsid w:val="002877AF"/>
    <w:rsid w:val="002878BE"/>
    <w:rsid w:val="00291B24"/>
    <w:rsid w:val="0029249F"/>
    <w:rsid w:val="00292C24"/>
    <w:rsid w:val="00293C23"/>
    <w:rsid w:val="00294AE7"/>
    <w:rsid w:val="002952FF"/>
    <w:rsid w:val="00295BFC"/>
    <w:rsid w:val="002971D9"/>
    <w:rsid w:val="00297C41"/>
    <w:rsid w:val="002A0195"/>
    <w:rsid w:val="002A0C93"/>
    <w:rsid w:val="002A0EAF"/>
    <w:rsid w:val="002A102B"/>
    <w:rsid w:val="002A16B5"/>
    <w:rsid w:val="002A2143"/>
    <w:rsid w:val="002A25D1"/>
    <w:rsid w:val="002A2CAD"/>
    <w:rsid w:val="002A2CED"/>
    <w:rsid w:val="002A3AEB"/>
    <w:rsid w:val="002A4328"/>
    <w:rsid w:val="002A4904"/>
    <w:rsid w:val="002A7D58"/>
    <w:rsid w:val="002B1DA5"/>
    <w:rsid w:val="002B276D"/>
    <w:rsid w:val="002B3850"/>
    <w:rsid w:val="002B3B72"/>
    <w:rsid w:val="002B3D4D"/>
    <w:rsid w:val="002B427F"/>
    <w:rsid w:val="002B4AAE"/>
    <w:rsid w:val="002B4D06"/>
    <w:rsid w:val="002B4D9A"/>
    <w:rsid w:val="002B52B1"/>
    <w:rsid w:val="002B56E0"/>
    <w:rsid w:val="002B722E"/>
    <w:rsid w:val="002C19A7"/>
    <w:rsid w:val="002C261A"/>
    <w:rsid w:val="002C2628"/>
    <w:rsid w:val="002C2C05"/>
    <w:rsid w:val="002C3107"/>
    <w:rsid w:val="002C3318"/>
    <w:rsid w:val="002C3BD6"/>
    <w:rsid w:val="002C3FAC"/>
    <w:rsid w:val="002C40FF"/>
    <w:rsid w:val="002C4C9D"/>
    <w:rsid w:val="002C4D8E"/>
    <w:rsid w:val="002C5BD2"/>
    <w:rsid w:val="002C73E6"/>
    <w:rsid w:val="002D052D"/>
    <w:rsid w:val="002D08C9"/>
    <w:rsid w:val="002D2CA3"/>
    <w:rsid w:val="002D3165"/>
    <w:rsid w:val="002D33CA"/>
    <w:rsid w:val="002D34DD"/>
    <w:rsid w:val="002D3D63"/>
    <w:rsid w:val="002D52DD"/>
    <w:rsid w:val="002D5432"/>
    <w:rsid w:val="002D5A5B"/>
    <w:rsid w:val="002D62E6"/>
    <w:rsid w:val="002E0363"/>
    <w:rsid w:val="002E06A3"/>
    <w:rsid w:val="002E0728"/>
    <w:rsid w:val="002E0D7F"/>
    <w:rsid w:val="002E0E32"/>
    <w:rsid w:val="002E1D17"/>
    <w:rsid w:val="002E2896"/>
    <w:rsid w:val="002E396A"/>
    <w:rsid w:val="002E3B17"/>
    <w:rsid w:val="002E4BB4"/>
    <w:rsid w:val="002E4C07"/>
    <w:rsid w:val="002E4D41"/>
    <w:rsid w:val="002E4ED1"/>
    <w:rsid w:val="002E53B4"/>
    <w:rsid w:val="002E6DD8"/>
    <w:rsid w:val="002E70B1"/>
    <w:rsid w:val="002E7A66"/>
    <w:rsid w:val="002F0378"/>
    <w:rsid w:val="002F2E72"/>
    <w:rsid w:val="002F4E41"/>
    <w:rsid w:val="002F5483"/>
    <w:rsid w:val="002F608F"/>
    <w:rsid w:val="002F78FA"/>
    <w:rsid w:val="003007F8"/>
    <w:rsid w:val="00301EAC"/>
    <w:rsid w:val="0030253F"/>
    <w:rsid w:val="003044A3"/>
    <w:rsid w:val="0030572F"/>
    <w:rsid w:val="003057FB"/>
    <w:rsid w:val="00305B81"/>
    <w:rsid w:val="00306C72"/>
    <w:rsid w:val="003075CF"/>
    <w:rsid w:val="0031005F"/>
    <w:rsid w:val="003104E2"/>
    <w:rsid w:val="00310F19"/>
    <w:rsid w:val="00313699"/>
    <w:rsid w:val="0031532D"/>
    <w:rsid w:val="00316782"/>
    <w:rsid w:val="00316D83"/>
    <w:rsid w:val="00317633"/>
    <w:rsid w:val="00317709"/>
    <w:rsid w:val="0032049F"/>
    <w:rsid w:val="0032083C"/>
    <w:rsid w:val="00321164"/>
    <w:rsid w:val="0032133A"/>
    <w:rsid w:val="00321C05"/>
    <w:rsid w:val="003230E3"/>
    <w:rsid w:val="0032377D"/>
    <w:rsid w:val="00323BF3"/>
    <w:rsid w:val="00324005"/>
    <w:rsid w:val="00324436"/>
    <w:rsid w:val="0032450F"/>
    <w:rsid w:val="00324648"/>
    <w:rsid w:val="003258FC"/>
    <w:rsid w:val="003264B3"/>
    <w:rsid w:val="0032692E"/>
    <w:rsid w:val="00331CB1"/>
    <w:rsid w:val="00332004"/>
    <w:rsid w:val="00332B1F"/>
    <w:rsid w:val="00333321"/>
    <w:rsid w:val="0033363C"/>
    <w:rsid w:val="0033383F"/>
    <w:rsid w:val="00334427"/>
    <w:rsid w:val="00334E2A"/>
    <w:rsid w:val="00335111"/>
    <w:rsid w:val="003358CB"/>
    <w:rsid w:val="00335EDD"/>
    <w:rsid w:val="00336013"/>
    <w:rsid w:val="00336400"/>
    <w:rsid w:val="0033662D"/>
    <w:rsid w:val="0033703A"/>
    <w:rsid w:val="00337E97"/>
    <w:rsid w:val="003400F1"/>
    <w:rsid w:val="003404AC"/>
    <w:rsid w:val="00341731"/>
    <w:rsid w:val="003417C3"/>
    <w:rsid w:val="00341C0D"/>
    <w:rsid w:val="00343A55"/>
    <w:rsid w:val="00343B49"/>
    <w:rsid w:val="00345FB2"/>
    <w:rsid w:val="003460A7"/>
    <w:rsid w:val="003462ED"/>
    <w:rsid w:val="0034731E"/>
    <w:rsid w:val="003474F0"/>
    <w:rsid w:val="00347510"/>
    <w:rsid w:val="00351B2A"/>
    <w:rsid w:val="003520A5"/>
    <w:rsid w:val="003532AD"/>
    <w:rsid w:val="003534A3"/>
    <w:rsid w:val="003545D6"/>
    <w:rsid w:val="0035568C"/>
    <w:rsid w:val="00360C6E"/>
    <w:rsid w:val="00362187"/>
    <w:rsid w:val="003625C5"/>
    <w:rsid w:val="00362665"/>
    <w:rsid w:val="00362827"/>
    <w:rsid w:val="003642AE"/>
    <w:rsid w:val="003654A1"/>
    <w:rsid w:val="0036607C"/>
    <w:rsid w:val="0036678B"/>
    <w:rsid w:val="00366C63"/>
    <w:rsid w:val="00366E6A"/>
    <w:rsid w:val="003677B1"/>
    <w:rsid w:val="00367BF9"/>
    <w:rsid w:val="00370542"/>
    <w:rsid w:val="003711D8"/>
    <w:rsid w:val="00371CAE"/>
    <w:rsid w:val="00371F94"/>
    <w:rsid w:val="00372D24"/>
    <w:rsid w:val="00373E56"/>
    <w:rsid w:val="00376E1F"/>
    <w:rsid w:val="003772E2"/>
    <w:rsid w:val="00380B71"/>
    <w:rsid w:val="00381151"/>
    <w:rsid w:val="003817FB"/>
    <w:rsid w:val="00381BD3"/>
    <w:rsid w:val="0038295B"/>
    <w:rsid w:val="0038341E"/>
    <w:rsid w:val="00383944"/>
    <w:rsid w:val="0038445A"/>
    <w:rsid w:val="00384F24"/>
    <w:rsid w:val="003857B9"/>
    <w:rsid w:val="003872E7"/>
    <w:rsid w:val="003937D9"/>
    <w:rsid w:val="003968F8"/>
    <w:rsid w:val="00396B18"/>
    <w:rsid w:val="00396B27"/>
    <w:rsid w:val="003A32A4"/>
    <w:rsid w:val="003A36FF"/>
    <w:rsid w:val="003A3A29"/>
    <w:rsid w:val="003A3FFB"/>
    <w:rsid w:val="003A60E1"/>
    <w:rsid w:val="003A6312"/>
    <w:rsid w:val="003A6737"/>
    <w:rsid w:val="003A6780"/>
    <w:rsid w:val="003A688A"/>
    <w:rsid w:val="003A701A"/>
    <w:rsid w:val="003A7BB1"/>
    <w:rsid w:val="003B0EF2"/>
    <w:rsid w:val="003B5415"/>
    <w:rsid w:val="003B5CD7"/>
    <w:rsid w:val="003B6066"/>
    <w:rsid w:val="003B6D3B"/>
    <w:rsid w:val="003B789D"/>
    <w:rsid w:val="003B7AD4"/>
    <w:rsid w:val="003C0006"/>
    <w:rsid w:val="003C0C52"/>
    <w:rsid w:val="003C1402"/>
    <w:rsid w:val="003C1CD1"/>
    <w:rsid w:val="003C21EF"/>
    <w:rsid w:val="003C3374"/>
    <w:rsid w:val="003C4403"/>
    <w:rsid w:val="003C509E"/>
    <w:rsid w:val="003C5F2B"/>
    <w:rsid w:val="003C7333"/>
    <w:rsid w:val="003D0089"/>
    <w:rsid w:val="003D163A"/>
    <w:rsid w:val="003D1AE1"/>
    <w:rsid w:val="003D1B6F"/>
    <w:rsid w:val="003D247D"/>
    <w:rsid w:val="003D260F"/>
    <w:rsid w:val="003D28D2"/>
    <w:rsid w:val="003D388B"/>
    <w:rsid w:val="003D38C9"/>
    <w:rsid w:val="003D38D5"/>
    <w:rsid w:val="003D3E52"/>
    <w:rsid w:val="003D5602"/>
    <w:rsid w:val="003D678E"/>
    <w:rsid w:val="003D732F"/>
    <w:rsid w:val="003E0CBD"/>
    <w:rsid w:val="003E0E8A"/>
    <w:rsid w:val="003E1FAE"/>
    <w:rsid w:val="003E24D1"/>
    <w:rsid w:val="003E2BC9"/>
    <w:rsid w:val="003E311D"/>
    <w:rsid w:val="003E603E"/>
    <w:rsid w:val="003E7BB0"/>
    <w:rsid w:val="003E7D44"/>
    <w:rsid w:val="003F100F"/>
    <w:rsid w:val="003F1259"/>
    <w:rsid w:val="003F1ABD"/>
    <w:rsid w:val="003F1DD3"/>
    <w:rsid w:val="003F2217"/>
    <w:rsid w:val="003F2600"/>
    <w:rsid w:val="003F3667"/>
    <w:rsid w:val="003F403C"/>
    <w:rsid w:val="003F4AAE"/>
    <w:rsid w:val="003F4F3A"/>
    <w:rsid w:val="003F58DD"/>
    <w:rsid w:val="003F760B"/>
    <w:rsid w:val="004000E4"/>
    <w:rsid w:val="004007EA"/>
    <w:rsid w:val="00400C69"/>
    <w:rsid w:val="004012CF"/>
    <w:rsid w:val="00401399"/>
    <w:rsid w:val="004019D3"/>
    <w:rsid w:val="00403179"/>
    <w:rsid w:val="0040375D"/>
    <w:rsid w:val="00404FEB"/>
    <w:rsid w:val="0040710B"/>
    <w:rsid w:val="004072F2"/>
    <w:rsid w:val="00407350"/>
    <w:rsid w:val="00407DE8"/>
    <w:rsid w:val="00412E85"/>
    <w:rsid w:val="00415960"/>
    <w:rsid w:val="004176D4"/>
    <w:rsid w:val="00417CD8"/>
    <w:rsid w:val="00420523"/>
    <w:rsid w:val="004209E5"/>
    <w:rsid w:val="00423E17"/>
    <w:rsid w:val="00423FCE"/>
    <w:rsid w:val="00424408"/>
    <w:rsid w:val="00424A7E"/>
    <w:rsid w:val="0042523E"/>
    <w:rsid w:val="0042633A"/>
    <w:rsid w:val="00426B4F"/>
    <w:rsid w:val="00426C14"/>
    <w:rsid w:val="004279A6"/>
    <w:rsid w:val="00427F7B"/>
    <w:rsid w:val="00427F86"/>
    <w:rsid w:val="00430546"/>
    <w:rsid w:val="00430921"/>
    <w:rsid w:val="00430F9D"/>
    <w:rsid w:val="0043201E"/>
    <w:rsid w:val="0043277A"/>
    <w:rsid w:val="00433B52"/>
    <w:rsid w:val="004345AD"/>
    <w:rsid w:val="0043476D"/>
    <w:rsid w:val="004348F3"/>
    <w:rsid w:val="004350CE"/>
    <w:rsid w:val="00435F3E"/>
    <w:rsid w:val="004373A8"/>
    <w:rsid w:val="00437641"/>
    <w:rsid w:val="00441038"/>
    <w:rsid w:val="004412CB"/>
    <w:rsid w:val="0044243F"/>
    <w:rsid w:val="00442A65"/>
    <w:rsid w:val="00442BED"/>
    <w:rsid w:val="00444795"/>
    <w:rsid w:val="00444990"/>
    <w:rsid w:val="004462DA"/>
    <w:rsid w:val="00446D3C"/>
    <w:rsid w:val="00450A5D"/>
    <w:rsid w:val="004510D1"/>
    <w:rsid w:val="004516C9"/>
    <w:rsid w:val="00451F8D"/>
    <w:rsid w:val="004525D3"/>
    <w:rsid w:val="00452CC3"/>
    <w:rsid w:val="004539A2"/>
    <w:rsid w:val="00455B94"/>
    <w:rsid w:val="004573F3"/>
    <w:rsid w:val="00460391"/>
    <w:rsid w:val="00460D25"/>
    <w:rsid w:val="00460F5A"/>
    <w:rsid w:val="0046147C"/>
    <w:rsid w:val="0046248B"/>
    <w:rsid w:val="0046292B"/>
    <w:rsid w:val="00462E89"/>
    <w:rsid w:val="00462F53"/>
    <w:rsid w:val="004635B0"/>
    <w:rsid w:val="00463948"/>
    <w:rsid w:val="00464BBE"/>
    <w:rsid w:val="00464DB8"/>
    <w:rsid w:val="004661F3"/>
    <w:rsid w:val="00467246"/>
    <w:rsid w:val="0046744D"/>
    <w:rsid w:val="00467616"/>
    <w:rsid w:val="00467748"/>
    <w:rsid w:val="00470F40"/>
    <w:rsid w:val="004714E5"/>
    <w:rsid w:val="00471A2A"/>
    <w:rsid w:val="00471D03"/>
    <w:rsid w:val="00473C51"/>
    <w:rsid w:val="0047550C"/>
    <w:rsid w:val="004759C7"/>
    <w:rsid w:val="004761ED"/>
    <w:rsid w:val="0047669E"/>
    <w:rsid w:val="00477AA1"/>
    <w:rsid w:val="00481634"/>
    <w:rsid w:val="0048194A"/>
    <w:rsid w:val="004827D1"/>
    <w:rsid w:val="004861C6"/>
    <w:rsid w:val="00487E36"/>
    <w:rsid w:val="00490832"/>
    <w:rsid w:val="00491251"/>
    <w:rsid w:val="004912EC"/>
    <w:rsid w:val="004918E8"/>
    <w:rsid w:val="004922D3"/>
    <w:rsid w:val="0049339A"/>
    <w:rsid w:val="00493BE1"/>
    <w:rsid w:val="00494C4A"/>
    <w:rsid w:val="004959C5"/>
    <w:rsid w:val="004963A6"/>
    <w:rsid w:val="004967F7"/>
    <w:rsid w:val="00496E2B"/>
    <w:rsid w:val="00497312"/>
    <w:rsid w:val="00497B67"/>
    <w:rsid w:val="00497CBB"/>
    <w:rsid w:val="004A069B"/>
    <w:rsid w:val="004A0E87"/>
    <w:rsid w:val="004A353D"/>
    <w:rsid w:val="004A354F"/>
    <w:rsid w:val="004A3578"/>
    <w:rsid w:val="004A3C34"/>
    <w:rsid w:val="004A4005"/>
    <w:rsid w:val="004A4EFC"/>
    <w:rsid w:val="004A6FBF"/>
    <w:rsid w:val="004A6FC3"/>
    <w:rsid w:val="004A71FA"/>
    <w:rsid w:val="004A786C"/>
    <w:rsid w:val="004B0BC6"/>
    <w:rsid w:val="004B2FF8"/>
    <w:rsid w:val="004B394D"/>
    <w:rsid w:val="004B3951"/>
    <w:rsid w:val="004B3C10"/>
    <w:rsid w:val="004B40A2"/>
    <w:rsid w:val="004B4191"/>
    <w:rsid w:val="004B4793"/>
    <w:rsid w:val="004B48A1"/>
    <w:rsid w:val="004B6634"/>
    <w:rsid w:val="004B68D4"/>
    <w:rsid w:val="004B77C4"/>
    <w:rsid w:val="004B7E07"/>
    <w:rsid w:val="004C0D5D"/>
    <w:rsid w:val="004C0F16"/>
    <w:rsid w:val="004C356C"/>
    <w:rsid w:val="004C3B57"/>
    <w:rsid w:val="004C57B2"/>
    <w:rsid w:val="004C6015"/>
    <w:rsid w:val="004C65D0"/>
    <w:rsid w:val="004C6ACB"/>
    <w:rsid w:val="004D0465"/>
    <w:rsid w:val="004D0C2D"/>
    <w:rsid w:val="004D107F"/>
    <w:rsid w:val="004D1150"/>
    <w:rsid w:val="004D11CF"/>
    <w:rsid w:val="004D14D2"/>
    <w:rsid w:val="004D1713"/>
    <w:rsid w:val="004D384A"/>
    <w:rsid w:val="004D422E"/>
    <w:rsid w:val="004D4A82"/>
    <w:rsid w:val="004D4CA0"/>
    <w:rsid w:val="004D5428"/>
    <w:rsid w:val="004D5AF6"/>
    <w:rsid w:val="004D6936"/>
    <w:rsid w:val="004D6B2D"/>
    <w:rsid w:val="004D70B8"/>
    <w:rsid w:val="004D7266"/>
    <w:rsid w:val="004D756A"/>
    <w:rsid w:val="004D7B07"/>
    <w:rsid w:val="004E0588"/>
    <w:rsid w:val="004E05F6"/>
    <w:rsid w:val="004E0CFF"/>
    <w:rsid w:val="004E1109"/>
    <w:rsid w:val="004E2401"/>
    <w:rsid w:val="004E2AC1"/>
    <w:rsid w:val="004E2B57"/>
    <w:rsid w:val="004E35DC"/>
    <w:rsid w:val="004E3A7D"/>
    <w:rsid w:val="004E5C5C"/>
    <w:rsid w:val="004E6A2F"/>
    <w:rsid w:val="004E75A0"/>
    <w:rsid w:val="004F0526"/>
    <w:rsid w:val="004F0811"/>
    <w:rsid w:val="004F087E"/>
    <w:rsid w:val="004F1CBC"/>
    <w:rsid w:val="004F26A5"/>
    <w:rsid w:val="004F26D2"/>
    <w:rsid w:val="004F363C"/>
    <w:rsid w:val="004F3962"/>
    <w:rsid w:val="004F3BC4"/>
    <w:rsid w:val="004F3E81"/>
    <w:rsid w:val="004F5040"/>
    <w:rsid w:val="004F5278"/>
    <w:rsid w:val="004F67DE"/>
    <w:rsid w:val="004F69B9"/>
    <w:rsid w:val="004F6C54"/>
    <w:rsid w:val="004F6FC9"/>
    <w:rsid w:val="004F777D"/>
    <w:rsid w:val="00501FFF"/>
    <w:rsid w:val="00502720"/>
    <w:rsid w:val="00503041"/>
    <w:rsid w:val="00503DF9"/>
    <w:rsid w:val="00503F87"/>
    <w:rsid w:val="005044B7"/>
    <w:rsid w:val="005046DD"/>
    <w:rsid w:val="00504CEE"/>
    <w:rsid w:val="00504D78"/>
    <w:rsid w:val="0050580D"/>
    <w:rsid w:val="00506496"/>
    <w:rsid w:val="00510B21"/>
    <w:rsid w:val="005111B3"/>
    <w:rsid w:val="005117A7"/>
    <w:rsid w:val="005118E5"/>
    <w:rsid w:val="005132B6"/>
    <w:rsid w:val="00513532"/>
    <w:rsid w:val="00513579"/>
    <w:rsid w:val="005137BB"/>
    <w:rsid w:val="00513B9C"/>
    <w:rsid w:val="00513D3F"/>
    <w:rsid w:val="005165B1"/>
    <w:rsid w:val="00516A31"/>
    <w:rsid w:val="00516D8A"/>
    <w:rsid w:val="00520C5D"/>
    <w:rsid w:val="005226A7"/>
    <w:rsid w:val="0052296E"/>
    <w:rsid w:val="00522BD6"/>
    <w:rsid w:val="00523A27"/>
    <w:rsid w:val="00523F5F"/>
    <w:rsid w:val="0052445B"/>
    <w:rsid w:val="005249DA"/>
    <w:rsid w:val="00524CBE"/>
    <w:rsid w:val="00525182"/>
    <w:rsid w:val="0052545E"/>
    <w:rsid w:val="00525499"/>
    <w:rsid w:val="0052568F"/>
    <w:rsid w:val="005260A3"/>
    <w:rsid w:val="00526B61"/>
    <w:rsid w:val="00526B90"/>
    <w:rsid w:val="005272FC"/>
    <w:rsid w:val="005276CD"/>
    <w:rsid w:val="005279D1"/>
    <w:rsid w:val="00527DC7"/>
    <w:rsid w:val="005326F0"/>
    <w:rsid w:val="00533BFD"/>
    <w:rsid w:val="00533D18"/>
    <w:rsid w:val="0053562A"/>
    <w:rsid w:val="005363EE"/>
    <w:rsid w:val="00537B1E"/>
    <w:rsid w:val="005409C9"/>
    <w:rsid w:val="00540EC5"/>
    <w:rsid w:val="005445C2"/>
    <w:rsid w:val="00546C2D"/>
    <w:rsid w:val="00547CF0"/>
    <w:rsid w:val="0055059D"/>
    <w:rsid w:val="0055155A"/>
    <w:rsid w:val="00551933"/>
    <w:rsid w:val="00553B94"/>
    <w:rsid w:val="00554450"/>
    <w:rsid w:val="0055538F"/>
    <w:rsid w:val="005575D0"/>
    <w:rsid w:val="0056017F"/>
    <w:rsid w:val="005615DD"/>
    <w:rsid w:val="005626BB"/>
    <w:rsid w:val="005627E7"/>
    <w:rsid w:val="005629C8"/>
    <w:rsid w:val="00565514"/>
    <w:rsid w:val="00567F8F"/>
    <w:rsid w:val="00570FF1"/>
    <w:rsid w:val="0057125E"/>
    <w:rsid w:val="00571365"/>
    <w:rsid w:val="005717AD"/>
    <w:rsid w:val="00574C27"/>
    <w:rsid w:val="00574E2D"/>
    <w:rsid w:val="0057592D"/>
    <w:rsid w:val="0057608E"/>
    <w:rsid w:val="00576316"/>
    <w:rsid w:val="00577077"/>
    <w:rsid w:val="00577738"/>
    <w:rsid w:val="00580DD0"/>
    <w:rsid w:val="00581A9D"/>
    <w:rsid w:val="00581F52"/>
    <w:rsid w:val="00582246"/>
    <w:rsid w:val="0058272F"/>
    <w:rsid w:val="0058278F"/>
    <w:rsid w:val="00584CF2"/>
    <w:rsid w:val="005851F4"/>
    <w:rsid w:val="005853C9"/>
    <w:rsid w:val="00585467"/>
    <w:rsid w:val="00585610"/>
    <w:rsid w:val="005858F4"/>
    <w:rsid w:val="00586CEE"/>
    <w:rsid w:val="00586E3A"/>
    <w:rsid w:val="00587848"/>
    <w:rsid w:val="00592E63"/>
    <w:rsid w:val="00594405"/>
    <w:rsid w:val="005944A3"/>
    <w:rsid w:val="00595776"/>
    <w:rsid w:val="00595AD9"/>
    <w:rsid w:val="00596300"/>
    <w:rsid w:val="0059656B"/>
    <w:rsid w:val="005A14C4"/>
    <w:rsid w:val="005A164A"/>
    <w:rsid w:val="005A1A87"/>
    <w:rsid w:val="005A380A"/>
    <w:rsid w:val="005A4298"/>
    <w:rsid w:val="005A6890"/>
    <w:rsid w:val="005A76EC"/>
    <w:rsid w:val="005B02B2"/>
    <w:rsid w:val="005B29F9"/>
    <w:rsid w:val="005B30E2"/>
    <w:rsid w:val="005C10BE"/>
    <w:rsid w:val="005C194A"/>
    <w:rsid w:val="005C387A"/>
    <w:rsid w:val="005C3B24"/>
    <w:rsid w:val="005C3B3B"/>
    <w:rsid w:val="005C5047"/>
    <w:rsid w:val="005C5307"/>
    <w:rsid w:val="005C69B6"/>
    <w:rsid w:val="005C771F"/>
    <w:rsid w:val="005D0426"/>
    <w:rsid w:val="005D101A"/>
    <w:rsid w:val="005D11A2"/>
    <w:rsid w:val="005D1EAE"/>
    <w:rsid w:val="005D2575"/>
    <w:rsid w:val="005D2796"/>
    <w:rsid w:val="005D3DA4"/>
    <w:rsid w:val="005D3E4D"/>
    <w:rsid w:val="005D51F7"/>
    <w:rsid w:val="005D5599"/>
    <w:rsid w:val="005D67E3"/>
    <w:rsid w:val="005D6B95"/>
    <w:rsid w:val="005D7547"/>
    <w:rsid w:val="005E1731"/>
    <w:rsid w:val="005E1973"/>
    <w:rsid w:val="005E2BAC"/>
    <w:rsid w:val="005E39FF"/>
    <w:rsid w:val="005E4537"/>
    <w:rsid w:val="005E4DAE"/>
    <w:rsid w:val="005E515F"/>
    <w:rsid w:val="005E536F"/>
    <w:rsid w:val="005E5C00"/>
    <w:rsid w:val="005E5F08"/>
    <w:rsid w:val="005E7DB9"/>
    <w:rsid w:val="005F0479"/>
    <w:rsid w:val="005F0D38"/>
    <w:rsid w:val="005F2B20"/>
    <w:rsid w:val="005F3035"/>
    <w:rsid w:val="005F3351"/>
    <w:rsid w:val="005F33DD"/>
    <w:rsid w:val="005F5C89"/>
    <w:rsid w:val="005F7177"/>
    <w:rsid w:val="005F72BA"/>
    <w:rsid w:val="005F7B92"/>
    <w:rsid w:val="006007CC"/>
    <w:rsid w:val="00601171"/>
    <w:rsid w:val="00601C4A"/>
    <w:rsid w:val="006028BD"/>
    <w:rsid w:val="00602DA9"/>
    <w:rsid w:val="006035C6"/>
    <w:rsid w:val="00603AEF"/>
    <w:rsid w:val="006046D8"/>
    <w:rsid w:val="00606D66"/>
    <w:rsid w:val="00607342"/>
    <w:rsid w:val="006077E2"/>
    <w:rsid w:val="0060795F"/>
    <w:rsid w:val="00610403"/>
    <w:rsid w:val="00610B37"/>
    <w:rsid w:val="00611CEA"/>
    <w:rsid w:val="0061384A"/>
    <w:rsid w:val="00613969"/>
    <w:rsid w:val="00613F15"/>
    <w:rsid w:val="0061456E"/>
    <w:rsid w:val="0061483C"/>
    <w:rsid w:val="00615A04"/>
    <w:rsid w:val="00615C9D"/>
    <w:rsid w:val="0061643F"/>
    <w:rsid w:val="0061732C"/>
    <w:rsid w:val="006173A2"/>
    <w:rsid w:val="00617A51"/>
    <w:rsid w:val="00617E34"/>
    <w:rsid w:val="00620891"/>
    <w:rsid w:val="00620AAB"/>
    <w:rsid w:val="00621015"/>
    <w:rsid w:val="0062265F"/>
    <w:rsid w:val="006228A9"/>
    <w:rsid w:val="00622AC0"/>
    <w:rsid w:val="00622BB1"/>
    <w:rsid w:val="00622EFA"/>
    <w:rsid w:val="0062466F"/>
    <w:rsid w:val="00624E90"/>
    <w:rsid w:val="006251A4"/>
    <w:rsid w:val="006260C7"/>
    <w:rsid w:val="00626A5B"/>
    <w:rsid w:val="006270F6"/>
    <w:rsid w:val="00627105"/>
    <w:rsid w:val="00631A30"/>
    <w:rsid w:val="00631BD6"/>
    <w:rsid w:val="00631EF1"/>
    <w:rsid w:val="00631F22"/>
    <w:rsid w:val="006323A7"/>
    <w:rsid w:val="006328A7"/>
    <w:rsid w:val="00632C1E"/>
    <w:rsid w:val="0063311B"/>
    <w:rsid w:val="00633B85"/>
    <w:rsid w:val="006346A8"/>
    <w:rsid w:val="00635B93"/>
    <w:rsid w:val="00636230"/>
    <w:rsid w:val="0063683D"/>
    <w:rsid w:val="006403BC"/>
    <w:rsid w:val="00640418"/>
    <w:rsid w:val="00641300"/>
    <w:rsid w:val="0064242A"/>
    <w:rsid w:val="00644540"/>
    <w:rsid w:val="006455B2"/>
    <w:rsid w:val="00645AA4"/>
    <w:rsid w:val="00645B34"/>
    <w:rsid w:val="00647110"/>
    <w:rsid w:val="00647842"/>
    <w:rsid w:val="0065075C"/>
    <w:rsid w:val="00650F27"/>
    <w:rsid w:val="006511DE"/>
    <w:rsid w:val="006518D8"/>
    <w:rsid w:val="00652655"/>
    <w:rsid w:val="00653A57"/>
    <w:rsid w:val="00656515"/>
    <w:rsid w:val="006566E7"/>
    <w:rsid w:val="00657798"/>
    <w:rsid w:val="00657DCC"/>
    <w:rsid w:val="00660B12"/>
    <w:rsid w:val="00661DA6"/>
    <w:rsid w:val="00662858"/>
    <w:rsid w:val="00662B1E"/>
    <w:rsid w:val="00663065"/>
    <w:rsid w:val="00663731"/>
    <w:rsid w:val="00663F21"/>
    <w:rsid w:val="00664DDF"/>
    <w:rsid w:val="00665248"/>
    <w:rsid w:val="006655BC"/>
    <w:rsid w:val="0066603E"/>
    <w:rsid w:val="00666EDB"/>
    <w:rsid w:val="006673A7"/>
    <w:rsid w:val="00667499"/>
    <w:rsid w:val="006701B4"/>
    <w:rsid w:val="00670335"/>
    <w:rsid w:val="00670A41"/>
    <w:rsid w:val="006719A2"/>
    <w:rsid w:val="00671C4B"/>
    <w:rsid w:val="00671C5C"/>
    <w:rsid w:val="006727A8"/>
    <w:rsid w:val="00672BD8"/>
    <w:rsid w:val="00674B81"/>
    <w:rsid w:val="00674DA6"/>
    <w:rsid w:val="00676213"/>
    <w:rsid w:val="00677D84"/>
    <w:rsid w:val="00677DD1"/>
    <w:rsid w:val="0068010B"/>
    <w:rsid w:val="00680F15"/>
    <w:rsid w:val="00682986"/>
    <w:rsid w:val="00682AFB"/>
    <w:rsid w:val="00684008"/>
    <w:rsid w:val="00685162"/>
    <w:rsid w:val="00685B71"/>
    <w:rsid w:val="00692481"/>
    <w:rsid w:val="006925CE"/>
    <w:rsid w:val="00694CB6"/>
    <w:rsid w:val="0069580E"/>
    <w:rsid w:val="006965D7"/>
    <w:rsid w:val="006965E0"/>
    <w:rsid w:val="006974D9"/>
    <w:rsid w:val="00697D61"/>
    <w:rsid w:val="00697DD1"/>
    <w:rsid w:val="006A081F"/>
    <w:rsid w:val="006A0BE2"/>
    <w:rsid w:val="006A0FEB"/>
    <w:rsid w:val="006A13E8"/>
    <w:rsid w:val="006A19DD"/>
    <w:rsid w:val="006A231E"/>
    <w:rsid w:val="006A25CA"/>
    <w:rsid w:val="006A288C"/>
    <w:rsid w:val="006A30F1"/>
    <w:rsid w:val="006A41E7"/>
    <w:rsid w:val="006A49BA"/>
    <w:rsid w:val="006A547F"/>
    <w:rsid w:val="006A54D9"/>
    <w:rsid w:val="006A687B"/>
    <w:rsid w:val="006A78BE"/>
    <w:rsid w:val="006A7A5B"/>
    <w:rsid w:val="006B03E7"/>
    <w:rsid w:val="006B20E3"/>
    <w:rsid w:val="006B28DE"/>
    <w:rsid w:val="006B39EE"/>
    <w:rsid w:val="006B4013"/>
    <w:rsid w:val="006B6603"/>
    <w:rsid w:val="006B667B"/>
    <w:rsid w:val="006B6AF3"/>
    <w:rsid w:val="006B7404"/>
    <w:rsid w:val="006B77A4"/>
    <w:rsid w:val="006B7AE8"/>
    <w:rsid w:val="006C1209"/>
    <w:rsid w:val="006C202E"/>
    <w:rsid w:val="006C296F"/>
    <w:rsid w:val="006C6817"/>
    <w:rsid w:val="006D182A"/>
    <w:rsid w:val="006D1E47"/>
    <w:rsid w:val="006D35DA"/>
    <w:rsid w:val="006D3DED"/>
    <w:rsid w:val="006D40C0"/>
    <w:rsid w:val="006D4900"/>
    <w:rsid w:val="006D5352"/>
    <w:rsid w:val="006D5A03"/>
    <w:rsid w:val="006D5A78"/>
    <w:rsid w:val="006D6472"/>
    <w:rsid w:val="006D6B5D"/>
    <w:rsid w:val="006D7A79"/>
    <w:rsid w:val="006E00D5"/>
    <w:rsid w:val="006E086B"/>
    <w:rsid w:val="006E0AFB"/>
    <w:rsid w:val="006E25CA"/>
    <w:rsid w:val="006E3A8D"/>
    <w:rsid w:val="006E4C10"/>
    <w:rsid w:val="006E5E6D"/>
    <w:rsid w:val="006E68F2"/>
    <w:rsid w:val="006E77C4"/>
    <w:rsid w:val="006F0180"/>
    <w:rsid w:val="006F30E2"/>
    <w:rsid w:val="006F345E"/>
    <w:rsid w:val="006F3CBA"/>
    <w:rsid w:val="006F3CC4"/>
    <w:rsid w:val="006F46AE"/>
    <w:rsid w:val="006F47A1"/>
    <w:rsid w:val="006F50FF"/>
    <w:rsid w:val="006F6A58"/>
    <w:rsid w:val="006F6B2C"/>
    <w:rsid w:val="006F7ADF"/>
    <w:rsid w:val="007006BD"/>
    <w:rsid w:val="007016CC"/>
    <w:rsid w:val="00702EDF"/>
    <w:rsid w:val="0070587A"/>
    <w:rsid w:val="0070608A"/>
    <w:rsid w:val="00707736"/>
    <w:rsid w:val="00707AC7"/>
    <w:rsid w:val="0071079C"/>
    <w:rsid w:val="00711B1F"/>
    <w:rsid w:val="00711BA7"/>
    <w:rsid w:val="007136E4"/>
    <w:rsid w:val="00713D4B"/>
    <w:rsid w:val="00721CDA"/>
    <w:rsid w:val="007221C1"/>
    <w:rsid w:val="00724A0E"/>
    <w:rsid w:val="00724F0F"/>
    <w:rsid w:val="0072611E"/>
    <w:rsid w:val="00731F87"/>
    <w:rsid w:val="00732CE8"/>
    <w:rsid w:val="00734C02"/>
    <w:rsid w:val="00734C91"/>
    <w:rsid w:val="007356C0"/>
    <w:rsid w:val="00735D8C"/>
    <w:rsid w:val="007360EF"/>
    <w:rsid w:val="0073708D"/>
    <w:rsid w:val="00737344"/>
    <w:rsid w:val="0073755E"/>
    <w:rsid w:val="00742A6A"/>
    <w:rsid w:val="007439AD"/>
    <w:rsid w:val="0074604F"/>
    <w:rsid w:val="00746429"/>
    <w:rsid w:val="00746E8A"/>
    <w:rsid w:val="0074715A"/>
    <w:rsid w:val="007474A1"/>
    <w:rsid w:val="00747D16"/>
    <w:rsid w:val="00750132"/>
    <w:rsid w:val="0075025C"/>
    <w:rsid w:val="007503C8"/>
    <w:rsid w:val="00750F92"/>
    <w:rsid w:val="00751A7C"/>
    <w:rsid w:val="0075203B"/>
    <w:rsid w:val="0075317F"/>
    <w:rsid w:val="00753549"/>
    <w:rsid w:val="00753564"/>
    <w:rsid w:val="007545C9"/>
    <w:rsid w:val="0075550A"/>
    <w:rsid w:val="0075581C"/>
    <w:rsid w:val="0075615E"/>
    <w:rsid w:val="007564A4"/>
    <w:rsid w:val="007610D1"/>
    <w:rsid w:val="00761BC0"/>
    <w:rsid w:val="00763CDB"/>
    <w:rsid w:val="0076403D"/>
    <w:rsid w:val="0076796C"/>
    <w:rsid w:val="00767B81"/>
    <w:rsid w:val="0077010C"/>
    <w:rsid w:val="00770F35"/>
    <w:rsid w:val="007727EF"/>
    <w:rsid w:val="00772C2A"/>
    <w:rsid w:val="007746F0"/>
    <w:rsid w:val="00774B8A"/>
    <w:rsid w:val="00775ECB"/>
    <w:rsid w:val="0077644D"/>
    <w:rsid w:val="007764C3"/>
    <w:rsid w:val="00777154"/>
    <w:rsid w:val="0078012C"/>
    <w:rsid w:val="00780BAA"/>
    <w:rsid w:val="00781376"/>
    <w:rsid w:val="00781D0B"/>
    <w:rsid w:val="007825E3"/>
    <w:rsid w:val="007828D7"/>
    <w:rsid w:val="007829D2"/>
    <w:rsid w:val="00783EB1"/>
    <w:rsid w:val="00785237"/>
    <w:rsid w:val="00785480"/>
    <w:rsid w:val="0078607C"/>
    <w:rsid w:val="00786C5B"/>
    <w:rsid w:val="00786F0F"/>
    <w:rsid w:val="00787238"/>
    <w:rsid w:val="00791381"/>
    <w:rsid w:val="00791BF8"/>
    <w:rsid w:val="007939F9"/>
    <w:rsid w:val="0079662F"/>
    <w:rsid w:val="00796A88"/>
    <w:rsid w:val="00796DD5"/>
    <w:rsid w:val="007A08A0"/>
    <w:rsid w:val="007A120B"/>
    <w:rsid w:val="007A1E1C"/>
    <w:rsid w:val="007A35E1"/>
    <w:rsid w:val="007A406C"/>
    <w:rsid w:val="007A461A"/>
    <w:rsid w:val="007B04DC"/>
    <w:rsid w:val="007B04FC"/>
    <w:rsid w:val="007B2A32"/>
    <w:rsid w:val="007B2F4B"/>
    <w:rsid w:val="007B456B"/>
    <w:rsid w:val="007B53C3"/>
    <w:rsid w:val="007B5AB5"/>
    <w:rsid w:val="007B70A5"/>
    <w:rsid w:val="007B7478"/>
    <w:rsid w:val="007B7C7A"/>
    <w:rsid w:val="007C0537"/>
    <w:rsid w:val="007C24C6"/>
    <w:rsid w:val="007C48D9"/>
    <w:rsid w:val="007C4BC9"/>
    <w:rsid w:val="007C5C0E"/>
    <w:rsid w:val="007C6170"/>
    <w:rsid w:val="007C692A"/>
    <w:rsid w:val="007C6C78"/>
    <w:rsid w:val="007C74A4"/>
    <w:rsid w:val="007C7C71"/>
    <w:rsid w:val="007D0FFE"/>
    <w:rsid w:val="007D103B"/>
    <w:rsid w:val="007D1084"/>
    <w:rsid w:val="007D1644"/>
    <w:rsid w:val="007D1D1C"/>
    <w:rsid w:val="007D3317"/>
    <w:rsid w:val="007D3628"/>
    <w:rsid w:val="007D370D"/>
    <w:rsid w:val="007D42E3"/>
    <w:rsid w:val="007D4B17"/>
    <w:rsid w:val="007D562D"/>
    <w:rsid w:val="007D5BCD"/>
    <w:rsid w:val="007D7863"/>
    <w:rsid w:val="007D7CA7"/>
    <w:rsid w:val="007D7FFC"/>
    <w:rsid w:val="007E09E6"/>
    <w:rsid w:val="007E1499"/>
    <w:rsid w:val="007E1E23"/>
    <w:rsid w:val="007E2AE0"/>
    <w:rsid w:val="007E2DFE"/>
    <w:rsid w:val="007E3363"/>
    <w:rsid w:val="007E3A80"/>
    <w:rsid w:val="007E6439"/>
    <w:rsid w:val="007E7375"/>
    <w:rsid w:val="007E746A"/>
    <w:rsid w:val="007E7EEB"/>
    <w:rsid w:val="007F08C3"/>
    <w:rsid w:val="007F134C"/>
    <w:rsid w:val="007F1982"/>
    <w:rsid w:val="007F33FF"/>
    <w:rsid w:val="007F3414"/>
    <w:rsid w:val="007F3F60"/>
    <w:rsid w:val="007F495C"/>
    <w:rsid w:val="007F4EB0"/>
    <w:rsid w:val="007F5584"/>
    <w:rsid w:val="00800C2E"/>
    <w:rsid w:val="00801764"/>
    <w:rsid w:val="00801B75"/>
    <w:rsid w:val="00803408"/>
    <w:rsid w:val="00803872"/>
    <w:rsid w:val="00805B98"/>
    <w:rsid w:val="00806290"/>
    <w:rsid w:val="0080676E"/>
    <w:rsid w:val="00806D7B"/>
    <w:rsid w:val="00807C9C"/>
    <w:rsid w:val="00807E45"/>
    <w:rsid w:val="00810313"/>
    <w:rsid w:val="00811F55"/>
    <w:rsid w:val="0081206A"/>
    <w:rsid w:val="00812D20"/>
    <w:rsid w:val="0081332A"/>
    <w:rsid w:val="0081352A"/>
    <w:rsid w:val="00813638"/>
    <w:rsid w:val="008137D5"/>
    <w:rsid w:val="00813D1F"/>
    <w:rsid w:val="0081480D"/>
    <w:rsid w:val="00815040"/>
    <w:rsid w:val="008151AF"/>
    <w:rsid w:val="00816396"/>
    <w:rsid w:val="008163DD"/>
    <w:rsid w:val="00817EFE"/>
    <w:rsid w:val="00820212"/>
    <w:rsid w:val="00820A3F"/>
    <w:rsid w:val="00820B0D"/>
    <w:rsid w:val="0082166E"/>
    <w:rsid w:val="00821F54"/>
    <w:rsid w:val="0082225E"/>
    <w:rsid w:val="0082263E"/>
    <w:rsid w:val="0082268D"/>
    <w:rsid w:val="008229AA"/>
    <w:rsid w:val="0082371E"/>
    <w:rsid w:val="008238B9"/>
    <w:rsid w:val="0082433A"/>
    <w:rsid w:val="00824DDD"/>
    <w:rsid w:val="0082596A"/>
    <w:rsid w:val="00825C8A"/>
    <w:rsid w:val="00826129"/>
    <w:rsid w:val="0082648F"/>
    <w:rsid w:val="008279E8"/>
    <w:rsid w:val="00827BDB"/>
    <w:rsid w:val="00830756"/>
    <w:rsid w:val="0083139B"/>
    <w:rsid w:val="008321D5"/>
    <w:rsid w:val="00833F77"/>
    <w:rsid w:val="008346AB"/>
    <w:rsid w:val="00834EF1"/>
    <w:rsid w:val="008361B3"/>
    <w:rsid w:val="008365EF"/>
    <w:rsid w:val="0083674D"/>
    <w:rsid w:val="0083773C"/>
    <w:rsid w:val="00837C03"/>
    <w:rsid w:val="00840C47"/>
    <w:rsid w:val="00840EDE"/>
    <w:rsid w:val="008413AE"/>
    <w:rsid w:val="00842CF2"/>
    <w:rsid w:val="008442DA"/>
    <w:rsid w:val="00844350"/>
    <w:rsid w:val="008443BD"/>
    <w:rsid w:val="0084601A"/>
    <w:rsid w:val="0084669C"/>
    <w:rsid w:val="00847EAB"/>
    <w:rsid w:val="00850153"/>
    <w:rsid w:val="00853783"/>
    <w:rsid w:val="008544A6"/>
    <w:rsid w:val="0085629B"/>
    <w:rsid w:val="00857B18"/>
    <w:rsid w:val="008606E7"/>
    <w:rsid w:val="00860894"/>
    <w:rsid w:val="00861D31"/>
    <w:rsid w:val="0086378A"/>
    <w:rsid w:val="008658AE"/>
    <w:rsid w:val="00866C86"/>
    <w:rsid w:val="00867C37"/>
    <w:rsid w:val="00867FFD"/>
    <w:rsid w:val="008702F5"/>
    <w:rsid w:val="00871446"/>
    <w:rsid w:val="00871CC4"/>
    <w:rsid w:val="00873521"/>
    <w:rsid w:val="00874369"/>
    <w:rsid w:val="00874574"/>
    <w:rsid w:val="00874B32"/>
    <w:rsid w:val="00875DDB"/>
    <w:rsid w:val="00875F0F"/>
    <w:rsid w:val="0087682A"/>
    <w:rsid w:val="008769BF"/>
    <w:rsid w:val="00880597"/>
    <w:rsid w:val="008807FE"/>
    <w:rsid w:val="00880A7D"/>
    <w:rsid w:val="00880AFA"/>
    <w:rsid w:val="00881633"/>
    <w:rsid w:val="00881B7E"/>
    <w:rsid w:val="008836CA"/>
    <w:rsid w:val="00883823"/>
    <w:rsid w:val="0088394E"/>
    <w:rsid w:val="00883D65"/>
    <w:rsid w:val="00884559"/>
    <w:rsid w:val="008845B4"/>
    <w:rsid w:val="008852F3"/>
    <w:rsid w:val="008863B5"/>
    <w:rsid w:val="008900C3"/>
    <w:rsid w:val="0089052F"/>
    <w:rsid w:val="00892131"/>
    <w:rsid w:val="008923F2"/>
    <w:rsid w:val="008933E2"/>
    <w:rsid w:val="0089456B"/>
    <w:rsid w:val="00895385"/>
    <w:rsid w:val="00895500"/>
    <w:rsid w:val="0089627F"/>
    <w:rsid w:val="0089653F"/>
    <w:rsid w:val="008965FE"/>
    <w:rsid w:val="00896B31"/>
    <w:rsid w:val="008974AD"/>
    <w:rsid w:val="008979E7"/>
    <w:rsid w:val="008A0BD7"/>
    <w:rsid w:val="008A1303"/>
    <w:rsid w:val="008A1A0C"/>
    <w:rsid w:val="008A2FD0"/>
    <w:rsid w:val="008A35EF"/>
    <w:rsid w:val="008A3903"/>
    <w:rsid w:val="008A414D"/>
    <w:rsid w:val="008A51A7"/>
    <w:rsid w:val="008A6301"/>
    <w:rsid w:val="008A75C1"/>
    <w:rsid w:val="008B0E2A"/>
    <w:rsid w:val="008B29C1"/>
    <w:rsid w:val="008B40F4"/>
    <w:rsid w:val="008B5278"/>
    <w:rsid w:val="008B57C5"/>
    <w:rsid w:val="008B582D"/>
    <w:rsid w:val="008B5F91"/>
    <w:rsid w:val="008B647D"/>
    <w:rsid w:val="008B748D"/>
    <w:rsid w:val="008B77E5"/>
    <w:rsid w:val="008B7F24"/>
    <w:rsid w:val="008C0034"/>
    <w:rsid w:val="008C198A"/>
    <w:rsid w:val="008C3F05"/>
    <w:rsid w:val="008C41BC"/>
    <w:rsid w:val="008C516D"/>
    <w:rsid w:val="008C62D2"/>
    <w:rsid w:val="008D1518"/>
    <w:rsid w:val="008D1581"/>
    <w:rsid w:val="008D1593"/>
    <w:rsid w:val="008D1683"/>
    <w:rsid w:val="008D2132"/>
    <w:rsid w:val="008D224E"/>
    <w:rsid w:val="008D2A52"/>
    <w:rsid w:val="008D39DF"/>
    <w:rsid w:val="008D4767"/>
    <w:rsid w:val="008D508E"/>
    <w:rsid w:val="008D5C0D"/>
    <w:rsid w:val="008D6C2C"/>
    <w:rsid w:val="008D7A89"/>
    <w:rsid w:val="008D7F09"/>
    <w:rsid w:val="008E0A5A"/>
    <w:rsid w:val="008E0A79"/>
    <w:rsid w:val="008E4E4C"/>
    <w:rsid w:val="008E5F5B"/>
    <w:rsid w:val="008E61F0"/>
    <w:rsid w:val="008E75E8"/>
    <w:rsid w:val="008F090A"/>
    <w:rsid w:val="008F0A2D"/>
    <w:rsid w:val="008F0E5A"/>
    <w:rsid w:val="008F1E19"/>
    <w:rsid w:val="008F3182"/>
    <w:rsid w:val="008F467B"/>
    <w:rsid w:val="008F5C7A"/>
    <w:rsid w:val="008F744B"/>
    <w:rsid w:val="008F752A"/>
    <w:rsid w:val="00900203"/>
    <w:rsid w:val="009005E6"/>
    <w:rsid w:val="00901078"/>
    <w:rsid w:val="009019B6"/>
    <w:rsid w:val="00903EE0"/>
    <w:rsid w:val="009048D1"/>
    <w:rsid w:val="0090521A"/>
    <w:rsid w:val="009056C2"/>
    <w:rsid w:val="00905C8C"/>
    <w:rsid w:val="00906916"/>
    <w:rsid w:val="00906B7A"/>
    <w:rsid w:val="00906EE3"/>
    <w:rsid w:val="00907A4A"/>
    <w:rsid w:val="009103EA"/>
    <w:rsid w:val="00910E27"/>
    <w:rsid w:val="0091111C"/>
    <w:rsid w:val="009119F7"/>
    <w:rsid w:val="009122AC"/>
    <w:rsid w:val="00912325"/>
    <w:rsid w:val="00912410"/>
    <w:rsid w:val="00913312"/>
    <w:rsid w:val="00913B81"/>
    <w:rsid w:val="00913EA2"/>
    <w:rsid w:val="00914055"/>
    <w:rsid w:val="0091439F"/>
    <w:rsid w:val="00915923"/>
    <w:rsid w:val="00915C6B"/>
    <w:rsid w:val="0091621B"/>
    <w:rsid w:val="009174E1"/>
    <w:rsid w:val="00917A46"/>
    <w:rsid w:val="00917B64"/>
    <w:rsid w:val="00921821"/>
    <w:rsid w:val="00923359"/>
    <w:rsid w:val="0092512C"/>
    <w:rsid w:val="009256D5"/>
    <w:rsid w:val="009259AD"/>
    <w:rsid w:val="009278B4"/>
    <w:rsid w:val="009313DD"/>
    <w:rsid w:val="0093196E"/>
    <w:rsid w:val="0093378B"/>
    <w:rsid w:val="00934005"/>
    <w:rsid w:val="00935292"/>
    <w:rsid w:val="00935AB7"/>
    <w:rsid w:val="00935F15"/>
    <w:rsid w:val="009360D1"/>
    <w:rsid w:val="00936DFC"/>
    <w:rsid w:val="009378D9"/>
    <w:rsid w:val="00937E1C"/>
    <w:rsid w:val="0094000D"/>
    <w:rsid w:val="0094123B"/>
    <w:rsid w:val="0094133A"/>
    <w:rsid w:val="00941CB9"/>
    <w:rsid w:val="00942BA0"/>
    <w:rsid w:val="00942ED9"/>
    <w:rsid w:val="00944A68"/>
    <w:rsid w:val="00944D10"/>
    <w:rsid w:val="00944EA4"/>
    <w:rsid w:val="00946386"/>
    <w:rsid w:val="009466E5"/>
    <w:rsid w:val="00946991"/>
    <w:rsid w:val="00947215"/>
    <w:rsid w:val="00951725"/>
    <w:rsid w:val="009518A5"/>
    <w:rsid w:val="00951F76"/>
    <w:rsid w:val="0095283C"/>
    <w:rsid w:val="009534AE"/>
    <w:rsid w:val="00953C66"/>
    <w:rsid w:val="00955141"/>
    <w:rsid w:val="00955A61"/>
    <w:rsid w:val="009563FA"/>
    <w:rsid w:val="00957678"/>
    <w:rsid w:val="009628E4"/>
    <w:rsid w:val="00962AA1"/>
    <w:rsid w:val="00963B28"/>
    <w:rsid w:val="00964820"/>
    <w:rsid w:val="00964E48"/>
    <w:rsid w:val="00965D5A"/>
    <w:rsid w:val="00965DA3"/>
    <w:rsid w:val="00965E2B"/>
    <w:rsid w:val="009667A3"/>
    <w:rsid w:val="00966FBA"/>
    <w:rsid w:val="009674E6"/>
    <w:rsid w:val="00970EAF"/>
    <w:rsid w:val="0097158C"/>
    <w:rsid w:val="0097231F"/>
    <w:rsid w:val="00972675"/>
    <w:rsid w:val="00972B93"/>
    <w:rsid w:val="009736DF"/>
    <w:rsid w:val="00973F07"/>
    <w:rsid w:val="00974B2F"/>
    <w:rsid w:val="009767A5"/>
    <w:rsid w:val="00976992"/>
    <w:rsid w:val="0098052A"/>
    <w:rsid w:val="009810F8"/>
    <w:rsid w:val="0098141A"/>
    <w:rsid w:val="009821C9"/>
    <w:rsid w:val="009840D0"/>
    <w:rsid w:val="009864CC"/>
    <w:rsid w:val="00986EB6"/>
    <w:rsid w:val="00987599"/>
    <w:rsid w:val="00987D5B"/>
    <w:rsid w:val="00987E85"/>
    <w:rsid w:val="0099016B"/>
    <w:rsid w:val="0099019C"/>
    <w:rsid w:val="009904A8"/>
    <w:rsid w:val="00991A59"/>
    <w:rsid w:val="0099347D"/>
    <w:rsid w:val="00996A3C"/>
    <w:rsid w:val="0099779A"/>
    <w:rsid w:val="00997DD8"/>
    <w:rsid w:val="009A0194"/>
    <w:rsid w:val="009A09C5"/>
    <w:rsid w:val="009A0C1F"/>
    <w:rsid w:val="009A0E1C"/>
    <w:rsid w:val="009A16C6"/>
    <w:rsid w:val="009A181A"/>
    <w:rsid w:val="009A1949"/>
    <w:rsid w:val="009A1A96"/>
    <w:rsid w:val="009A30B7"/>
    <w:rsid w:val="009A3355"/>
    <w:rsid w:val="009A40EE"/>
    <w:rsid w:val="009A51B8"/>
    <w:rsid w:val="009A5DD0"/>
    <w:rsid w:val="009A6068"/>
    <w:rsid w:val="009A6468"/>
    <w:rsid w:val="009A6E97"/>
    <w:rsid w:val="009B158E"/>
    <w:rsid w:val="009B17B3"/>
    <w:rsid w:val="009B18D6"/>
    <w:rsid w:val="009B23BD"/>
    <w:rsid w:val="009B3C2D"/>
    <w:rsid w:val="009B4BAE"/>
    <w:rsid w:val="009B5670"/>
    <w:rsid w:val="009B646F"/>
    <w:rsid w:val="009B6B34"/>
    <w:rsid w:val="009C00AA"/>
    <w:rsid w:val="009C00EC"/>
    <w:rsid w:val="009C0780"/>
    <w:rsid w:val="009C171A"/>
    <w:rsid w:val="009C28B2"/>
    <w:rsid w:val="009C4104"/>
    <w:rsid w:val="009C4318"/>
    <w:rsid w:val="009C58B5"/>
    <w:rsid w:val="009C598F"/>
    <w:rsid w:val="009C5AC9"/>
    <w:rsid w:val="009C5B4D"/>
    <w:rsid w:val="009C6D2B"/>
    <w:rsid w:val="009C7AEA"/>
    <w:rsid w:val="009D31D7"/>
    <w:rsid w:val="009D3BE2"/>
    <w:rsid w:val="009D4243"/>
    <w:rsid w:val="009D5B6B"/>
    <w:rsid w:val="009D60FC"/>
    <w:rsid w:val="009D6E6C"/>
    <w:rsid w:val="009D7A3E"/>
    <w:rsid w:val="009D7DBA"/>
    <w:rsid w:val="009E0D77"/>
    <w:rsid w:val="009E0E09"/>
    <w:rsid w:val="009E0E18"/>
    <w:rsid w:val="009E122A"/>
    <w:rsid w:val="009E1912"/>
    <w:rsid w:val="009E1B73"/>
    <w:rsid w:val="009E215E"/>
    <w:rsid w:val="009E2E19"/>
    <w:rsid w:val="009E33B7"/>
    <w:rsid w:val="009E3705"/>
    <w:rsid w:val="009E3A12"/>
    <w:rsid w:val="009E3CAA"/>
    <w:rsid w:val="009E3FA3"/>
    <w:rsid w:val="009E3FE1"/>
    <w:rsid w:val="009E52CA"/>
    <w:rsid w:val="009E6107"/>
    <w:rsid w:val="009E6315"/>
    <w:rsid w:val="009E689C"/>
    <w:rsid w:val="009E68DF"/>
    <w:rsid w:val="009E7245"/>
    <w:rsid w:val="009E7360"/>
    <w:rsid w:val="009F0036"/>
    <w:rsid w:val="009F294A"/>
    <w:rsid w:val="009F2A13"/>
    <w:rsid w:val="009F3984"/>
    <w:rsid w:val="009F3E43"/>
    <w:rsid w:val="009F58E8"/>
    <w:rsid w:val="009F61AA"/>
    <w:rsid w:val="009F65C6"/>
    <w:rsid w:val="009F6655"/>
    <w:rsid w:val="009F6B39"/>
    <w:rsid w:val="009F6FC1"/>
    <w:rsid w:val="00A0076E"/>
    <w:rsid w:val="00A008C5"/>
    <w:rsid w:val="00A00F00"/>
    <w:rsid w:val="00A016CB"/>
    <w:rsid w:val="00A03287"/>
    <w:rsid w:val="00A03618"/>
    <w:rsid w:val="00A03729"/>
    <w:rsid w:val="00A05B8C"/>
    <w:rsid w:val="00A05E08"/>
    <w:rsid w:val="00A05FC7"/>
    <w:rsid w:val="00A067D3"/>
    <w:rsid w:val="00A06E9B"/>
    <w:rsid w:val="00A072C1"/>
    <w:rsid w:val="00A113FB"/>
    <w:rsid w:val="00A114C1"/>
    <w:rsid w:val="00A132F7"/>
    <w:rsid w:val="00A14350"/>
    <w:rsid w:val="00A147E0"/>
    <w:rsid w:val="00A17B6E"/>
    <w:rsid w:val="00A2008E"/>
    <w:rsid w:val="00A202AA"/>
    <w:rsid w:val="00A206A4"/>
    <w:rsid w:val="00A2108B"/>
    <w:rsid w:val="00A22074"/>
    <w:rsid w:val="00A221F4"/>
    <w:rsid w:val="00A2285C"/>
    <w:rsid w:val="00A24131"/>
    <w:rsid w:val="00A255A5"/>
    <w:rsid w:val="00A26B36"/>
    <w:rsid w:val="00A31F62"/>
    <w:rsid w:val="00A331F2"/>
    <w:rsid w:val="00A333B5"/>
    <w:rsid w:val="00A34884"/>
    <w:rsid w:val="00A363EF"/>
    <w:rsid w:val="00A3687A"/>
    <w:rsid w:val="00A3798E"/>
    <w:rsid w:val="00A37E1A"/>
    <w:rsid w:val="00A4221B"/>
    <w:rsid w:val="00A447DE"/>
    <w:rsid w:val="00A44C55"/>
    <w:rsid w:val="00A4553B"/>
    <w:rsid w:val="00A46055"/>
    <w:rsid w:val="00A46A67"/>
    <w:rsid w:val="00A47496"/>
    <w:rsid w:val="00A47B07"/>
    <w:rsid w:val="00A47CF6"/>
    <w:rsid w:val="00A5031D"/>
    <w:rsid w:val="00A50416"/>
    <w:rsid w:val="00A50481"/>
    <w:rsid w:val="00A50CCE"/>
    <w:rsid w:val="00A54B94"/>
    <w:rsid w:val="00A5501F"/>
    <w:rsid w:val="00A555BA"/>
    <w:rsid w:val="00A56036"/>
    <w:rsid w:val="00A56811"/>
    <w:rsid w:val="00A56F7B"/>
    <w:rsid w:val="00A6235F"/>
    <w:rsid w:val="00A632E8"/>
    <w:rsid w:val="00A64821"/>
    <w:rsid w:val="00A652BC"/>
    <w:rsid w:val="00A65FDD"/>
    <w:rsid w:val="00A669E2"/>
    <w:rsid w:val="00A72B95"/>
    <w:rsid w:val="00A74871"/>
    <w:rsid w:val="00A76687"/>
    <w:rsid w:val="00A76BE2"/>
    <w:rsid w:val="00A77527"/>
    <w:rsid w:val="00A80499"/>
    <w:rsid w:val="00A80BF7"/>
    <w:rsid w:val="00A81249"/>
    <w:rsid w:val="00A8130D"/>
    <w:rsid w:val="00A817CF"/>
    <w:rsid w:val="00A81901"/>
    <w:rsid w:val="00A81ECF"/>
    <w:rsid w:val="00A82EB7"/>
    <w:rsid w:val="00A8310B"/>
    <w:rsid w:val="00A83489"/>
    <w:rsid w:val="00A83EFA"/>
    <w:rsid w:val="00A849CE"/>
    <w:rsid w:val="00A84AB6"/>
    <w:rsid w:val="00A853A7"/>
    <w:rsid w:val="00A8621D"/>
    <w:rsid w:val="00A862A4"/>
    <w:rsid w:val="00A86754"/>
    <w:rsid w:val="00A86B55"/>
    <w:rsid w:val="00A86C4C"/>
    <w:rsid w:val="00A90101"/>
    <w:rsid w:val="00A9026D"/>
    <w:rsid w:val="00A90278"/>
    <w:rsid w:val="00A9195B"/>
    <w:rsid w:val="00A934BA"/>
    <w:rsid w:val="00A949FD"/>
    <w:rsid w:val="00A950B9"/>
    <w:rsid w:val="00A95531"/>
    <w:rsid w:val="00A957CB"/>
    <w:rsid w:val="00A95C45"/>
    <w:rsid w:val="00A95E41"/>
    <w:rsid w:val="00A95ECD"/>
    <w:rsid w:val="00A96B4C"/>
    <w:rsid w:val="00A96D8D"/>
    <w:rsid w:val="00A96DCD"/>
    <w:rsid w:val="00A96F2C"/>
    <w:rsid w:val="00AA1FD2"/>
    <w:rsid w:val="00AA235D"/>
    <w:rsid w:val="00AA3927"/>
    <w:rsid w:val="00AA406E"/>
    <w:rsid w:val="00AA444F"/>
    <w:rsid w:val="00AA633B"/>
    <w:rsid w:val="00AA773F"/>
    <w:rsid w:val="00AB0199"/>
    <w:rsid w:val="00AB0611"/>
    <w:rsid w:val="00AB088B"/>
    <w:rsid w:val="00AB0C76"/>
    <w:rsid w:val="00AB0EA3"/>
    <w:rsid w:val="00AB1119"/>
    <w:rsid w:val="00AB1278"/>
    <w:rsid w:val="00AB273F"/>
    <w:rsid w:val="00AB2AF8"/>
    <w:rsid w:val="00AB4641"/>
    <w:rsid w:val="00AB473E"/>
    <w:rsid w:val="00AB47A7"/>
    <w:rsid w:val="00AB4AD4"/>
    <w:rsid w:val="00AB5A3D"/>
    <w:rsid w:val="00AB65AB"/>
    <w:rsid w:val="00AB65E8"/>
    <w:rsid w:val="00AC05E2"/>
    <w:rsid w:val="00AC0A63"/>
    <w:rsid w:val="00AC0E0A"/>
    <w:rsid w:val="00AC2E36"/>
    <w:rsid w:val="00AC38DB"/>
    <w:rsid w:val="00AC486A"/>
    <w:rsid w:val="00AC547B"/>
    <w:rsid w:val="00AC59EA"/>
    <w:rsid w:val="00AC6A48"/>
    <w:rsid w:val="00AC7C9A"/>
    <w:rsid w:val="00AD15C9"/>
    <w:rsid w:val="00AD1C3B"/>
    <w:rsid w:val="00AD27E2"/>
    <w:rsid w:val="00AD2FBD"/>
    <w:rsid w:val="00AD37B4"/>
    <w:rsid w:val="00AD402E"/>
    <w:rsid w:val="00AD5351"/>
    <w:rsid w:val="00AD5481"/>
    <w:rsid w:val="00AD6422"/>
    <w:rsid w:val="00AD79EF"/>
    <w:rsid w:val="00AE02E7"/>
    <w:rsid w:val="00AE0D91"/>
    <w:rsid w:val="00AE0FED"/>
    <w:rsid w:val="00AE1946"/>
    <w:rsid w:val="00AE3A62"/>
    <w:rsid w:val="00AE60E4"/>
    <w:rsid w:val="00AE64BC"/>
    <w:rsid w:val="00AE6644"/>
    <w:rsid w:val="00AE6CF2"/>
    <w:rsid w:val="00AE7A9A"/>
    <w:rsid w:val="00AF0DDF"/>
    <w:rsid w:val="00AF0E18"/>
    <w:rsid w:val="00AF0EEF"/>
    <w:rsid w:val="00AF0F8A"/>
    <w:rsid w:val="00AF4BA0"/>
    <w:rsid w:val="00AF6B6D"/>
    <w:rsid w:val="00AF74DB"/>
    <w:rsid w:val="00B00A35"/>
    <w:rsid w:val="00B00D6E"/>
    <w:rsid w:val="00B014F7"/>
    <w:rsid w:val="00B01CE4"/>
    <w:rsid w:val="00B01EA7"/>
    <w:rsid w:val="00B0204C"/>
    <w:rsid w:val="00B0239B"/>
    <w:rsid w:val="00B024A3"/>
    <w:rsid w:val="00B02B20"/>
    <w:rsid w:val="00B04319"/>
    <w:rsid w:val="00B044A2"/>
    <w:rsid w:val="00B04C37"/>
    <w:rsid w:val="00B0502A"/>
    <w:rsid w:val="00B0542D"/>
    <w:rsid w:val="00B055EC"/>
    <w:rsid w:val="00B05A87"/>
    <w:rsid w:val="00B05B80"/>
    <w:rsid w:val="00B07A02"/>
    <w:rsid w:val="00B07BEE"/>
    <w:rsid w:val="00B1236C"/>
    <w:rsid w:val="00B12990"/>
    <w:rsid w:val="00B13C99"/>
    <w:rsid w:val="00B14899"/>
    <w:rsid w:val="00B1652C"/>
    <w:rsid w:val="00B202F0"/>
    <w:rsid w:val="00B20B99"/>
    <w:rsid w:val="00B20C21"/>
    <w:rsid w:val="00B20DB4"/>
    <w:rsid w:val="00B20FBB"/>
    <w:rsid w:val="00B21089"/>
    <w:rsid w:val="00B2261E"/>
    <w:rsid w:val="00B23671"/>
    <w:rsid w:val="00B24670"/>
    <w:rsid w:val="00B250E9"/>
    <w:rsid w:val="00B25116"/>
    <w:rsid w:val="00B2546A"/>
    <w:rsid w:val="00B25769"/>
    <w:rsid w:val="00B2646C"/>
    <w:rsid w:val="00B27197"/>
    <w:rsid w:val="00B27830"/>
    <w:rsid w:val="00B30AC5"/>
    <w:rsid w:val="00B30EA7"/>
    <w:rsid w:val="00B31130"/>
    <w:rsid w:val="00B31D14"/>
    <w:rsid w:val="00B33A4F"/>
    <w:rsid w:val="00B33E2B"/>
    <w:rsid w:val="00B33FEC"/>
    <w:rsid w:val="00B3732D"/>
    <w:rsid w:val="00B37AF2"/>
    <w:rsid w:val="00B37B4E"/>
    <w:rsid w:val="00B40580"/>
    <w:rsid w:val="00B40877"/>
    <w:rsid w:val="00B411BD"/>
    <w:rsid w:val="00B41A54"/>
    <w:rsid w:val="00B42150"/>
    <w:rsid w:val="00B421BE"/>
    <w:rsid w:val="00B42461"/>
    <w:rsid w:val="00B428A3"/>
    <w:rsid w:val="00B42D1A"/>
    <w:rsid w:val="00B44456"/>
    <w:rsid w:val="00B449DC"/>
    <w:rsid w:val="00B45E4A"/>
    <w:rsid w:val="00B51495"/>
    <w:rsid w:val="00B520FE"/>
    <w:rsid w:val="00B524E8"/>
    <w:rsid w:val="00B54D8C"/>
    <w:rsid w:val="00B55B52"/>
    <w:rsid w:val="00B57BA2"/>
    <w:rsid w:val="00B61A9E"/>
    <w:rsid w:val="00B62D69"/>
    <w:rsid w:val="00B631BB"/>
    <w:rsid w:val="00B633F3"/>
    <w:rsid w:val="00B6434A"/>
    <w:rsid w:val="00B65154"/>
    <w:rsid w:val="00B65660"/>
    <w:rsid w:val="00B65E21"/>
    <w:rsid w:val="00B661FD"/>
    <w:rsid w:val="00B6677A"/>
    <w:rsid w:val="00B66ED5"/>
    <w:rsid w:val="00B705F6"/>
    <w:rsid w:val="00B7194E"/>
    <w:rsid w:val="00B72920"/>
    <w:rsid w:val="00B73803"/>
    <w:rsid w:val="00B742E6"/>
    <w:rsid w:val="00B75519"/>
    <w:rsid w:val="00B75E9B"/>
    <w:rsid w:val="00B7633E"/>
    <w:rsid w:val="00B769AB"/>
    <w:rsid w:val="00B771D2"/>
    <w:rsid w:val="00B772F4"/>
    <w:rsid w:val="00B7754C"/>
    <w:rsid w:val="00B77808"/>
    <w:rsid w:val="00B77AE1"/>
    <w:rsid w:val="00B77FFC"/>
    <w:rsid w:val="00B8007F"/>
    <w:rsid w:val="00B80954"/>
    <w:rsid w:val="00B80F17"/>
    <w:rsid w:val="00B834E9"/>
    <w:rsid w:val="00B836E0"/>
    <w:rsid w:val="00B837F9"/>
    <w:rsid w:val="00B83AFC"/>
    <w:rsid w:val="00B8431B"/>
    <w:rsid w:val="00B84BCE"/>
    <w:rsid w:val="00B850AE"/>
    <w:rsid w:val="00B85409"/>
    <w:rsid w:val="00B86A00"/>
    <w:rsid w:val="00B87110"/>
    <w:rsid w:val="00B871CE"/>
    <w:rsid w:val="00B87CEA"/>
    <w:rsid w:val="00B91766"/>
    <w:rsid w:val="00B91C67"/>
    <w:rsid w:val="00B92656"/>
    <w:rsid w:val="00B92774"/>
    <w:rsid w:val="00B93B7D"/>
    <w:rsid w:val="00B9521F"/>
    <w:rsid w:val="00B95495"/>
    <w:rsid w:val="00B95852"/>
    <w:rsid w:val="00B96220"/>
    <w:rsid w:val="00BA0894"/>
    <w:rsid w:val="00BA0DD8"/>
    <w:rsid w:val="00BA127C"/>
    <w:rsid w:val="00BA1498"/>
    <w:rsid w:val="00BA216C"/>
    <w:rsid w:val="00BA3B8E"/>
    <w:rsid w:val="00BA3D31"/>
    <w:rsid w:val="00BA427D"/>
    <w:rsid w:val="00BA4AEA"/>
    <w:rsid w:val="00BA677F"/>
    <w:rsid w:val="00BA6DAF"/>
    <w:rsid w:val="00BA7D90"/>
    <w:rsid w:val="00BB034D"/>
    <w:rsid w:val="00BB080C"/>
    <w:rsid w:val="00BB0856"/>
    <w:rsid w:val="00BB1371"/>
    <w:rsid w:val="00BB201A"/>
    <w:rsid w:val="00BB22DA"/>
    <w:rsid w:val="00BB29B7"/>
    <w:rsid w:val="00BB2B86"/>
    <w:rsid w:val="00BB2D38"/>
    <w:rsid w:val="00BB393B"/>
    <w:rsid w:val="00BB3ADB"/>
    <w:rsid w:val="00BB3C3A"/>
    <w:rsid w:val="00BB4542"/>
    <w:rsid w:val="00BB5355"/>
    <w:rsid w:val="00BB67E4"/>
    <w:rsid w:val="00BB6B1D"/>
    <w:rsid w:val="00BB7E98"/>
    <w:rsid w:val="00BC0A47"/>
    <w:rsid w:val="00BC1336"/>
    <w:rsid w:val="00BC17A8"/>
    <w:rsid w:val="00BC1A49"/>
    <w:rsid w:val="00BC1EB9"/>
    <w:rsid w:val="00BC271E"/>
    <w:rsid w:val="00BC4104"/>
    <w:rsid w:val="00BC4F6E"/>
    <w:rsid w:val="00BC58C7"/>
    <w:rsid w:val="00BC6592"/>
    <w:rsid w:val="00BC6BC9"/>
    <w:rsid w:val="00BC6CE3"/>
    <w:rsid w:val="00BC74C2"/>
    <w:rsid w:val="00BD1512"/>
    <w:rsid w:val="00BD2B2F"/>
    <w:rsid w:val="00BD44C3"/>
    <w:rsid w:val="00BD5091"/>
    <w:rsid w:val="00BD50DE"/>
    <w:rsid w:val="00BD5589"/>
    <w:rsid w:val="00BD64F5"/>
    <w:rsid w:val="00BD6A33"/>
    <w:rsid w:val="00BD6ED8"/>
    <w:rsid w:val="00BD7014"/>
    <w:rsid w:val="00BE036C"/>
    <w:rsid w:val="00BE0779"/>
    <w:rsid w:val="00BE0D45"/>
    <w:rsid w:val="00BE0F5E"/>
    <w:rsid w:val="00BE1BCB"/>
    <w:rsid w:val="00BE283D"/>
    <w:rsid w:val="00BE31CB"/>
    <w:rsid w:val="00BE4F99"/>
    <w:rsid w:val="00BE55C6"/>
    <w:rsid w:val="00BE5CD7"/>
    <w:rsid w:val="00BE5E09"/>
    <w:rsid w:val="00BE5F25"/>
    <w:rsid w:val="00BE615C"/>
    <w:rsid w:val="00BE64D3"/>
    <w:rsid w:val="00BE6571"/>
    <w:rsid w:val="00BE65DC"/>
    <w:rsid w:val="00BE68EC"/>
    <w:rsid w:val="00BE7FA6"/>
    <w:rsid w:val="00BF04AE"/>
    <w:rsid w:val="00BF0CEB"/>
    <w:rsid w:val="00BF1FB9"/>
    <w:rsid w:val="00BF26E9"/>
    <w:rsid w:val="00BF2F7B"/>
    <w:rsid w:val="00BF2FAE"/>
    <w:rsid w:val="00BF4783"/>
    <w:rsid w:val="00BF484A"/>
    <w:rsid w:val="00BF4CEF"/>
    <w:rsid w:val="00BF5190"/>
    <w:rsid w:val="00BF5862"/>
    <w:rsid w:val="00BF64A0"/>
    <w:rsid w:val="00BF6826"/>
    <w:rsid w:val="00BF75D9"/>
    <w:rsid w:val="00C00413"/>
    <w:rsid w:val="00C0165A"/>
    <w:rsid w:val="00C017BF"/>
    <w:rsid w:val="00C01A88"/>
    <w:rsid w:val="00C0202D"/>
    <w:rsid w:val="00C02C6B"/>
    <w:rsid w:val="00C02DCF"/>
    <w:rsid w:val="00C033B1"/>
    <w:rsid w:val="00C05728"/>
    <w:rsid w:val="00C05EB1"/>
    <w:rsid w:val="00C072B0"/>
    <w:rsid w:val="00C0731C"/>
    <w:rsid w:val="00C07415"/>
    <w:rsid w:val="00C0770A"/>
    <w:rsid w:val="00C07860"/>
    <w:rsid w:val="00C07BA0"/>
    <w:rsid w:val="00C104F7"/>
    <w:rsid w:val="00C10C0C"/>
    <w:rsid w:val="00C123ED"/>
    <w:rsid w:val="00C12C17"/>
    <w:rsid w:val="00C12EC8"/>
    <w:rsid w:val="00C1393E"/>
    <w:rsid w:val="00C146CF"/>
    <w:rsid w:val="00C1480B"/>
    <w:rsid w:val="00C14A57"/>
    <w:rsid w:val="00C156B6"/>
    <w:rsid w:val="00C16112"/>
    <w:rsid w:val="00C16A6F"/>
    <w:rsid w:val="00C20C90"/>
    <w:rsid w:val="00C21102"/>
    <w:rsid w:val="00C22D78"/>
    <w:rsid w:val="00C2425A"/>
    <w:rsid w:val="00C2528D"/>
    <w:rsid w:val="00C25467"/>
    <w:rsid w:val="00C259D1"/>
    <w:rsid w:val="00C25DC3"/>
    <w:rsid w:val="00C30A59"/>
    <w:rsid w:val="00C3149F"/>
    <w:rsid w:val="00C31529"/>
    <w:rsid w:val="00C33790"/>
    <w:rsid w:val="00C33A06"/>
    <w:rsid w:val="00C3440D"/>
    <w:rsid w:val="00C34D30"/>
    <w:rsid w:val="00C35661"/>
    <w:rsid w:val="00C3582A"/>
    <w:rsid w:val="00C3592D"/>
    <w:rsid w:val="00C37352"/>
    <w:rsid w:val="00C37895"/>
    <w:rsid w:val="00C40337"/>
    <w:rsid w:val="00C408CC"/>
    <w:rsid w:val="00C40BB7"/>
    <w:rsid w:val="00C41163"/>
    <w:rsid w:val="00C4175F"/>
    <w:rsid w:val="00C4194E"/>
    <w:rsid w:val="00C4194F"/>
    <w:rsid w:val="00C41AB0"/>
    <w:rsid w:val="00C41B09"/>
    <w:rsid w:val="00C41B42"/>
    <w:rsid w:val="00C41C74"/>
    <w:rsid w:val="00C4288E"/>
    <w:rsid w:val="00C435E1"/>
    <w:rsid w:val="00C43ECE"/>
    <w:rsid w:val="00C44E72"/>
    <w:rsid w:val="00C451E6"/>
    <w:rsid w:val="00C45E07"/>
    <w:rsid w:val="00C46A5A"/>
    <w:rsid w:val="00C46E47"/>
    <w:rsid w:val="00C473D9"/>
    <w:rsid w:val="00C50A01"/>
    <w:rsid w:val="00C534B3"/>
    <w:rsid w:val="00C53C37"/>
    <w:rsid w:val="00C53DB8"/>
    <w:rsid w:val="00C54AF7"/>
    <w:rsid w:val="00C56B86"/>
    <w:rsid w:val="00C56EB2"/>
    <w:rsid w:val="00C574C3"/>
    <w:rsid w:val="00C57BEF"/>
    <w:rsid w:val="00C57FC1"/>
    <w:rsid w:val="00C60489"/>
    <w:rsid w:val="00C60715"/>
    <w:rsid w:val="00C6277E"/>
    <w:rsid w:val="00C63893"/>
    <w:rsid w:val="00C63923"/>
    <w:rsid w:val="00C64D32"/>
    <w:rsid w:val="00C67635"/>
    <w:rsid w:val="00C67A65"/>
    <w:rsid w:val="00C71874"/>
    <w:rsid w:val="00C7246C"/>
    <w:rsid w:val="00C7302A"/>
    <w:rsid w:val="00C73FFF"/>
    <w:rsid w:val="00C74881"/>
    <w:rsid w:val="00C74BC5"/>
    <w:rsid w:val="00C75514"/>
    <w:rsid w:val="00C7612B"/>
    <w:rsid w:val="00C774C0"/>
    <w:rsid w:val="00C77552"/>
    <w:rsid w:val="00C77722"/>
    <w:rsid w:val="00C77C6D"/>
    <w:rsid w:val="00C8002B"/>
    <w:rsid w:val="00C812BD"/>
    <w:rsid w:val="00C823D8"/>
    <w:rsid w:val="00C82758"/>
    <w:rsid w:val="00C841EE"/>
    <w:rsid w:val="00C85284"/>
    <w:rsid w:val="00C8622C"/>
    <w:rsid w:val="00C86EAD"/>
    <w:rsid w:val="00C87154"/>
    <w:rsid w:val="00C90184"/>
    <w:rsid w:val="00C902EC"/>
    <w:rsid w:val="00C90522"/>
    <w:rsid w:val="00C907E9"/>
    <w:rsid w:val="00C9515E"/>
    <w:rsid w:val="00C96BA4"/>
    <w:rsid w:val="00C96F0C"/>
    <w:rsid w:val="00C96FC9"/>
    <w:rsid w:val="00C97095"/>
    <w:rsid w:val="00C97291"/>
    <w:rsid w:val="00C97818"/>
    <w:rsid w:val="00C97842"/>
    <w:rsid w:val="00C97868"/>
    <w:rsid w:val="00C97880"/>
    <w:rsid w:val="00CA0BC1"/>
    <w:rsid w:val="00CA0D6E"/>
    <w:rsid w:val="00CA1E9E"/>
    <w:rsid w:val="00CA27CD"/>
    <w:rsid w:val="00CA31D1"/>
    <w:rsid w:val="00CA445D"/>
    <w:rsid w:val="00CA539D"/>
    <w:rsid w:val="00CA550E"/>
    <w:rsid w:val="00CA58E4"/>
    <w:rsid w:val="00CB0A9C"/>
    <w:rsid w:val="00CB1E88"/>
    <w:rsid w:val="00CB2697"/>
    <w:rsid w:val="00CB2AA6"/>
    <w:rsid w:val="00CB396E"/>
    <w:rsid w:val="00CB3D86"/>
    <w:rsid w:val="00CB437C"/>
    <w:rsid w:val="00CB5585"/>
    <w:rsid w:val="00CB7B1B"/>
    <w:rsid w:val="00CC07BD"/>
    <w:rsid w:val="00CC0F80"/>
    <w:rsid w:val="00CC1002"/>
    <w:rsid w:val="00CC1E83"/>
    <w:rsid w:val="00CC2473"/>
    <w:rsid w:val="00CC2B67"/>
    <w:rsid w:val="00CC35CC"/>
    <w:rsid w:val="00CC3A98"/>
    <w:rsid w:val="00CC3B96"/>
    <w:rsid w:val="00CC4339"/>
    <w:rsid w:val="00CC4783"/>
    <w:rsid w:val="00CD0142"/>
    <w:rsid w:val="00CD02AA"/>
    <w:rsid w:val="00CD0805"/>
    <w:rsid w:val="00CD1379"/>
    <w:rsid w:val="00CD23D7"/>
    <w:rsid w:val="00CD3A99"/>
    <w:rsid w:val="00CD4A0B"/>
    <w:rsid w:val="00CD5BCF"/>
    <w:rsid w:val="00CD6D64"/>
    <w:rsid w:val="00CD738B"/>
    <w:rsid w:val="00CE0BC6"/>
    <w:rsid w:val="00CE1805"/>
    <w:rsid w:val="00CE33EA"/>
    <w:rsid w:val="00CE3E9A"/>
    <w:rsid w:val="00CE451B"/>
    <w:rsid w:val="00CE5152"/>
    <w:rsid w:val="00CE5E9C"/>
    <w:rsid w:val="00CE6096"/>
    <w:rsid w:val="00CE61F7"/>
    <w:rsid w:val="00CE7DE7"/>
    <w:rsid w:val="00CF030B"/>
    <w:rsid w:val="00CF0AFC"/>
    <w:rsid w:val="00CF1157"/>
    <w:rsid w:val="00CF18EA"/>
    <w:rsid w:val="00CF220E"/>
    <w:rsid w:val="00CF221C"/>
    <w:rsid w:val="00CF299E"/>
    <w:rsid w:val="00CF35F8"/>
    <w:rsid w:val="00CF4BA0"/>
    <w:rsid w:val="00CF5216"/>
    <w:rsid w:val="00CF530D"/>
    <w:rsid w:val="00CF5391"/>
    <w:rsid w:val="00CF57DE"/>
    <w:rsid w:val="00CF5E9A"/>
    <w:rsid w:val="00CF6247"/>
    <w:rsid w:val="00CF6859"/>
    <w:rsid w:val="00CF6A21"/>
    <w:rsid w:val="00CF6FDD"/>
    <w:rsid w:val="00D0021B"/>
    <w:rsid w:val="00D005BD"/>
    <w:rsid w:val="00D00839"/>
    <w:rsid w:val="00D0307D"/>
    <w:rsid w:val="00D0320F"/>
    <w:rsid w:val="00D0344B"/>
    <w:rsid w:val="00D03D83"/>
    <w:rsid w:val="00D044AE"/>
    <w:rsid w:val="00D058DD"/>
    <w:rsid w:val="00D062D1"/>
    <w:rsid w:val="00D066F0"/>
    <w:rsid w:val="00D06868"/>
    <w:rsid w:val="00D06A8A"/>
    <w:rsid w:val="00D06C8B"/>
    <w:rsid w:val="00D0762D"/>
    <w:rsid w:val="00D1065D"/>
    <w:rsid w:val="00D113D1"/>
    <w:rsid w:val="00D11BE6"/>
    <w:rsid w:val="00D121C5"/>
    <w:rsid w:val="00D12502"/>
    <w:rsid w:val="00D14C90"/>
    <w:rsid w:val="00D156FA"/>
    <w:rsid w:val="00D220D7"/>
    <w:rsid w:val="00D22FC6"/>
    <w:rsid w:val="00D22FEC"/>
    <w:rsid w:val="00D23FE7"/>
    <w:rsid w:val="00D249B5"/>
    <w:rsid w:val="00D24D24"/>
    <w:rsid w:val="00D270A6"/>
    <w:rsid w:val="00D2735D"/>
    <w:rsid w:val="00D30B48"/>
    <w:rsid w:val="00D31001"/>
    <w:rsid w:val="00D34BB9"/>
    <w:rsid w:val="00D35FF1"/>
    <w:rsid w:val="00D37759"/>
    <w:rsid w:val="00D37B66"/>
    <w:rsid w:val="00D37F7F"/>
    <w:rsid w:val="00D40653"/>
    <w:rsid w:val="00D40BDE"/>
    <w:rsid w:val="00D40EFD"/>
    <w:rsid w:val="00D41041"/>
    <w:rsid w:val="00D41C51"/>
    <w:rsid w:val="00D4217E"/>
    <w:rsid w:val="00D42364"/>
    <w:rsid w:val="00D423AD"/>
    <w:rsid w:val="00D424D8"/>
    <w:rsid w:val="00D43F33"/>
    <w:rsid w:val="00D44A0A"/>
    <w:rsid w:val="00D44B6D"/>
    <w:rsid w:val="00D46EE7"/>
    <w:rsid w:val="00D46F45"/>
    <w:rsid w:val="00D507DA"/>
    <w:rsid w:val="00D51463"/>
    <w:rsid w:val="00D514BB"/>
    <w:rsid w:val="00D52358"/>
    <w:rsid w:val="00D52725"/>
    <w:rsid w:val="00D52966"/>
    <w:rsid w:val="00D53ABE"/>
    <w:rsid w:val="00D55B91"/>
    <w:rsid w:val="00D607DD"/>
    <w:rsid w:val="00D61248"/>
    <w:rsid w:val="00D614C1"/>
    <w:rsid w:val="00D61B8C"/>
    <w:rsid w:val="00D621A1"/>
    <w:rsid w:val="00D6280B"/>
    <w:rsid w:val="00D62881"/>
    <w:rsid w:val="00D628AC"/>
    <w:rsid w:val="00D64AAA"/>
    <w:rsid w:val="00D64ADC"/>
    <w:rsid w:val="00D652C7"/>
    <w:rsid w:val="00D65C4F"/>
    <w:rsid w:val="00D65DE1"/>
    <w:rsid w:val="00D665AB"/>
    <w:rsid w:val="00D66FEC"/>
    <w:rsid w:val="00D6743D"/>
    <w:rsid w:val="00D67A7A"/>
    <w:rsid w:val="00D71012"/>
    <w:rsid w:val="00D71462"/>
    <w:rsid w:val="00D7201A"/>
    <w:rsid w:val="00D725F7"/>
    <w:rsid w:val="00D72A38"/>
    <w:rsid w:val="00D746AF"/>
    <w:rsid w:val="00D747FD"/>
    <w:rsid w:val="00D74CD8"/>
    <w:rsid w:val="00D75505"/>
    <w:rsid w:val="00D76DB6"/>
    <w:rsid w:val="00D80E4E"/>
    <w:rsid w:val="00D810A7"/>
    <w:rsid w:val="00D822AE"/>
    <w:rsid w:val="00D82866"/>
    <w:rsid w:val="00D82C5B"/>
    <w:rsid w:val="00D83E6E"/>
    <w:rsid w:val="00D859A3"/>
    <w:rsid w:val="00D86095"/>
    <w:rsid w:val="00D86BBA"/>
    <w:rsid w:val="00D878F3"/>
    <w:rsid w:val="00D91DB8"/>
    <w:rsid w:val="00D92743"/>
    <w:rsid w:val="00D933EE"/>
    <w:rsid w:val="00D94547"/>
    <w:rsid w:val="00D945A2"/>
    <w:rsid w:val="00D945F8"/>
    <w:rsid w:val="00D95514"/>
    <w:rsid w:val="00D95FC2"/>
    <w:rsid w:val="00D97D55"/>
    <w:rsid w:val="00D97E14"/>
    <w:rsid w:val="00DA05F1"/>
    <w:rsid w:val="00DA0F77"/>
    <w:rsid w:val="00DA100E"/>
    <w:rsid w:val="00DA21F5"/>
    <w:rsid w:val="00DA268A"/>
    <w:rsid w:val="00DA29D8"/>
    <w:rsid w:val="00DA31C0"/>
    <w:rsid w:val="00DA347D"/>
    <w:rsid w:val="00DA4A4F"/>
    <w:rsid w:val="00DA4ECE"/>
    <w:rsid w:val="00DA547D"/>
    <w:rsid w:val="00DA5B52"/>
    <w:rsid w:val="00DA6689"/>
    <w:rsid w:val="00DA6768"/>
    <w:rsid w:val="00DA6AEC"/>
    <w:rsid w:val="00DA6B49"/>
    <w:rsid w:val="00DA6B70"/>
    <w:rsid w:val="00DA6EA5"/>
    <w:rsid w:val="00DB164D"/>
    <w:rsid w:val="00DB1651"/>
    <w:rsid w:val="00DB1C14"/>
    <w:rsid w:val="00DB1CFE"/>
    <w:rsid w:val="00DB2095"/>
    <w:rsid w:val="00DB2E61"/>
    <w:rsid w:val="00DB39D8"/>
    <w:rsid w:val="00DB3E32"/>
    <w:rsid w:val="00DB4AEC"/>
    <w:rsid w:val="00DB52CB"/>
    <w:rsid w:val="00DB5861"/>
    <w:rsid w:val="00DB6CB1"/>
    <w:rsid w:val="00DB7C97"/>
    <w:rsid w:val="00DC0683"/>
    <w:rsid w:val="00DC0782"/>
    <w:rsid w:val="00DC0ACF"/>
    <w:rsid w:val="00DC13A6"/>
    <w:rsid w:val="00DC1E99"/>
    <w:rsid w:val="00DC34CA"/>
    <w:rsid w:val="00DC3544"/>
    <w:rsid w:val="00DC3EDA"/>
    <w:rsid w:val="00DC434B"/>
    <w:rsid w:val="00DC4D9A"/>
    <w:rsid w:val="00DC56FB"/>
    <w:rsid w:val="00DC7196"/>
    <w:rsid w:val="00DD016D"/>
    <w:rsid w:val="00DD0457"/>
    <w:rsid w:val="00DD10FE"/>
    <w:rsid w:val="00DD121C"/>
    <w:rsid w:val="00DD3103"/>
    <w:rsid w:val="00DD32CC"/>
    <w:rsid w:val="00DD39D7"/>
    <w:rsid w:val="00DD3B76"/>
    <w:rsid w:val="00DD3B84"/>
    <w:rsid w:val="00DD3C38"/>
    <w:rsid w:val="00DD4D97"/>
    <w:rsid w:val="00DD635F"/>
    <w:rsid w:val="00DD78F5"/>
    <w:rsid w:val="00DE19CF"/>
    <w:rsid w:val="00DE2B29"/>
    <w:rsid w:val="00DE2B3E"/>
    <w:rsid w:val="00DE2E68"/>
    <w:rsid w:val="00DE3003"/>
    <w:rsid w:val="00DE3D78"/>
    <w:rsid w:val="00DE54EB"/>
    <w:rsid w:val="00DE738D"/>
    <w:rsid w:val="00DF0D67"/>
    <w:rsid w:val="00DF24B5"/>
    <w:rsid w:val="00DF2690"/>
    <w:rsid w:val="00DF35DC"/>
    <w:rsid w:val="00DF4538"/>
    <w:rsid w:val="00DF4A81"/>
    <w:rsid w:val="00DF54E2"/>
    <w:rsid w:val="00DF55B3"/>
    <w:rsid w:val="00DF5DB4"/>
    <w:rsid w:val="00DF6188"/>
    <w:rsid w:val="00DF6E0A"/>
    <w:rsid w:val="00DF77C1"/>
    <w:rsid w:val="00E003D7"/>
    <w:rsid w:val="00E00A9E"/>
    <w:rsid w:val="00E00C7A"/>
    <w:rsid w:val="00E031A6"/>
    <w:rsid w:val="00E03CB3"/>
    <w:rsid w:val="00E03F91"/>
    <w:rsid w:val="00E0407D"/>
    <w:rsid w:val="00E04E8F"/>
    <w:rsid w:val="00E065DD"/>
    <w:rsid w:val="00E07BCF"/>
    <w:rsid w:val="00E12C99"/>
    <w:rsid w:val="00E12F78"/>
    <w:rsid w:val="00E139D2"/>
    <w:rsid w:val="00E14B50"/>
    <w:rsid w:val="00E16698"/>
    <w:rsid w:val="00E17148"/>
    <w:rsid w:val="00E1728B"/>
    <w:rsid w:val="00E17CA8"/>
    <w:rsid w:val="00E20849"/>
    <w:rsid w:val="00E20D56"/>
    <w:rsid w:val="00E220B8"/>
    <w:rsid w:val="00E2232A"/>
    <w:rsid w:val="00E2289E"/>
    <w:rsid w:val="00E2343A"/>
    <w:rsid w:val="00E23511"/>
    <w:rsid w:val="00E249BA"/>
    <w:rsid w:val="00E255BF"/>
    <w:rsid w:val="00E257A2"/>
    <w:rsid w:val="00E25BB4"/>
    <w:rsid w:val="00E263C5"/>
    <w:rsid w:val="00E264F1"/>
    <w:rsid w:val="00E27202"/>
    <w:rsid w:val="00E27CD2"/>
    <w:rsid w:val="00E30022"/>
    <w:rsid w:val="00E30AAE"/>
    <w:rsid w:val="00E312AD"/>
    <w:rsid w:val="00E3252A"/>
    <w:rsid w:val="00E326F1"/>
    <w:rsid w:val="00E33A7A"/>
    <w:rsid w:val="00E3458E"/>
    <w:rsid w:val="00E35775"/>
    <w:rsid w:val="00E35F66"/>
    <w:rsid w:val="00E364C2"/>
    <w:rsid w:val="00E3689A"/>
    <w:rsid w:val="00E37A85"/>
    <w:rsid w:val="00E40B83"/>
    <w:rsid w:val="00E40BD4"/>
    <w:rsid w:val="00E43E97"/>
    <w:rsid w:val="00E4417C"/>
    <w:rsid w:val="00E442C7"/>
    <w:rsid w:val="00E442C9"/>
    <w:rsid w:val="00E447B7"/>
    <w:rsid w:val="00E457CD"/>
    <w:rsid w:val="00E45E88"/>
    <w:rsid w:val="00E462C6"/>
    <w:rsid w:val="00E4645E"/>
    <w:rsid w:val="00E47AF9"/>
    <w:rsid w:val="00E47D77"/>
    <w:rsid w:val="00E50D2C"/>
    <w:rsid w:val="00E5164D"/>
    <w:rsid w:val="00E51707"/>
    <w:rsid w:val="00E52BA2"/>
    <w:rsid w:val="00E53317"/>
    <w:rsid w:val="00E535F2"/>
    <w:rsid w:val="00E54F43"/>
    <w:rsid w:val="00E557B2"/>
    <w:rsid w:val="00E55EE8"/>
    <w:rsid w:val="00E562C0"/>
    <w:rsid w:val="00E56EF8"/>
    <w:rsid w:val="00E56FA0"/>
    <w:rsid w:val="00E56FF8"/>
    <w:rsid w:val="00E572F8"/>
    <w:rsid w:val="00E576F6"/>
    <w:rsid w:val="00E57C90"/>
    <w:rsid w:val="00E60367"/>
    <w:rsid w:val="00E60712"/>
    <w:rsid w:val="00E636E0"/>
    <w:rsid w:val="00E6389A"/>
    <w:rsid w:val="00E64B5A"/>
    <w:rsid w:val="00E65904"/>
    <w:rsid w:val="00E65E69"/>
    <w:rsid w:val="00E6615C"/>
    <w:rsid w:val="00E66E34"/>
    <w:rsid w:val="00E672E8"/>
    <w:rsid w:val="00E71266"/>
    <w:rsid w:val="00E71577"/>
    <w:rsid w:val="00E7228F"/>
    <w:rsid w:val="00E73768"/>
    <w:rsid w:val="00E7591A"/>
    <w:rsid w:val="00E75DEC"/>
    <w:rsid w:val="00E771EC"/>
    <w:rsid w:val="00E804A7"/>
    <w:rsid w:val="00E822EB"/>
    <w:rsid w:val="00E829A0"/>
    <w:rsid w:val="00E8512E"/>
    <w:rsid w:val="00E85965"/>
    <w:rsid w:val="00E8608B"/>
    <w:rsid w:val="00E8785C"/>
    <w:rsid w:val="00E878CA"/>
    <w:rsid w:val="00E87C91"/>
    <w:rsid w:val="00E9096D"/>
    <w:rsid w:val="00E92511"/>
    <w:rsid w:val="00E92634"/>
    <w:rsid w:val="00E9487D"/>
    <w:rsid w:val="00EA113D"/>
    <w:rsid w:val="00EA14F0"/>
    <w:rsid w:val="00EA2210"/>
    <w:rsid w:val="00EA2F97"/>
    <w:rsid w:val="00EA58A4"/>
    <w:rsid w:val="00EA5932"/>
    <w:rsid w:val="00EA5DDC"/>
    <w:rsid w:val="00EA5FBA"/>
    <w:rsid w:val="00EA6A2E"/>
    <w:rsid w:val="00EA7967"/>
    <w:rsid w:val="00EB0C44"/>
    <w:rsid w:val="00EB10DE"/>
    <w:rsid w:val="00EB1885"/>
    <w:rsid w:val="00EB258A"/>
    <w:rsid w:val="00EB357E"/>
    <w:rsid w:val="00EB3C33"/>
    <w:rsid w:val="00EB3E32"/>
    <w:rsid w:val="00EB4751"/>
    <w:rsid w:val="00EB47D2"/>
    <w:rsid w:val="00EB48F9"/>
    <w:rsid w:val="00EB6F94"/>
    <w:rsid w:val="00EB753A"/>
    <w:rsid w:val="00EB76D6"/>
    <w:rsid w:val="00EC0142"/>
    <w:rsid w:val="00EC0414"/>
    <w:rsid w:val="00EC1CC0"/>
    <w:rsid w:val="00EC3CCC"/>
    <w:rsid w:val="00EC3F8A"/>
    <w:rsid w:val="00EC4903"/>
    <w:rsid w:val="00EC50AB"/>
    <w:rsid w:val="00EC50C2"/>
    <w:rsid w:val="00EC587E"/>
    <w:rsid w:val="00ED06D1"/>
    <w:rsid w:val="00ED0E85"/>
    <w:rsid w:val="00ED3992"/>
    <w:rsid w:val="00ED3DE3"/>
    <w:rsid w:val="00ED62E8"/>
    <w:rsid w:val="00ED6510"/>
    <w:rsid w:val="00ED6D02"/>
    <w:rsid w:val="00ED7EB3"/>
    <w:rsid w:val="00ED7FC4"/>
    <w:rsid w:val="00EE0C01"/>
    <w:rsid w:val="00EE237E"/>
    <w:rsid w:val="00EE2627"/>
    <w:rsid w:val="00EE45EE"/>
    <w:rsid w:val="00EE469C"/>
    <w:rsid w:val="00EE554F"/>
    <w:rsid w:val="00EE5771"/>
    <w:rsid w:val="00EE6474"/>
    <w:rsid w:val="00EE67A8"/>
    <w:rsid w:val="00EF0508"/>
    <w:rsid w:val="00EF0867"/>
    <w:rsid w:val="00EF12AA"/>
    <w:rsid w:val="00EF1751"/>
    <w:rsid w:val="00EF229E"/>
    <w:rsid w:val="00EF2565"/>
    <w:rsid w:val="00EF399C"/>
    <w:rsid w:val="00EF5D58"/>
    <w:rsid w:val="00F002E6"/>
    <w:rsid w:val="00F00BC4"/>
    <w:rsid w:val="00F01DE7"/>
    <w:rsid w:val="00F0271E"/>
    <w:rsid w:val="00F027CB"/>
    <w:rsid w:val="00F05F04"/>
    <w:rsid w:val="00F06C0E"/>
    <w:rsid w:val="00F103E3"/>
    <w:rsid w:val="00F134C9"/>
    <w:rsid w:val="00F1411E"/>
    <w:rsid w:val="00F147CD"/>
    <w:rsid w:val="00F14A32"/>
    <w:rsid w:val="00F15222"/>
    <w:rsid w:val="00F16916"/>
    <w:rsid w:val="00F17FEE"/>
    <w:rsid w:val="00F20AB9"/>
    <w:rsid w:val="00F20EC9"/>
    <w:rsid w:val="00F21360"/>
    <w:rsid w:val="00F232A4"/>
    <w:rsid w:val="00F23497"/>
    <w:rsid w:val="00F23740"/>
    <w:rsid w:val="00F23B40"/>
    <w:rsid w:val="00F23DFF"/>
    <w:rsid w:val="00F2487E"/>
    <w:rsid w:val="00F250A1"/>
    <w:rsid w:val="00F255F8"/>
    <w:rsid w:val="00F27301"/>
    <w:rsid w:val="00F275AC"/>
    <w:rsid w:val="00F30BBC"/>
    <w:rsid w:val="00F30D53"/>
    <w:rsid w:val="00F31108"/>
    <w:rsid w:val="00F312C8"/>
    <w:rsid w:val="00F32538"/>
    <w:rsid w:val="00F32C7D"/>
    <w:rsid w:val="00F32F94"/>
    <w:rsid w:val="00F3336B"/>
    <w:rsid w:val="00F33CAD"/>
    <w:rsid w:val="00F342A5"/>
    <w:rsid w:val="00F34727"/>
    <w:rsid w:val="00F348E1"/>
    <w:rsid w:val="00F3507C"/>
    <w:rsid w:val="00F401DD"/>
    <w:rsid w:val="00F4098A"/>
    <w:rsid w:val="00F41608"/>
    <w:rsid w:val="00F4204E"/>
    <w:rsid w:val="00F42453"/>
    <w:rsid w:val="00F426FF"/>
    <w:rsid w:val="00F4319E"/>
    <w:rsid w:val="00F44708"/>
    <w:rsid w:val="00F45DA8"/>
    <w:rsid w:val="00F46005"/>
    <w:rsid w:val="00F4649A"/>
    <w:rsid w:val="00F46F25"/>
    <w:rsid w:val="00F47071"/>
    <w:rsid w:val="00F473B3"/>
    <w:rsid w:val="00F47749"/>
    <w:rsid w:val="00F478B1"/>
    <w:rsid w:val="00F47F79"/>
    <w:rsid w:val="00F50DC0"/>
    <w:rsid w:val="00F51220"/>
    <w:rsid w:val="00F51B13"/>
    <w:rsid w:val="00F52844"/>
    <w:rsid w:val="00F53BDA"/>
    <w:rsid w:val="00F54859"/>
    <w:rsid w:val="00F5527F"/>
    <w:rsid w:val="00F55785"/>
    <w:rsid w:val="00F57DBE"/>
    <w:rsid w:val="00F609C9"/>
    <w:rsid w:val="00F63542"/>
    <w:rsid w:val="00F63913"/>
    <w:rsid w:val="00F646CE"/>
    <w:rsid w:val="00F64ACC"/>
    <w:rsid w:val="00F64D67"/>
    <w:rsid w:val="00F65859"/>
    <w:rsid w:val="00F65E49"/>
    <w:rsid w:val="00F66D81"/>
    <w:rsid w:val="00F66FF2"/>
    <w:rsid w:val="00F70ACA"/>
    <w:rsid w:val="00F71065"/>
    <w:rsid w:val="00F729D9"/>
    <w:rsid w:val="00F733B5"/>
    <w:rsid w:val="00F7372A"/>
    <w:rsid w:val="00F73E86"/>
    <w:rsid w:val="00F744E5"/>
    <w:rsid w:val="00F7640B"/>
    <w:rsid w:val="00F76758"/>
    <w:rsid w:val="00F76DC1"/>
    <w:rsid w:val="00F772CA"/>
    <w:rsid w:val="00F80581"/>
    <w:rsid w:val="00F812E5"/>
    <w:rsid w:val="00F8308A"/>
    <w:rsid w:val="00F8312C"/>
    <w:rsid w:val="00F83255"/>
    <w:rsid w:val="00F83C10"/>
    <w:rsid w:val="00F84B54"/>
    <w:rsid w:val="00F84F95"/>
    <w:rsid w:val="00F858DB"/>
    <w:rsid w:val="00F85BD0"/>
    <w:rsid w:val="00F86BD0"/>
    <w:rsid w:val="00F86C00"/>
    <w:rsid w:val="00F86DF4"/>
    <w:rsid w:val="00F870A8"/>
    <w:rsid w:val="00F87157"/>
    <w:rsid w:val="00F878C1"/>
    <w:rsid w:val="00F90663"/>
    <w:rsid w:val="00F90C7F"/>
    <w:rsid w:val="00F91795"/>
    <w:rsid w:val="00F92C56"/>
    <w:rsid w:val="00F92F0E"/>
    <w:rsid w:val="00F955CE"/>
    <w:rsid w:val="00F95CDC"/>
    <w:rsid w:val="00F96745"/>
    <w:rsid w:val="00F97146"/>
    <w:rsid w:val="00F97708"/>
    <w:rsid w:val="00F97AE6"/>
    <w:rsid w:val="00FA0B36"/>
    <w:rsid w:val="00FA0BE4"/>
    <w:rsid w:val="00FA1BEC"/>
    <w:rsid w:val="00FA2ED9"/>
    <w:rsid w:val="00FA3375"/>
    <w:rsid w:val="00FA370F"/>
    <w:rsid w:val="00FA3CCE"/>
    <w:rsid w:val="00FA45F8"/>
    <w:rsid w:val="00FA469D"/>
    <w:rsid w:val="00FA474E"/>
    <w:rsid w:val="00FA4E27"/>
    <w:rsid w:val="00FA7856"/>
    <w:rsid w:val="00FA7984"/>
    <w:rsid w:val="00FB2707"/>
    <w:rsid w:val="00FB3553"/>
    <w:rsid w:val="00FB4ECB"/>
    <w:rsid w:val="00FB6759"/>
    <w:rsid w:val="00FB7054"/>
    <w:rsid w:val="00FC2150"/>
    <w:rsid w:val="00FC24EF"/>
    <w:rsid w:val="00FC3A06"/>
    <w:rsid w:val="00FC4004"/>
    <w:rsid w:val="00FC411B"/>
    <w:rsid w:val="00FC4EF3"/>
    <w:rsid w:val="00FC755C"/>
    <w:rsid w:val="00FC7A71"/>
    <w:rsid w:val="00FC7DB1"/>
    <w:rsid w:val="00FD0B24"/>
    <w:rsid w:val="00FD0FD1"/>
    <w:rsid w:val="00FD1503"/>
    <w:rsid w:val="00FD25D4"/>
    <w:rsid w:val="00FD2C01"/>
    <w:rsid w:val="00FD3D16"/>
    <w:rsid w:val="00FD565E"/>
    <w:rsid w:val="00FD5F15"/>
    <w:rsid w:val="00FD6A77"/>
    <w:rsid w:val="00FD730D"/>
    <w:rsid w:val="00FD73FB"/>
    <w:rsid w:val="00FD79DA"/>
    <w:rsid w:val="00FE0805"/>
    <w:rsid w:val="00FE1889"/>
    <w:rsid w:val="00FE1B19"/>
    <w:rsid w:val="00FE30B1"/>
    <w:rsid w:val="00FE32DC"/>
    <w:rsid w:val="00FE3CA8"/>
    <w:rsid w:val="00FE4AC5"/>
    <w:rsid w:val="00FE4DA5"/>
    <w:rsid w:val="00FE57B6"/>
    <w:rsid w:val="00FE5C60"/>
    <w:rsid w:val="00FE5FEE"/>
    <w:rsid w:val="00FE6226"/>
    <w:rsid w:val="00FE731A"/>
    <w:rsid w:val="00FF05A0"/>
    <w:rsid w:val="00FF2AB8"/>
    <w:rsid w:val="00FF335F"/>
    <w:rsid w:val="00FF3AC3"/>
    <w:rsid w:val="00FF3DA6"/>
    <w:rsid w:val="00FF511D"/>
    <w:rsid w:val="00FF57BA"/>
    <w:rsid w:val="00FF6073"/>
    <w:rsid w:val="00FF6105"/>
    <w:rsid w:val="00FF613B"/>
    <w:rsid w:val="00FF663F"/>
    <w:rsid w:val="00FF6998"/>
    <w:rsid w:val="00FF6FB2"/>
    <w:rsid w:val="00FF70CB"/>
    <w:rsid w:val="00FF71F8"/>
    <w:rsid w:val="01091F7D"/>
    <w:rsid w:val="010CD574"/>
    <w:rsid w:val="014F4B65"/>
    <w:rsid w:val="016053E0"/>
    <w:rsid w:val="01775373"/>
    <w:rsid w:val="0184BB4E"/>
    <w:rsid w:val="01851BF4"/>
    <w:rsid w:val="01A2D71D"/>
    <w:rsid w:val="01A8C145"/>
    <w:rsid w:val="01ACD472"/>
    <w:rsid w:val="01BF89A4"/>
    <w:rsid w:val="01CB95BB"/>
    <w:rsid w:val="01D3D5B0"/>
    <w:rsid w:val="0229F14B"/>
    <w:rsid w:val="025F92F9"/>
    <w:rsid w:val="028D23EA"/>
    <w:rsid w:val="02970B6A"/>
    <w:rsid w:val="02AD2F1E"/>
    <w:rsid w:val="02B43F14"/>
    <w:rsid w:val="02C1C437"/>
    <w:rsid w:val="02CFD9B8"/>
    <w:rsid w:val="02F22E30"/>
    <w:rsid w:val="03172F4D"/>
    <w:rsid w:val="0348495E"/>
    <w:rsid w:val="03547FC4"/>
    <w:rsid w:val="03632D6D"/>
    <w:rsid w:val="037CD9A2"/>
    <w:rsid w:val="038DF4D8"/>
    <w:rsid w:val="03CC7171"/>
    <w:rsid w:val="044E079D"/>
    <w:rsid w:val="04EA0560"/>
    <w:rsid w:val="050D5AFC"/>
    <w:rsid w:val="0524DDB1"/>
    <w:rsid w:val="058B9742"/>
    <w:rsid w:val="05E8127B"/>
    <w:rsid w:val="069BE31D"/>
    <w:rsid w:val="06BDB757"/>
    <w:rsid w:val="06D44BB2"/>
    <w:rsid w:val="074A1C65"/>
    <w:rsid w:val="07C4F42A"/>
    <w:rsid w:val="07EBA634"/>
    <w:rsid w:val="07F34F61"/>
    <w:rsid w:val="08269BF2"/>
    <w:rsid w:val="083409F7"/>
    <w:rsid w:val="0875D099"/>
    <w:rsid w:val="0899C888"/>
    <w:rsid w:val="08FED407"/>
    <w:rsid w:val="090E5420"/>
    <w:rsid w:val="094E746D"/>
    <w:rsid w:val="0975BEFE"/>
    <w:rsid w:val="097BF570"/>
    <w:rsid w:val="097D5AEF"/>
    <w:rsid w:val="0992BEF4"/>
    <w:rsid w:val="09A0EE4B"/>
    <w:rsid w:val="09D0B2E3"/>
    <w:rsid w:val="0A03449B"/>
    <w:rsid w:val="0A576F25"/>
    <w:rsid w:val="0A62F4DA"/>
    <w:rsid w:val="0AA88854"/>
    <w:rsid w:val="0AF04AE3"/>
    <w:rsid w:val="0AFCC278"/>
    <w:rsid w:val="0B55E71F"/>
    <w:rsid w:val="0B686B02"/>
    <w:rsid w:val="0B69369A"/>
    <w:rsid w:val="0B904055"/>
    <w:rsid w:val="0BB4A393"/>
    <w:rsid w:val="0BBA3DD1"/>
    <w:rsid w:val="0BD1C6F0"/>
    <w:rsid w:val="0BD33981"/>
    <w:rsid w:val="0C12374E"/>
    <w:rsid w:val="0C33AD46"/>
    <w:rsid w:val="0C4FB7F2"/>
    <w:rsid w:val="0C634DDE"/>
    <w:rsid w:val="0C7A8400"/>
    <w:rsid w:val="0C85423F"/>
    <w:rsid w:val="0CD931D2"/>
    <w:rsid w:val="0CE4E357"/>
    <w:rsid w:val="0D014A14"/>
    <w:rsid w:val="0D0512B8"/>
    <w:rsid w:val="0D8AD481"/>
    <w:rsid w:val="0D91ABF7"/>
    <w:rsid w:val="0DA899D8"/>
    <w:rsid w:val="0DB9280A"/>
    <w:rsid w:val="0E1647DE"/>
    <w:rsid w:val="0E6686E6"/>
    <w:rsid w:val="0F1232C0"/>
    <w:rsid w:val="0F43EADD"/>
    <w:rsid w:val="0FC7FC3C"/>
    <w:rsid w:val="105877E4"/>
    <w:rsid w:val="1093600F"/>
    <w:rsid w:val="10979865"/>
    <w:rsid w:val="10EC6816"/>
    <w:rsid w:val="11578568"/>
    <w:rsid w:val="117B3752"/>
    <w:rsid w:val="11D1E9DF"/>
    <w:rsid w:val="11D67DF2"/>
    <w:rsid w:val="1280A40A"/>
    <w:rsid w:val="1291FDE2"/>
    <w:rsid w:val="12C13230"/>
    <w:rsid w:val="12F0E934"/>
    <w:rsid w:val="12F435E1"/>
    <w:rsid w:val="1309F154"/>
    <w:rsid w:val="131BB09F"/>
    <w:rsid w:val="1335E456"/>
    <w:rsid w:val="13856FF6"/>
    <w:rsid w:val="13ABB5A5"/>
    <w:rsid w:val="13E80693"/>
    <w:rsid w:val="13FFDADA"/>
    <w:rsid w:val="140DAA89"/>
    <w:rsid w:val="14360870"/>
    <w:rsid w:val="1441903D"/>
    <w:rsid w:val="14479B68"/>
    <w:rsid w:val="1448392B"/>
    <w:rsid w:val="14B9DDE5"/>
    <w:rsid w:val="154E4361"/>
    <w:rsid w:val="154FA764"/>
    <w:rsid w:val="1567B8BB"/>
    <w:rsid w:val="156CCC43"/>
    <w:rsid w:val="15D79B00"/>
    <w:rsid w:val="15EF41E5"/>
    <w:rsid w:val="15F39092"/>
    <w:rsid w:val="163E697D"/>
    <w:rsid w:val="167400EA"/>
    <w:rsid w:val="168E6312"/>
    <w:rsid w:val="16C6B92C"/>
    <w:rsid w:val="1736FCBE"/>
    <w:rsid w:val="1756D84B"/>
    <w:rsid w:val="17A6344C"/>
    <w:rsid w:val="17A8043D"/>
    <w:rsid w:val="180F9091"/>
    <w:rsid w:val="1829A60D"/>
    <w:rsid w:val="187CA8DB"/>
    <w:rsid w:val="191F7524"/>
    <w:rsid w:val="195B78E2"/>
    <w:rsid w:val="19FFA863"/>
    <w:rsid w:val="1A446ADB"/>
    <w:rsid w:val="1A53679F"/>
    <w:rsid w:val="1A7FECB0"/>
    <w:rsid w:val="1AC814F2"/>
    <w:rsid w:val="1AF83277"/>
    <w:rsid w:val="1B315FC8"/>
    <w:rsid w:val="1B4B3CB3"/>
    <w:rsid w:val="1B7EA54D"/>
    <w:rsid w:val="1B983C20"/>
    <w:rsid w:val="1BCBB375"/>
    <w:rsid w:val="1BF84A5F"/>
    <w:rsid w:val="1C2093F3"/>
    <w:rsid w:val="1C35D7CF"/>
    <w:rsid w:val="1C3E6D17"/>
    <w:rsid w:val="1C490264"/>
    <w:rsid w:val="1C5343F9"/>
    <w:rsid w:val="1C621A4B"/>
    <w:rsid w:val="1C6D9710"/>
    <w:rsid w:val="1C86C074"/>
    <w:rsid w:val="1C8EC9D7"/>
    <w:rsid w:val="1CCA10A1"/>
    <w:rsid w:val="1CFF59E6"/>
    <w:rsid w:val="1D211B65"/>
    <w:rsid w:val="1D75552D"/>
    <w:rsid w:val="1D78FDD5"/>
    <w:rsid w:val="1D7CA071"/>
    <w:rsid w:val="1D97FD6C"/>
    <w:rsid w:val="1DBFDA73"/>
    <w:rsid w:val="1DC2C59B"/>
    <w:rsid w:val="1DDB4A0D"/>
    <w:rsid w:val="1DE4A2B1"/>
    <w:rsid w:val="1E257396"/>
    <w:rsid w:val="1E47DC0B"/>
    <w:rsid w:val="1E56D6A3"/>
    <w:rsid w:val="1F04C5A3"/>
    <w:rsid w:val="1F2506F9"/>
    <w:rsid w:val="1F7B3512"/>
    <w:rsid w:val="201FAC80"/>
    <w:rsid w:val="2031C8BE"/>
    <w:rsid w:val="20352E21"/>
    <w:rsid w:val="20575A7C"/>
    <w:rsid w:val="20CC5356"/>
    <w:rsid w:val="20E20A21"/>
    <w:rsid w:val="218801B2"/>
    <w:rsid w:val="218A511E"/>
    <w:rsid w:val="218E7659"/>
    <w:rsid w:val="2199F77E"/>
    <w:rsid w:val="21A222AE"/>
    <w:rsid w:val="21CCD0C7"/>
    <w:rsid w:val="21DD1ED0"/>
    <w:rsid w:val="220BF1E7"/>
    <w:rsid w:val="22202EAD"/>
    <w:rsid w:val="230FBAF9"/>
    <w:rsid w:val="232968C0"/>
    <w:rsid w:val="23337B2B"/>
    <w:rsid w:val="23350999"/>
    <w:rsid w:val="234DBE39"/>
    <w:rsid w:val="234DE20F"/>
    <w:rsid w:val="2378C56E"/>
    <w:rsid w:val="23942E90"/>
    <w:rsid w:val="23C55944"/>
    <w:rsid w:val="24559055"/>
    <w:rsid w:val="246CC1D7"/>
    <w:rsid w:val="246F033E"/>
    <w:rsid w:val="24782CFB"/>
    <w:rsid w:val="24A6BC98"/>
    <w:rsid w:val="24AAD091"/>
    <w:rsid w:val="24C5E13C"/>
    <w:rsid w:val="25397700"/>
    <w:rsid w:val="2563B60A"/>
    <w:rsid w:val="25764E3D"/>
    <w:rsid w:val="2579E6F4"/>
    <w:rsid w:val="26166832"/>
    <w:rsid w:val="262D43DE"/>
    <w:rsid w:val="2636CD19"/>
    <w:rsid w:val="26983ABB"/>
    <w:rsid w:val="269870B3"/>
    <w:rsid w:val="26ACF2AF"/>
    <w:rsid w:val="26E75696"/>
    <w:rsid w:val="2737E588"/>
    <w:rsid w:val="2742BC34"/>
    <w:rsid w:val="274DCDA8"/>
    <w:rsid w:val="27762EA0"/>
    <w:rsid w:val="2786FD03"/>
    <w:rsid w:val="27E97A4B"/>
    <w:rsid w:val="27F784BC"/>
    <w:rsid w:val="28403634"/>
    <w:rsid w:val="293C7CEA"/>
    <w:rsid w:val="294E4F79"/>
    <w:rsid w:val="2979D21D"/>
    <w:rsid w:val="298C5CBA"/>
    <w:rsid w:val="29D43A71"/>
    <w:rsid w:val="2A78B4C9"/>
    <w:rsid w:val="2A7A1AD1"/>
    <w:rsid w:val="2AC73C80"/>
    <w:rsid w:val="2B133B52"/>
    <w:rsid w:val="2B14AF35"/>
    <w:rsid w:val="2B18C301"/>
    <w:rsid w:val="2B22937A"/>
    <w:rsid w:val="2B6191BC"/>
    <w:rsid w:val="2B6587A7"/>
    <w:rsid w:val="2B8E55AF"/>
    <w:rsid w:val="2BA109AB"/>
    <w:rsid w:val="2BF10ECB"/>
    <w:rsid w:val="2BF2E9CC"/>
    <w:rsid w:val="2C229608"/>
    <w:rsid w:val="2C4DAA57"/>
    <w:rsid w:val="2C5ABD6E"/>
    <w:rsid w:val="2CC691BF"/>
    <w:rsid w:val="2CEDE7F7"/>
    <w:rsid w:val="2D2E551A"/>
    <w:rsid w:val="2D51D47C"/>
    <w:rsid w:val="2D7D7271"/>
    <w:rsid w:val="2D8C034A"/>
    <w:rsid w:val="2DD3A9D5"/>
    <w:rsid w:val="2DEB2695"/>
    <w:rsid w:val="2DF6E510"/>
    <w:rsid w:val="2E2BDE6E"/>
    <w:rsid w:val="2E2FCF06"/>
    <w:rsid w:val="2E37B479"/>
    <w:rsid w:val="2E91A582"/>
    <w:rsid w:val="2EBCD67D"/>
    <w:rsid w:val="2ECCFC95"/>
    <w:rsid w:val="2EDE6AF3"/>
    <w:rsid w:val="2EF8D7DD"/>
    <w:rsid w:val="2F2C2E85"/>
    <w:rsid w:val="2F4A981A"/>
    <w:rsid w:val="2F861658"/>
    <w:rsid w:val="2F88D27B"/>
    <w:rsid w:val="2FAFD723"/>
    <w:rsid w:val="2FB9107D"/>
    <w:rsid w:val="2FE88046"/>
    <w:rsid w:val="2FF87023"/>
    <w:rsid w:val="3009E7CC"/>
    <w:rsid w:val="306EE031"/>
    <w:rsid w:val="309817C6"/>
    <w:rsid w:val="30A3FF9A"/>
    <w:rsid w:val="30F8E67F"/>
    <w:rsid w:val="310B5731"/>
    <w:rsid w:val="310BB4AA"/>
    <w:rsid w:val="3118776A"/>
    <w:rsid w:val="311B604A"/>
    <w:rsid w:val="3122926B"/>
    <w:rsid w:val="3144A04B"/>
    <w:rsid w:val="315A4A3C"/>
    <w:rsid w:val="3185FEF5"/>
    <w:rsid w:val="31AC3875"/>
    <w:rsid w:val="31CE4CA3"/>
    <w:rsid w:val="31D29DEF"/>
    <w:rsid w:val="3201EFD6"/>
    <w:rsid w:val="32252020"/>
    <w:rsid w:val="3241F313"/>
    <w:rsid w:val="326925A1"/>
    <w:rsid w:val="32BE91D7"/>
    <w:rsid w:val="32FDFD9C"/>
    <w:rsid w:val="3343847C"/>
    <w:rsid w:val="3378D330"/>
    <w:rsid w:val="33AC897D"/>
    <w:rsid w:val="3442929C"/>
    <w:rsid w:val="345CEA3A"/>
    <w:rsid w:val="3471BBF6"/>
    <w:rsid w:val="34C1AB07"/>
    <w:rsid w:val="34C73CC5"/>
    <w:rsid w:val="34F00FB3"/>
    <w:rsid w:val="35395672"/>
    <w:rsid w:val="35551F12"/>
    <w:rsid w:val="357F2C38"/>
    <w:rsid w:val="35924766"/>
    <w:rsid w:val="359F9E2E"/>
    <w:rsid w:val="35A7CC5B"/>
    <w:rsid w:val="35B0B792"/>
    <w:rsid w:val="35F79441"/>
    <w:rsid w:val="363B4EF1"/>
    <w:rsid w:val="3644F266"/>
    <w:rsid w:val="366588B6"/>
    <w:rsid w:val="366CA90C"/>
    <w:rsid w:val="36797DDA"/>
    <w:rsid w:val="36E57F31"/>
    <w:rsid w:val="36E71662"/>
    <w:rsid w:val="3717EAB7"/>
    <w:rsid w:val="371F9794"/>
    <w:rsid w:val="374F25C7"/>
    <w:rsid w:val="37CD7CDB"/>
    <w:rsid w:val="37D759C6"/>
    <w:rsid w:val="380FCA39"/>
    <w:rsid w:val="3814CAFD"/>
    <w:rsid w:val="385A8A5D"/>
    <w:rsid w:val="38BC2E08"/>
    <w:rsid w:val="39779B3D"/>
    <w:rsid w:val="399DF946"/>
    <w:rsid w:val="39D8DD65"/>
    <w:rsid w:val="3A5C48A0"/>
    <w:rsid w:val="3A6F4725"/>
    <w:rsid w:val="3ABF7AB6"/>
    <w:rsid w:val="3ACE4D12"/>
    <w:rsid w:val="3B145869"/>
    <w:rsid w:val="3BC220D8"/>
    <w:rsid w:val="3BC30D4C"/>
    <w:rsid w:val="3C31E6FF"/>
    <w:rsid w:val="3C64503D"/>
    <w:rsid w:val="3C82C0D6"/>
    <w:rsid w:val="3C97ADA0"/>
    <w:rsid w:val="3C99DB61"/>
    <w:rsid w:val="3CF0DB34"/>
    <w:rsid w:val="3D04AB06"/>
    <w:rsid w:val="3D13DCF9"/>
    <w:rsid w:val="3D6A66B3"/>
    <w:rsid w:val="3DB655AB"/>
    <w:rsid w:val="3E119BEC"/>
    <w:rsid w:val="3E1C73A7"/>
    <w:rsid w:val="3E2F7DA6"/>
    <w:rsid w:val="3E313163"/>
    <w:rsid w:val="3E408D65"/>
    <w:rsid w:val="3E645C81"/>
    <w:rsid w:val="3E7DBA05"/>
    <w:rsid w:val="3EABEB1A"/>
    <w:rsid w:val="3ED1A350"/>
    <w:rsid w:val="3EEF9AAC"/>
    <w:rsid w:val="3F149C36"/>
    <w:rsid w:val="3F2EC1C1"/>
    <w:rsid w:val="3F357E0A"/>
    <w:rsid w:val="3F377DE5"/>
    <w:rsid w:val="3F4E9E11"/>
    <w:rsid w:val="3F8B21E9"/>
    <w:rsid w:val="3F90BCD7"/>
    <w:rsid w:val="3FF586BA"/>
    <w:rsid w:val="403C8FDB"/>
    <w:rsid w:val="406EE238"/>
    <w:rsid w:val="407ECF77"/>
    <w:rsid w:val="40821DA3"/>
    <w:rsid w:val="4120CA63"/>
    <w:rsid w:val="4131DF8B"/>
    <w:rsid w:val="4167CACF"/>
    <w:rsid w:val="41B3CAE3"/>
    <w:rsid w:val="41DAADCD"/>
    <w:rsid w:val="41EAEAC3"/>
    <w:rsid w:val="4227E779"/>
    <w:rsid w:val="428B5324"/>
    <w:rsid w:val="4294443A"/>
    <w:rsid w:val="42D878EA"/>
    <w:rsid w:val="432114C3"/>
    <w:rsid w:val="432C6A18"/>
    <w:rsid w:val="4334BE04"/>
    <w:rsid w:val="435494A8"/>
    <w:rsid w:val="43DDD45D"/>
    <w:rsid w:val="44040C34"/>
    <w:rsid w:val="4438EA41"/>
    <w:rsid w:val="445510B3"/>
    <w:rsid w:val="445A00D1"/>
    <w:rsid w:val="4462D3C8"/>
    <w:rsid w:val="44705C69"/>
    <w:rsid w:val="44904ACA"/>
    <w:rsid w:val="44F16FB3"/>
    <w:rsid w:val="45018194"/>
    <w:rsid w:val="4525D5BB"/>
    <w:rsid w:val="454CB48E"/>
    <w:rsid w:val="457EC050"/>
    <w:rsid w:val="45BACBDB"/>
    <w:rsid w:val="45C28085"/>
    <w:rsid w:val="45EACB25"/>
    <w:rsid w:val="45EDC765"/>
    <w:rsid w:val="45EE1885"/>
    <w:rsid w:val="46B34AFB"/>
    <w:rsid w:val="46F2C6EE"/>
    <w:rsid w:val="47174192"/>
    <w:rsid w:val="472371A7"/>
    <w:rsid w:val="474C4805"/>
    <w:rsid w:val="474E9893"/>
    <w:rsid w:val="47D6D522"/>
    <w:rsid w:val="47D710B6"/>
    <w:rsid w:val="47F0840C"/>
    <w:rsid w:val="4815E355"/>
    <w:rsid w:val="4869EE82"/>
    <w:rsid w:val="48841FB4"/>
    <w:rsid w:val="49080B27"/>
    <w:rsid w:val="4912A3E4"/>
    <w:rsid w:val="49520DCE"/>
    <w:rsid w:val="4979BB12"/>
    <w:rsid w:val="49DA0398"/>
    <w:rsid w:val="4A4F370B"/>
    <w:rsid w:val="4AED30FC"/>
    <w:rsid w:val="4B0C03F7"/>
    <w:rsid w:val="4B1C9C0E"/>
    <w:rsid w:val="4B2FD02F"/>
    <w:rsid w:val="4B6EAD92"/>
    <w:rsid w:val="4BA5472F"/>
    <w:rsid w:val="4BF0B5CD"/>
    <w:rsid w:val="4BF66C6E"/>
    <w:rsid w:val="4CAFA294"/>
    <w:rsid w:val="4CC5722B"/>
    <w:rsid w:val="4CD199DC"/>
    <w:rsid w:val="4CE22C0F"/>
    <w:rsid w:val="4CF2DB8A"/>
    <w:rsid w:val="4CF5DECB"/>
    <w:rsid w:val="4D1AACBB"/>
    <w:rsid w:val="4D2E5268"/>
    <w:rsid w:val="4D41E865"/>
    <w:rsid w:val="4D77F5D4"/>
    <w:rsid w:val="4DC04A59"/>
    <w:rsid w:val="4DE23A9D"/>
    <w:rsid w:val="4DE6511B"/>
    <w:rsid w:val="4E40B932"/>
    <w:rsid w:val="4E506383"/>
    <w:rsid w:val="4EB33393"/>
    <w:rsid w:val="4ECD1B72"/>
    <w:rsid w:val="4F02ED3A"/>
    <w:rsid w:val="4F68CAFC"/>
    <w:rsid w:val="4FC67F8E"/>
    <w:rsid w:val="4FE07C6D"/>
    <w:rsid w:val="4FE55B35"/>
    <w:rsid w:val="4FFFC636"/>
    <w:rsid w:val="50EAD3D4"/>
    <w:rsid w:val="515D0528"/>
    <w:rsid w:val="5195109B"/>
    <w:rsid w:val="51C1F4CD"/>
    <w:rsid w:val="51E994B1"/>
    <w:rsid w:val="51F04EFB"/>
    <w:rsid w:val="51F726DE"/>
    <w:rsid w:val="523E486C"/>
    <w:rsid w:val="5241B798"/>
    <w:rsid w:val="5244476A"/>
    <w:rsid w:val="5284917D"/>
    <w:rsid w:val="528FD5D8"/>
    <w:rsid w:val="52D98A87"/>
    <w:rsid w:val="52F018ED"/>
    <w:rsid w:val="52F10E91"/>
    <w:rsid w:val="52FAAD71"/>
    <w:rsid w:val="532AE892"/>
    <w:rsid w:val="53343ED2"/>
    <w:rsid w:val="539598D6"/>
    <w:rsid w:val="53D34DB1"/>
    <w:rsid w:val="53D9AD8F"/>
    <w:rsid w:val="548CACD6"/>
    <w:rsid w:val="54934251"/>
    <w:rsid w:val="549AD4A3"/>
    <w:rsid w:val="5505AC41"/>
    <w:rsid w:val="551CE8FA"/>
    <w:rsid w:val="55B5ACB5"/>
    <w:rsid w:val="55C6B52A"/>
    <w:rsid w:val="55DA8D8F"/>
    <w:rsid w:val="560A4469"/>
    <w:rsid w:val="561BD373"/>
    <w:rsid w:val="5659116C"/>
    <w:rsid w:val="567FACC5"/>
    <w:rsid w:val="5697B8AD"/>
    <w:rsid w:val="56BC16AB"/>
    <w:rsid w:val="56FBC5F2"/>
    <w:rsid w:val="5729A0EE"/>
    <w:rsid w:val="573E62F7"/>
    <w:rsid w:val="579EE6F5"/>
    <w:rsid w:val="57C57FDC"/>
    <w:rsid w:val="57CBBDE9"/>
    <w:rsid w:val="5813FE1B"/>
    <w:rsid w:val="582052D2"/>
    <w:rsid w:val="586857F3"/>
    <w:rsid w:val="5873B316"/>
    <w:rsid w:val="58798CC2"/>
    <w:rsid w:val="58B5E765"/>
    <w:rsid w:val="58E3D46F"/>
    <w:rsid w:val="58FABA80"/>
    <w:rsid w:val="590485E3"/>
    <w:rsid w:val="59195B1D"/>
    <w:rsid w:val="5922FCBA"/>
    <w:rsid w:val="594116AE"/>
    <w:rsid w:val="596DCC00"/>
    <w:rsid w:val="598679D1"/>
    <w:rsid w:val="598B8E03"/>
    <w:rsid w:val="59D93750"/>
    <w:rsid w:val="59E1E816"/>
    <w:rsid w:val="5A350FD7"/>
    <w:rsid w:val="5A8DDDB5"/>
    <w:rsid w:val="5AB5085D"/>
    <w:rsid w:val="5AD6E199"/>
    <w:rsid w:val="5B0C8DF3"/>
    <w:rsid w:val="5BF51133"/>
    <w:rsid w:val="5C20669E"/>
    <w:rsid w:val="5C2254F7"/>
    <w:rsid w:val="5C509FA1"/>
    <w:rsid w:val="5C5926CE"/>
    <w:rsid w:val="5C93FB9F"/>
    <w:rsid w:val="5CFACBD8"/>
    <w:rsid w:val="5D0F68A8"/>
    <w:rsid w:val="5D50F1B7"/>
    <w:rsid w:val="5D751964"/>
    <w:rsid w:val="5D767E9D"/>
    <w:rsid w:val="5D7883C0"/>
    <w:rsid w:val="5D9DF088"/>
    <w:rsid w:val="5DD7FCA2"/>
    <w:rsid w:val="5DEE3B64"/>
    <w:rsid w:val="5E4D8B32"/>
    <w:rsid w:val="5E559E08"/>
    <w:rsid w:val="5E983EE1"/>
    <w:rsid w:val="5EAD1272"/>
    <w:rsid w:val="5EDAAAED"/>
    <w:rsid w:val="5EEF896F"/>
    <w:rsid w:val="5F64017F"/>
    <w:rsid w:val="5F9E658D"/>
    <w:rsid w:val="5FE01E76"/>
    <w:rsid w:val="604E82DC"/>
    <w:rsid w:val="605938D9"/>
    <w:rsid w:val="60A288B1"/>
    <w:rsid w:val="60D983B4"/>
    <w:rsid w:val="60F3BB02"/>
    <w:rsid w:val="613163C9"/>
    <w:rsid w:val="61332F01"/>
    <w:rsid w:val="614D51BB"/>
    <w:rsid w:val="61505585"/>
    <w:rsid w:val="6171C152"/>
    <w:rsid w:val="6192BE7D"/>
    <w:rsid w:val="6192DA3E"/>
    <w:rsid w:val="61A4CD26"/>
    <w:rsid w:val="61D823E2"/>
    <w:rsid w:val="627087CB"/>
    <w:rsid w:val="628D5767"/>
    <w:rsid w:val="62961FD4"/>
    <w:rsid w:val="62D98921"/>
    <w:rsid w:val="6372240C"/>
    <w:rsid w:val="6385917C"/>
    <w:rsid w:val="642094F5"/>
    <w:rsid w:val="6456DDF8"/>
    <w:rsid w:val="64627CE3"/>
    <w:rsid w:val="6547EAD1"/>
    <w:rsid w:val="657CCED5"/>
    <w:rsid w:val="658B82B6"/>
    <w:rsid w:val="6598B2CC"/>
    <w:rsid w:val="65B6210E"/>
    <w:rsid w:val="65BE02EB"/>
    <w:rsid w:val="65FB28B4"/>
    <w:rsid w:val="660A849F"/>
    <w:rsid w:val="66309794"/>
    <w:rsid w:val="664C26BE"/>
    <w:rsid w:val="66548059"/>
    <w:rsid w:val="6695CE87"/>
    <w:rsid w:val="66EB2A20"/>
    <w:rsid w:val="66FCAC18"/>
    <w:rsid w:val="67013CA5"/>
    <w:rsid w:val="670AAEC5"/>
    <w:rsid w:val="67232889"/>
    <w:rsid w:val="672494E2"/>
    <w:rsid w:val="678CC938"/>
    <w:rsid w:val="67A155D1"/>
    <w:rsid w:val="67FC4F55"/>
    <w:rsid w:val="681171E8"/>
    <w:rsid w:val="6875360A"/>
    <w:rsid w:val="689FFA38"/>
    <w:rsid w:val="68BEE385"/>
    <w:rsid w:val="691D8FF2"/>
    <w:rsid w:val="693A95B6"/>
    <w:rsid w:val="693E8BF7"/>
    <w:rsid w:val="69459F5A"/>
    <w:rsid w:val="694A29EF"/>
    <w:rsid w:val="69529277"/>
    <w:rsid w:val="69804BB2"/>
    <w:rsid w:val="6990613D"/>
    <w:rsid w:val="69929661"/>
    <w:rsid w:val="69B056CF"/>
    <w:rsid w:val="6A185A85"/>
    <w:rsid w:val="6A5D8660"/>
    <w:rsid w:val="6A6DD803"/>
    <w:rsid w:val="6A723419"/>
    <w:rsid w:val="6AF0ABED"/>
    <w:rsid w:val="6BEDAD3C"/>
    <w:rsid w:val="6BFA1B6F"/>
    <w:rsid w:val="6BFA28EB"/>
    <w:rsid w:val="6BFEC20B"/>
    <w:rsid w:val="6C054C11"/>
    <w:rsid w:val="6C487289"/>
    <w:rsid w:val="6C619152"/>
    <w:rsid w:val="6C7CD81F"/>
    <w:rsid w:val="6C9864D7"/>
    <w:rsid w:val="6C9E63D5"/>
    <w:rsid w:val="6CAF4C67"/>
    <w:rsid w:val="6CC76F73"/>
    <w:rsid w:val="6D1F5D5A"/>
    <w:rsid w:val="6D27854C"/>
    <w:rsid w:val="6D62F787"/>
    <w:rsid w:val="6D82F869"/>
    <w:rsid w:val="6D9434BC"/>
    <w:rsid w:val="6DB95FFB"/>
    <w:rsid w:val="6E16E571"/>
    <w:rsid w:val="6E3A7F88"/>
    <w:rsid w:val="6E48BB2A"/>
    <w:rsid w:val="6E51189F"/>
    <w:rsid w:val="6E8BC73E"/>
    <w:rsid w:val="6EB6A4E8"/>
    <w:rsid w:val="6EB8F20C"/>
    <w:rsid w:val="6EC9BC92"/>
    <w:rsid w:val="6EF9EFFA"/>
    <w:rsid w:val="6F38118E"/>
    <w:rsid w:val="6F3F2250"/>
    <w:rsid w:val="6F4E7CBA"/>
    <w:rsid w:val="6F52CC87"/>
    <w:rsid w:val="6F5CD91C"/>
    <w:rsid w:val="6FD66E3D"/>
    <w:rsid w:val="6FF2D259"/>
    <w:rsid w:val="702A6F85"/>
    <w:rsid w:val="705C3654"/>
    <w:rsid w:val="70C7FFB7"/>
    <w:rsid w:val="70DB06C1"/>
    <w:rsid w:val="710526C4"/>
    <w:rsid w:val="713E80AB"/>
    <w:rsid w:val="715178B8"/>
    <w:rsid w:val="71824827"/>
    <w:rsid w:val="719F8DC6"/>
    <w:rsid w:val="71BF86FF"/>
    <w:rsid w:val="71EB8EF6"/>
    <w:rsid w:val="72A38CA0"/>
    <w:rsid w:val="72AC77EE"/>
    <w:rsid w:val="72B84A5A"/>
    <w:rsid w:val="72BA24FF"/>
    <w:rsid w:val="72D04F5A"/>
    <w:rsid w:val="7300A1AD"/>
    <w:rsid w:val="73039D3A"/>
    <w:rsid w:val="73F61751"/>
    <w:rsid w:val="74709627"/>
    <w:rsid w:val="74972B4E"/>
    <w:rsid w:val="752A73E5"/>
    <w:rsid w:val="75D971D8"/>
    <w:rsid w:val="75F701E9"/>
    <w:rsid w:val="7604E459"/>
    <w:rsid w:val="7638239D"/>
    <w:rsid w:val="7647EDE5"/>
    <w:rsid w:val="766DEA2B"/>
    <w:rsid w:val="768CB41E"/>
    <w:rsid w:val="769446B3"/>
    <w:rsid w:val="77B2D587"/>
    <w:rsid w:val="77B5AC78"/>
    <w:rsid w:val="7809C0F1"/>
    <w:rsid w:val="7823CEFC"/>
    <w:rsid w:val="78289BCF"/>
    <w:rsid w:val="7862C59E"/>
    <w:rsid w:val="78934FD4"/>
    <w:rsid w:val="789D329B"/>
    <w:rsid w:val="78A4939D"/>
    <w:rsid w:val="78A907C7"/>
    <w:rsid w:val="78DD0618"/>
    <w:rsid w:val="78E244E4"/>
    <w:rsid w:val="78F49AB1"/>
    <w:rsid w:val="78F640F0"/>
    <w:rsid w:val="79126994"/>
    <w:rsid w:val="792B5488"/>
    <w:rsid w:val="7939CD74"/>
    <w:rsid w:val="793C8E50"/>
    <w:rsid w:val="79476AD8"/>
    <w:rsid w:val="7A599816"/>
    <w:rsid w:val="7A94C96A"/>
    <w:rsid w:val="7ABD629F"/>
    <w:rsid w:val="7B1BEDEA"/>
    <w:rsid w:val="7B6A692E"/>
    <w:rsid w:val="7B808FC6"/>
    <w:rsid w:val="7BA3EF04"/>
    <w:rsid w:val="7BC8967F"/>
    <w:rsid w:val="7BE70854"/>
    <w:rsid w:val="7BE82BB1"/>
    <w:rsid w:val="7C396EEB"/>
    <w:rsid w:val="7C6587CB"/>
    <w:rsid w:val="7C78B3C8"/>
    <w:rsid w:val="7C87EC4D"/>
    <w:rsid w:val="7C8D6908"/>
    <w:rsid w:val="7C9C8BD4"/>
    <w:rsid w:val="7CACF507"/>
    <w:rsid w:val="7CE4C9E8"/>
    <w:rsid w:val="7D47F4D3"/>
    <w:rsid w:val="7D5FBE99"/>
    <w:rsid w:val="7D85D8CF"/>
    <w:rsid w:val="7D9BF106"/>
    <w:rsid w:val="7DB1D54C"/>
    <w:rsid w:val="7E176D7F"/>
    <w:rsid w:val="7E8C0745"/>
    <w:rsid w:val="7E9B0C35"/>
    <w:rsid w:val="7EE2816B"/>
    <w:rsid w:val="7EF472BB"/>
    <w:rsid w:val="7F219C50"/>
    <w:rsid w:val="7F2F913B"/>
    <w:rsid w:val="7F5C540B"/>
    <w:rsid w:val="7FB20CA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7268D"/>
  <w15:chartTrackingRefBased/>
  <w15:docId w15:val="{EEF4351C-A20C-45F2-BDD3-49B4DAF4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2FA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3489"/>
    <w:pPr>
      <w:tabs>
        <w:tab w:val="center" w:pos="4680"/>
        <w:tab w:val="right" w:pos="9360"/>
      </w:tabs>
    </w:pPr>
  </w:style>
  <w:style w:type="character" w:customStyle="1" w:styleId="FooterChar">
    <w:name w:val="Footer Char"/>
    <w:basedOn w:val="DefaultParagraphFont"/>
    <w:link w:val="Footer"/>
    <w:uiPriority w:val="99"/>
    <w:rsid w:val="00A83489"/>
  </w:style>
  <w:style w:type="character" w:styleId="PageNumber">
    <w:name w:val="page number"/>
    <w:basedOn w:val="DefaultParagraphFont"/>
    <w:uiPriority w:val="99"/>
    <w:semiHidden/>
    <w:unhideWhenUsed/>
    <w:rsid w:val="00A83489"/>
  </w:style>
  <w:style w:type="paragraph" w:customStyle="1" w:styleId="EndNoteBibliographyTitle">
    <w:name w:val="EndNote Bibliography Title"/>
    <w:basedOn w:val="Normal"/>
    <w:link w:val="EndNoteBibliographyTitleChar"/>
    <w:rsid w:val="005B30E2"/>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5B30E2"/>
    <w:rPr>
      <w:rFonts w:ascii="Calibri" w:hAnsi="Calibri" w:cs="Calibri"/>
      <w:lang w:val="en-US"/>
    </w:rPr>
  </w:style>
  <w:style w:type="paragraph" w:customStyle="1" w:styleId="EndNoteBibliography">
    <w:name w:val="EndNote Bibliography"/>
    <w:basedOn w:val="Normal"/>
    <w:link w:val="EndNoteBibliographyChar"/>
    <w:rsid w:val="005B30E2"/>
    <w:rPr>
      <w:rFonts w:ascii="Calibri" w:hAnsi="Calibri" w:cs="Calibri"/>
      <w:lang w:val="en-US"/>
    </w:rPr>
  </w:style>
  <w:style w:type="character" w:customStyle="1" w:styleId="EndNoteBibliographyChar">
    <w:name w:val="EndNote Bibliography Char"/>
    <w:basedOn w:val="DefaultParagraphFont"/>
    <w:link w:val="EndNoteBibliography"/>
    <w:rsid w:val="005B30E2"/>
    <w:rPr>
      <w:rFonts w:ascii="Calibri" w:hAnsi="Calibri" w:cs="Calibri"/>
      <w:lang w:val="en-US"/>
    </w:rPr>
  </w:style>
  <w:style w:type="character" w:styleId="CommentReference">
    <w:name w:val="annotation reference"/>
    <w:basedOn w:val="DefaultParagraphFont"/>
    <w:uiPriority w:val="99"/>
    <w:semiHidden/>
    <w:unhideWhenUsed/>
    <w:rsid w:val="00AD5481"/>
    <w:rPr>
      <w:sz w:val="16"/>
      <w:szCs w:val="16"/>
    </w:rPr>
  </w:style>
  <w:style w:type="paragraph" w:styleId="CommentText">
    <w:name w:val="annotation text"/>
    <w:basedOn w:val="Normal"/>
    <w:link w:val="CommentTextChar"/>
    <w:uiPriority w:val="99"/>
    <w:unhideWhenUsed/>
    <w:rsid w:val="00AD5481"/>
    <w:rPr>
      <w:sz w:val="20"/>
      <w:szCs w:val="20"/>
    </w:rPr>
  </w:style>
  <w:style w:type="character" w:customStyle="1" w:styleId="CommentTextChar">
    <w:name w:val="Comment Text Char"/>
    <w:basedOn w:val="DefaultParagraphFont"/>
    <w:link w:val="CommentText"/>
    <w:uiPriority w:val="99"/>
    <w:rsid w:val="00AD5481"/>
    <w:rPr>
      <w:sz w:val="20"/>
      <w:szCs w:val="20"/>
    </w:rPr>
  </w:style>
  <w:style w:type="paragraph" w:styleId="CommentSubject">
    <w:name w:val="annotation subject"/>
    <w:basedOn w:val="CommentText"/>
    <w:next w:val="CommentText"/>
    <w:link w:val="CommentSubjectChar"/>
    <w:uiPriority w:val="99"/>
    <w:semiHidden/>
    <w:unhideWhenUsed/>
    <w:rsid w:val="00AD5481"/>
    <w:rPr>
      <w:b/>
      <w:bCs/>
    </w:rPr>
  </w:style>
  <w:style w:type="character" w:customStyle="1" w:styleId="CommentSubjectChar">
    <w:name w:val="Comment Subject Char"/>
    <w:basedOn w:val="CommentTextChar"/>
    <w:link w:val="CommentSubject"/>
    <w:uiPriority w:val="99"/>
    <w:semiHidden/>
    <w:rsid w:val="00AD5481"/>
    <w:rPr>
      <w:b/>
      <w:bCs/>
      <w:sz w:val="20"/>
      <w:szCs w:val="20"/>
    </w:rPr>
  </w:style>
  <w:style w:type="paragraph" w:styleId="BalloonText">
    <w:name w:val="Balloon Text"/>
    <w:basedOn w:val="Normal"/>
    <w:link w:val="BalloonTextChar"/>
    <w:uiPriority w:val="99"/>
    <w:semiHidden/>
    <w:unhideWhenUsed/>
    <w:rsid w:val="00AD54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5481"/>
    <w:rPr>
      <w:rFonts w:ascii="Times New Roman" w:hAnsi="Times New Roman" w:cs="Times New Roman"/>
      <w:sz w:val="18"/>
      <w:szCs w:val="18"/>
    </w:rPr>
  </w:style>
  <w:style w:type="character" w:styleId="Hyperlink">
    <w:name w:val="Hyperlink"/>
    <w:basedOn w:val="DefaultParagraphFont"/>
    <w:uiPriority w:val="99"/>
    <w:unhideWhenUsed/>
    <w:rsid w:val="00F14A32"/>
    <w:rPr>
      <w:color w:val="0563C1" w:themeColor="hyperlink"/>
      <w:u w:val="single"/>
    </w:rPr>
  </w:style>
  <w:style w:type="character" w:customStyle="1" w:styleId="UnresolvedMention1">
    <w:name w:val="Unresolved Mention1"/>
    <w:basedOn w:val="DefaultParagraphFont"/>
    <w:uiPriority w:val="99"/>
    <w:semiHidden/>
    <w:unhideWhenUsed/>
    <w:rsid w:val="00F14A32"/>
    <w:rPr>
      <w:color w:val="605E5C"/>
      <w:shd w:val="clear" w:color="auto" w:fill="E1DFDD"/>
    </w:rPr>
  </w:style>
  <w:style w:type="character" w:styleId="FollowedHyperlink">
    <w:name w:val="FollowedHyperlink"/>
    <w:basedOn w:val="DefaultParagraphFont"/>
    <w:uiPriority w:val="99"/>
    <w:semiHidden/>
    <w:unhideWhenUsed/>
    <w:rsid w:val="00A669E2"/>
    <w:rPr>
      <w:color w:val="954F72" w:themeColor="followedHyperlink"/>
      <w:u w:val="single"/>
    </w:rPr>
  </w:style>
  <w:style w:type="paragraph" w:styleId="Revision">
    <w:name w:val="Revision"/>
    <w:hidden/>
    <w:uiPriority w:val="99"/>
    <w:semiHidden/>
    <w:rsid w:val="009E689C"/>
  </w:style>
  <w:style w:type="character" w:styleId="LineNumber">
    <w:name w:val="line number"/>
    <w:basedOn w:val="DefaultParagraphFont"/>
    <w:uiPriority w:val="99"/>
    <w:semiHidden/>
    <w:unhideWhenUsed/>
    <w:rsid w:val="004B40A2"/>
  </w:style>
  <w:style w:type="paragraph" w:styleId="Header">
    <w:name w:val="header"/>
    <w:basedOn w:val="Normal"/>
    <w:link w:val="HeaderChar"/>
    <w:uiPriority w:val="99"/>
    <w:unhideWhenUsed/>
    <w:rsid w:val="00565514"/>
    <w:pPr>
      <w:tabs>
        <w:tab w:val="center" w:pos="4680"/>
        <w:tab w:val="right" w:pos="9360"/>
      </w:tabs>
    </w:pPr>
  </w:style>
  <w:style w:type="character" w:customStyle="1" w:styleId="HeaderChar">
    <w:name w:val="Header Char"/>
    <w:basedOn w:val="DefaultParagraphFont"/>
    <w:link w:val="Header"/>
    <w:uiPriority w:val="99"/>
    <w:rsid w:val="00565514"/>
  </w:style>
  <w:style w:type="paragraph" w:styleId="ListParagraph">
    <w:name w:val="List Paragraph"/>
    <w:basedOn w:val="Normal"/>
    <w:link w:val="ListParagraphChar"/>
    <w:uiPriority w:val="34"/>
    <w:qFormat/>
    <w:rsid w:val="00BB29B7"/>
    <w:pPr>
      <w:spacing w:after="160" w:line="259" w:lineRule="auto"/>
      <w:ind w:left="720"/>
      <w:contextualSpacing/>
    </w:pPr>
    <w:rPr>
      <w:sz w:val="22"/>
      <w:szCs w:val="22"/>
    </w:rPr>
  </w:style>
  <w:style w:type="character" w:customStyle="1" w:styleId="ListParagraphChar">
    <w:name w:val="List Paragraph Char"/>
    <w:basedOn w:val="DefaultParagraphFont"/>
    <w:link w:val="ListParagraph"/>
    <w:uiPriority w:val="34"/>
    <w:rsid w:val="00BB29B7"/>
    <w:rPr>
      <w:sz w:val="22"/>
      <w:szCs w:val="22"/>
    </w:rPr>
  </w:style>
  <w:style w:type="character" w:styleId="PlaceholderText">
    <w:name w:val="Placeholder Text"/>
    <w:basedOn w:val="DefaultParagraphFont"/>
    <w:uiPriority w:val="99"/>
    <w:semiHidden/>
    <w:rsid w:val="0030572F"/>
    <w:rPr>
      <w:color w:val="808080"/>
    </w:rPr>
  </w:style>
  <w:style w:type="character" w:styleId="UnresolvedMention">
    <w:name w:val="Unresolved Mention"/>
    <w:basedOn w:val="DefaultParagraphFont"/>
    <w:uiPriority w:val="99"/>
    <w:semiHidden/>
    <w:unhideWhenUsed/>
    <w:rsid w:val="00212CBC"/>
    <w:rPr>
      <w:color w:val="605E5C"/>
      <w:shd w:val="clear" w:color="auto" w:fill="E1DFDD"/>
    </w:rPr>
  </w:style>
  <w:style w:type="character" w:customStyle="1" w:styleId="normaltextrun">
    <w:name w:val="normaltextrun"/>
    <w:basedOn w:val="DefaultParagraphFont"/>
    <w:rsid w:val="00B520FE"/>
  </w:style>
  <w:style w:type="character" w:customStyle="1" w:styleId="spellingerror">
    <w:name w:val="spellingerror"/>
    <w:basedOn w:val="DefaultParagraphFont"/>
    <w:rsid w:val="00B520FE"/>
  </w:style>
  <w:style w:type="paragraph" w:styleId="EndnoteText">
    <w:name w:val="endnote text"/>
    <w:basedOn w:val="Normal"/>
    <w:link w:val="EndnoteTextChar"/>
    <w:uiPriority w:val="99"/>
    <w:semiHidden/>
    <w:unhideWhenUsed/>
    <w:rsid w:val="0032049F"/>
    <w:rPr>
      <w:sz w:val="20"/>
      <w:szCs w:val="20"/>
    </w:rPr>
  </w:style>
  <w:style w:type="character" w:customStyle="1" w:styleId="EndnoteTextChar">
    <w:name w:val="Endnote Text Char"/>
    <w:basedOn w:val="DefaultParagraphFont"/>
    <w:link w:val="EndnoteText"/>
    <w:uiPriority w:val="99"/>
    <w:semiHidden/>
    <w:rsid w:val="0032049F"/>
    <w:rPr>
      <w:sz w:val="20"/>
      <w:szCs w:val="20"/>
    </w:rPr>
  </w:style>
  <w:style w:type="character" w:styleId="EndnoteReference">
    <w:name w:val="endnote reference"/>
    <w:basedOn w:val="DefaultParagraphFont"/>
    <w:uiPriority w:val="99"/>
    <w:semiHidden/>
    <w:unhideWhenUsed/>
    <w:rsid w:val="0032049F"/>
    <w:rPr>
      <w:vertAlign w:val="superscript"/>
    </w:rPr>
  </w:style>
  <w:style w:type="character" w:customStyle="1" w:styleId="Heading1Char">
    <w:name w:val="Heading 1 Char"/>
    <w:basedOn w:val="DefaultParagraphFont"/>
    <w:link w:val="Heading1"/>
    <w:uiPriority w:val="9"/>
    <w:rsid w:val="00BF2FAE"/>
    <w:rPr>
      <w:rFonts w:ascii="Times New Roman" w:eastAsia="Times New Roman" w:hAnsi="Times New Roman" w:cs="Times New Roman"/>
      <w:b/>
      <w:bCs/>
      <w:kern w:val="36"/>
      <w:sz w:val="48"/>
      <w:szCs w:val="48"/>
    </w:rPr>
  </w:style>
  <w:style w:type="table" w:styleId="TableGrid">
    <w:name w:val="Table Grid"/>
    <w:basedOn w:val="TableNormal"/>
    <w:uiPriority w:val="59"/>
    <w:rsid w:val="00BF2FAE"/>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BF2F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00579">
      <w:bodyDiv w:val="1"/>
      <w:marLeft w:val="0"/>
      <w:marRight w:val="0"/>
      <w:marTop w:val="0"/>
      <w:marBottom w:val="0"/>
      <w:divBdr>
        <w:top w:val="none" w:sz="0" w:space="0" w:color="auto"/>
        <w:left w:val="none" w:sz="0" w:space="0" w:color="auto"/>
        <w:bottom w:val="none" w:sz="0" w:space="0" w:color="auto"/>
        <w:right w:val="none" w:sz="0" w:space="0" w:color="auto"/>
      </w:divBdr>
    </w:div>
    <w:div w:id="195313976">
      <w:bodyDiv w:val="1"/>
      <w:marLeft w:val="0"/>
      <w:marRight w:val="0"/>
      <w:marTop w:val="0"/>
      <w:marBottom w:val="0"/>
      <w:divBdr>
        <w:top w:val="none" w:sz="0" w:space="0" w:color="auto"/>
        <w:left w:val="none" w:sz="0" w:space="0" w:color="auto"/>
        <w:bottom w:val="none" w:sz="0" w:space="0" w:color="auto"/>
        <w:right w:val="none" w:sz="0" w:space="0" w:color="auto"/>
      </w:divBdr>
    </w:div>
    <w:div w:id="293684685">
      <w:bodyDiv w:val="1"/>
      <w:marLeft w:val="0"/>
      <w:marRight w:val="0"/>
      <w:marTop w:val="0"/>
      <w:marBottom w:val="0"/>
      <w:divBdr>
        <w:top w:val="none" w:sz="0" w:space="0" w:color="auto"/>
        <w:left w:val="none" w:sz="0" w:space="0" w:color="auto"/>
        <w:bottom w:val="none" w:sz="0" w:space="0" w:color="auto"/>
        <w:right w:val="none" w:sz="0" w:space="0" w:color="auto"/>
      </w:divBdr>
    </w:div>
    <w:div w:id="508179643">
      <w:bodyDiv w:val="1"/>
      <w:marLeft w:val="0"/>
      <w:marRight w:val="0"/>
      <w:marTop w:val="0"/>
      <w:marBottom w:val="0"/>
      <w:divBdr>
        <w:top w:val="none" w:sz="0" w:space="0" w:color="auto"/>
        <w:left w:val="none" w:sz="0" w:space="0" w:color="auto"/>
        <w:bottom w:val="none" w:sz="0" w:space="0" w:color="auto"/>
        <w:right w:val="none" w:sz="0" w:space="0" w:color="auto"/>
      </w:divBdr>
    </w:div>
    <w:div w:id="528956625">
      <w:bodyDiv w:val="1"/>
      <w:marLeft w:val="0"/>
      <w:marRight w:val="0"/>
      <w:marTop w:val="0"/>
      <w:marBottom w:val="0"/>
      <w:divBdr>
        <w:top w:val="none" w:sz="0" w:space="0" w:color="auto"/>
        <w:left w:val="none" w:sz="0" w:space="0" w:color="auto"/>
        <w:bottom w:val="none" w:sz="0" w:space="0" w:color="auto"/>
        <w:right w:val="none" w:sz="0" w:space="0" w:color="auto"/>
      </w:divBdr>
    </w:div>
    <w:div w:id="731000404">
      <w:bodyDiv w:val="1"/>
      <w:marLeft w:val="0"/>
      <w:marRight w:val="0"/>
      <w:marTop w:val="0"/>
      <w:marBottom w:val="0"/>
      <w:divBdr>
        <w:top w:val="none" w:sz="0" w:space="0" w:color="auto"/>
        <w:left w:val="none" w:sz="0" w:space="0" w:color="auto"/>
        <w:bottom w:val="none" w:sz="0" w:space="0" w:color="auto"/>
        <w:right w:val="none" w:sz="0" w:space="0" w:color="auto"/>
      </w:divBdr>
    </w:div>
    <w:div w:id="747456418">
      <w:bodyDiv w:val="1"/>
      <w:marLeft w:val="0"/>
      <w:marRight w:val="0"/>
      <w:marTop w:val="0"/>
      <w:marBottom w:val="0"/>
      <w:divBdr>
        <w:top w:val="none" w:sz="0" w:space="0" w:color="auto"/>
        <w:left w:val="none" w:sz="0" w:space="0" w:color="auto"/>
        <w:bottom w:val="none" w:sz="0" w:space="0" w:color="auto"/>
        <w:right w:val="none" w:sz="0" w:space="0" w:color="auto"/>
      </w:divBdr>
    </w:div>
    <w:div w:id="803501708">
      <w:bodyDiv w:val="1"/>
      <w:marLeft w:val="0"/>
      <w:marRight w:val="0"/>
      <w:marTop w:val="0"/>
      <w:marBottom w:val="0"/>
      <w:divBdr>
        <w:top w:val="none" w:sz="0" w:space="0" w:color="auto"/>
        <w:left w:val="none" w:sz="0" w:space="0" w:color="auto"/>
        <w:bottom w:val="none" w:sz="0" w:space="0" w:color="auto"/>
        <w:right w:val="none" w:sz="0" w:space="0" w:color="auto"/>
      </w:divBdr>
    </w:div>
    <w:div w:id="816726844">
      <w:bodyDiv w:val="1"/>
      <w:marLeft w:val="0"/>
      <w:marRight w:val="0"/>
      <w:marTop w:val="0"/>
      <w:marBottom w:val="0"/>
      <w:divBdr>
        <w:top w:val="none" w:sz="0" w:space="0" w:color="auto"/>
        <w:left w:val="none" w:sz="0" w:space="0" w:color="auto"/>
        <w:bottom w:val="none" w:sz="0" w:space="0" w:color="auto"/>
        <w:right w:val="none" w:sz="0" w:space="0" w:color="auto"/>
      </w:divBdr>
      <w:divsChild>
        <w:div w:id="294019717">
          <w:marLeft w:val="0"/>
          <w:marRight w:val="0"/>
          <w:marTop w:val="0"/>
          <w:marBottom w:val="0"/>
          <w:divBdr>
            <w:top w:val="none" w:sz="0" w:space="0" w:color="auto"/>
            <w:left w:val="none" w:sz="0" w:space="0" w:color="auto"/>
            <w:bottom w:val="none" w:sz="0" w:space="0" w:color="auto"/>
            <w:right w:val="none" w:sz="0" w:space="0" w:color="auto"/>
          </w:divBdr>
        </w:div>
        <w:div w:id="2021197007">
          <w:marLeft w:val="0"/>
          <w:marRight w:val="0"/>
          <w:marTop w:val="0"/>
          <w:marBottom w:val="0"/>
          <w:divBdr>
            <w:top w:val="none" w:sz="0" w:space="0" w:color="auto"/>
            <w:left w:val="none" w:sz="0" w:space="0" w:color="auto"/>
            <w:bottom w:val="none" w:sz="0" w:space="0" w:color="auto"/>
            <w:right w:val="none" w:sz="0" w:space="0" w:color="auto"/>
          </w:divBdr>
        </w:div>
      </w:divsChild>
    </w:div>
    <w:div w:id="1025403145">
      <w:bodyDiv w:val="1"/>
      <w:marLeft w:val="0"/>
      <w:marRight w:val="0"/>
      <w:marTop w:val="0"/>
      <w:marBottom w:val="0"/>
      <w:divBdr>
        <w:top w:val="none" w:sz="0" w:space="0" w:color="auto"/>
        <w:left w:val="none" w:sz="0" w:space="0" w:color="auto"/>
        <w:bottom w:val="none" w:sz="0" w:space="0" w:color="auto"/>
        <w:right w:val="none" w:sz="0" w:space="0" w:color="auto"/>
      </w:divBdr>
    </w:div>
    <w:div w:id="1026827120">
      <w:bodyDiv w:val="1"/>
      <w:marLeft w:val="0"/>
      <w:marRight w:val="0"/>
      <w:marTop w:val="0"/>
      <w:marBottom w:val="0"/>
      <w:divBdr>
        <w:top w:val="none" w:sz="0" w:space="0" w:color="auto"/>
        <w:left w:val="none" w:sz="0" w:space="0" w:color="auto"/>
        <w:bottom w:val="none" w:sz="0" w:space="0" w:color="auto"/>
        <w:right w:val="none" w:sz="0" w:space="0" w:color="auto"/>
      </w:divBdr>
      <w:divsChild>
        <w:div w:id="230965309">
          <w:marLeft w:val="0"/>
          <w:marRight w:val="0"/>
          <w:marTop w:val="0"/>
          <w:marBottom w:val="0"/>
          <w:divBdr>
            <w:top w:val="none" w:sz="0" w:space="0" w:color="auto"/>
            <w:left w:val="none" w:sz="0" w:space="0" w:color="auto"/>
            <w:bottom w:val="none" w:sz="0" w:space="0" w:color="auto"/>
            <w:right w:val="none" w:sz="0" w:space="0" w:color="auto"/>
          </w:divBdr>
        </w:div>
        <w:div w:id="463238235">
          <w:marLeft w:val="0"/>
          <w:marRight w:val="0"/>
          <w:marTop w:val="0"/>
          <w:marBottom w:val="0"/>
          <w:divBdr>
            <w:top w:val="none" w:sz="0" w:space="0" w:color="auto"/>
            <w:left w:val="none" w:sz="0" w:space="0" w:color="auto"/>
            <w:bottom w:val="none" w:sz="0" w:space="0" w:color="auto"/>
            <w:right w:val="none" w:sz="0" w:space="0" w:color="auto"/>
          </w:divBdr>
        </w:div>
        <w:div w:id="571306909">
          <w:marLeft w:val="0"/>
          <w:marRight w:val="0"/>
          <w:marTop w:val="0"/>
          <w:marBottom w:val="0"/>
          <w:divBdr>
            <w:top w:val="none" w:sz="0" w:space="0" w:color="auto"/>
            <w:left w:val="none" w:sz="0" w:space="0" w:color="auto"/>
            <w:bottom w:val="none" w:sz="0" w:space="0" w:color="auto"/>
            <w:right w:val="none" w:sz="0" w:space="0" w:color="auto"/>
          </w:divBdr>
        </w:div>
        <w:div w:id="1847011985">
          <w:marLeft w:val="0"/>
          <w:marRight w:val="0"/>
          <w:marTop w:val="0"/>
          <w:marBottom w:val="0"/>
          <w:divBdr>
            <w:top w:val="none" w:sz="0" w:space="0" w:color="auto"/>
            <w:left w:val="none" w:sz="0" w:space="0" w:color="auto"/>
            <w:bottom w:val="none" w:sz="0" w:space="0" w:color="auto"/>
            <w:right w:val="none" w:sz="0" w:space="0" w:color="auto"/>
          </w:divBdr>
        </w:div>
        <w:div w:id="1871452136">
          <w:marLeft w:val="0"/>
          <w:marRight w:val="0"/>
          <w:marTop w:val="0"/>
          <w:marBottom w:val="0"/>
          <w:divBdr>
            <w:top w:val="none" w:sz="0" w:space="0" w:color="auto"/>
            <w:left w:val="none" w:sz="0" w:space="0" w:color="auto"/>
            <w:bottom w:val="none" w:sz="0" w:space="0" w:color="auto"/>
            <w:right w:val="none" w:sz="0" w:space="0" w:color="auto"/>
          </w:divBdr>
        </w:div>
        <w:div w:id="2101950298">
          <w:marLeft w:val="0"/>
          <w:marRight w:val="0"/>
          <w:marTop w:val="0"/>
          <w:marBottom w:val="0"/>
          <w:divBdr>
            <w:top w:val="none" w:sz="0" w:space="0" w:color="auto"/>
            <w:left w:val="none" w:sz="0" w:space="0" w:color="auto"/>
            <w:bottom w:val="none" w:sz="0" w:space="0" w:color="auto"/>
            <w:right w:val="none" w:sz="0" w:space="0" w:color="auto"/>
          </w:divBdr>
        </w:div>
      </w:divsChild>
    </w:div>
    <w:div w:id="1368876162">
      <w:bodyDiv w:val="1"/>
      <w:marLeft w:val="0"/>
      <w:marRight w:val="0"/>
      <w:marTop w:val="0"/>
      <w:marBottom w:val="0"/>
      <w:divBdr>
        <w:top w:val="none" w:sz="0" w:space="0" w:color="auto"/>
        <w:left w:val="none" w:sz="0" w:space="0" w:color="auto"/>
        <w:bottom w:val="none" w:sz="0" w:space="0" w:color="auto"/>
        <w:right w:val="none" w:sz="0" w:space="0" w:color="auto"/>
      </w:divBdr>
    </w:div>
    <w:div w:id="1412389100">
      <w:bodyDiv w:val="1"/>
      <w:marLeft w:val="0"/>
      <w:marRight w:val="0"/>
      <w:marTop w:val="0"/>
      <w:marBottom w:val="0"/>
      <w:divBdr>
        <w:top w:val="none" w:sz="0" w:space="0" w:color="auto"/>
        <w:left w:val="none" w:sz="0" w:space="0" w:color="auto"/>
        <w:bottom w:val="none" w:sz="0" w:space="0" w:color="auto"/>
        <w:right w:val="none" w:sz="0" w:space="0" w:color="auto"/>
      </w:divBdr>
      <w:divsChild>
        <w:div w:id="660937078">
          <w:marLeft w:val="0"/>
          <w:marRight w:val="0"/>
          <w:marTop w:val="0"/>
          <w:marBottom w:val="0"/>
          <w:divBdr>
            <w:top w:val="none" w:sz="0" w:space="0" w:color="auto"/>
            <w:left w:val="none" w:sz="0" w:space="0" w:color="auto"/>
            <w:bottom w:val="none" w:sz="0" w:space="0" w:color="auto"/>
            <w:right w:val="none" w:sz="0" w:space="0" w:color="auto"/>
          </w:divBdr>
        </w:div>
        <w:div w:id="1163280437">
          <w:marLeft w:val="0"/>
          <w:marRight w:val="0"/>
          <w:marTop w:val="0"/>
          <w:marBottom w:val="0"/>
          <w:divBdr>
            <w:top w:val="none" w:sz="0" w:space="0" w:color="auto"/>
            <w:left w:val="none" w:sz="0" w:space="0" w:color="auto"/>
            <w:bottom w:val="none" w:sz="0" w:space="0" w:color="auto"/>
            <w:right w:val="none" w:sz="0" w:space="0" w:color="auto"/>
          </w:divBdr>
        </w:div>
      </w:divsChild>
    </w:div>
    <w:div w:id="1414208029">
      <w:bodyDiv w:val="1"/>
      <w:marLeft w:val="0"/>
      <w:marRight w:val="0"/>
      <w:marTop w:val="0"/>
      <w:marBottom w:val="0"/>
      <w:divBdr>
        <w:top w:val="none" w:sz="0" w:space="0" w:color="auto"/>
        <w:left w:val="none" w:sz="0" w:space="0" w:color="auto"/>
        <w:bottom w:val="none" w:sz="0" w:space="0" w:color="auto"/>
        <w:right w:val="none" w:sz="0" w:space="0" w:color="auto"/>
      </w:divBdr>
    </w:div>
    <w:div w:id="1419249007">
      <w:bodyDiv w:val="1"/>
      <w:marLeft w:val="0"/>
      <w:marRight w:val="0"/>
      <w:marTop w:val="0"/>
      <w:marBottom w:val="0"/>
      <w:divBdr>
        <w:top w:val="none" w:sz="0" w:space="0" w:color="auto"/>
        <w:left w:val="none" w:sz="0" w:space="0" w:color="auto"/>
        <w:bottom w:val="none" w:sz="0" w:space="0" w:color="auto"/>
        <w:right w:val="none" w:sz="0" w:space="0" w:color="auto"/>
      </w:divBdr>
    </w:div>
    <w:div w:id="1432050619">
      <w:bodyDiv w:val="1"/>
      <w:marLeft w:val="0"/>
      <w:marRight w:val="0"/>
      <w:marTop w:val="0"/>
      <w:marBottom w:val="0"/>
      <w:divBdr>
        <w:top w:val="none" w:sz="0" w:space="0" w:color="auto"/>
        <w:left w:val="none" w:sz="0" w:space="0" w:color="auto"/>
        <w:bottom w:val="none" w:sz="0" w:space="0" w:color="auto"/>
        <w:right w:val="none" w:sz="0" w:space="0" w:color="auto"/>
      </w:divBdr>
    </w:div>
    <w:div w:id="1455713885">
      <w:bodyDiv w:val="1"/>
      <w:marLeft w:val="0"/>
      <w:marRight w:val="0"/>
      <w:marTop w:val="0"/>
      <w:marBottom w:val="0"/>
      <w:divBdr>
        <w:top w:val="none" w:sz="0" w:space="0" w:color="auto"/>
        <w:left w:val="none" w:sz="0" w:space="0" w:color="auto"/>
        <w:bottom w:val="none" w:sz="0" w:space="0" w:color="auto"/>
        <w:right w:val="none" w:sz="0" w:space="0" w:color="auto"/>
      </w:divBdr>
    </w:div>
    <w:div w:id="1664091108">
      <w:bodyDiv w:val="1"/>
      <w:marLeft w:val="0"/>
      <w:marRight w:val="0"/>
      <w:marTop w:val="0"/>
      <w:marBottom w:val="0"/>
      <w:divBdr>
        <w:top w:val="none" w:sz="0" w:space="0" w:color="auto"/>
        <w:left w:val="none" w:sz="0" w:space="0" w:color="auto"/>
        <w:bottom w:val="none" w:sz="0" w:space="0" w:color="auto"/>
        <w:right w:val="none" w:sz="0" w:space="0" w:color="auto"/>
      </w:divBdr>
    </w:div>
    <w:div w:id="1787775330">
      <w:bodyDiv w:val="1"/>
      <w:marLeft w:val="0"/>
      <w:marRight w:val="0"/>
      <w:marTop w:val="0"/>
      <w:marBottom w:val="0"/>
      <w:divBdr>
        <w:top w:val="none" w:sz="0" w:space="0" w:color="auto"/>
        <w:left w:val="none" w:sz="0" w:space="0" w:color="auto"/>
        <w:bottom w:val="none" w:sz="0" w:space="0" w:color="auto"/>
        <w:right w:val="none" w:sz="0" w:space="0" w:color="auto"/>
      </w:divBdr>
    </w:div>
    <w:div w:id="1864242886">
      <w:bodyDiv w:val="1"/>
      <w:marLeft w:val="0"/>
      <w:marRight w:val="0"/>
      <w:marTop w:val="0"/>
      <w:marBottom w:val="0"/>
      <w:divBdr>
        <w:top w:val="none" w:sz="0" w:space="0" w:color="auto"/>
        <w:left w:val="none" w:sz="0" w:space="0" w:color="auto"/>
        <w:bottom w:val="none" w:sz="0" w:space="0" w:color="auto"/>
        <w:right w:val="none" w:sz="0" w:space="0" w:color="auto"/>
      </w:divBdr>
    </w:div>
    <w:div w:id="2016762961">
      <w:bodyDiv w:val="1"/>
      <w:marLeft w:val="0"/>
      <w:marRight w:val="0"/>
      <w:marTop w:val="0"/>
      <w:marBottom w:val="0"/>
      <w:divBdr>
        <w:top w:val="none" w:sz="0" w:space="0" w:color="auto"/>
        <w:left w:val="none" w:sz="0" w:space="0" w:color="auto"/>
        <w:bottom w:val="none" w:sz="0" w:space="0" w:color="auto"/>
        <w:right w:val="none" w:sz="0" w:space="0" w:color="auto"/>
      </w:divBdr>
    </w:div>
    <w:div w:id="206787752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fchollet/keras"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g.j.barton@dundee.ac.uk"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g.simpson@dundee.ac.uk"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82B2-077E-004D-B04A-4646B0E93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34347</Words>
  <Characters>195782</Characters>
  <Application>Microsoft Office Word</Application>
  <DocSecurity>4</DocSecurity>
  <Lines>1631</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229670</CharactersWithSpaces>
  <SharedDoc>false</SharedDoc>
  <HLinks>
    <vt:vector size="18" baseType="variant">
      <vt:variant>
        <vt:i4>5242949</vt:i4>
      </vt:variant>
      <vt:variant>
        <vt:i4>482</vt:i4>
      </vt:variant>
      <vt:variant>
        <vt:i4>0</vt:i4>
      </vt:variant>
      <vt:variant>
        <vt:i4>5</vt:i4>
      </vt:variant>
      <vt:variant>
        <vt:lpwstr>https://github.com/fchollet/keras</vt:lpwstr>
      </vt:variant>
      <vt:variant>
        <vt:lpwstr/>
      </vt:variant>
      <vt:variant>
        <vt:i4>102</vt:i4>
      </vt:variant>
      <vt:variant>
        <vt:i4>3</vt:i4>
      </vt:variant>
      <vt:variant>
        <vt:i4>0</vt:i4>
      </vt:variant>
      <vt:variant>
        <vt:i4>5</vt:i4>
      </vt:variant>
      <vt:variant>
        <vt:lpwstr>mailto:g.j.barton@dundee.ac.uk</vt:lpwstr>
      </vt:variant>
      <vt:variant>
        <vt:lpwstr/>
      </vt:variant>
      <vt:variant>
        <vt:i4>3539015</vt:i4>
      </vt:variant>
      <vt:variant>
        <vt:i4>0</vt:i4>
      </vt:variant>
      <vt:variant>
        <vt:i4>0</vt:i4>
      </vt:variant>
      <vt:variant>
        <vt:i4>5</vt:i4>
      </vt:variant>
      <vt:variant>
        <vt:lpwstr>mailto:g.g.simpson@dundee.ac.uk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Simpson (Staff)</dc:creator>
  <cp:keywords/>
  <dc:description/>
  <cp:lastModifiedBy>Matthew Parker (Staff)</cp:lastModifiedBy>
  <cp:revision>108</cp:revision>
  <cp:lastPrinted>2019-06-11T16:43:00Z</cp:lastPrinted>
  <dcterms:created xsi:type="dcterms:W3CDTF">2019-06-17T19:33:00Z</dcterms:created>
  <dcterms:modified xsi:type="dcterms:W3CDTF">2019-06-19T23:57:00Z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http://www.zotero.org/styles/genome-research</vt:lpwstr>
  </property>
  <property fmtid="{D5CDD505-2E9C-101B-9397-08002B2CF9AE}" pid="11" name="Mendeley Recent Style Name 4_1">
    <vt:lpwstr>Genome Research</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http://www.zotero.org/styles/molecular-cell</vt:lpwstr>
  </property>
  <property fmtid="{D5CDD505-2E9C-101B-9397-08002B2CF9AE}" pid="19" name="Mendeley Recent Style Name 8_1">
    <vt:lpwstr>Molecular Cell</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6bd43e1d-ef1e-3451-b10e-258ed152068d</vt:lpwstr>
  </property>
</Properties>
</file>