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1EDE2" w14:textId="77777777" w:rsidR="0014506F" w:rsidRPr="00231B5C" w:rsidRDefault="0014506F">
      <w:pPr>
        <w:jc w:val="both"/>
        <w:rPr>
          <w:b/>
          <w:bCs/>
        </w:rPr>
      </w:pPr>
      <w:r w:rsidRPr="00231B5C">
        <w:rPr>
          <w:b/>
          <w:bCs/>
        </w:rPr>
        <w:t>Materials and Methods</w:t>
      </w:r>
    </w:p>
    <w:p w14:paraId="35F01515" w14:textId="7590EDB2" w:rsidR="1B2691CB" w:rsidRPr="00231B5C" w:rsidRDefault="7B66F840" w:rsidP="00231B5C">
      <w:pPr>
        <w:jc w:val="both"/>
        <w:rPr>
          <w:b/>
          <w:bCs/>
          <w:u w:val="single"/>
        </w:rPr>
      </w:pPr>
      <w:r w:rsidRPr="00231B5C">
        <w:rPr>
          <w:b/>
          <w:bCs/>
          <w:u w:val="single"/>
        </w:rPr>
        <w:t>Plants</w:t>
      </w:r>
    </w:p>
    <w:p w14:paraId="1D4FA170" w14:textId="77777777" w:rsidR="00234AFA" w:rsidRPr="00231B5C" w:rsidRDefault="007A0449">
      <w:pPr>
        <w:jc w:val="both"/>
        <w:rPr>
          <w:i/>
          <w:iCs/>
        </w:rPr>
      </w:pPr>
      <w:r w:rsidRPr="00231B5C">
        <w:rPr>
          <w:i/>
          <w:iCs/>
        </w:rPr>
        <w:t>Plant material</w:t>
      </w:r>
      <w:r w:rsidR="00234AFA" w:rsidRPr="00231B5C">
        <w:rPr>
          <w:i/>
          <w:iCs/>
        </w:rPr>
        <w:t xml:space="preserve"> and growth conditions</w:t>
      </w:r>
    </w:p>
    <w:p w14:paraId="12F11138" w14:textId="35000E53" w:rsidR="00234AFA" w:rsidRPr="00234AFA" w:rsidRDefault="00753279" w:rsidP="0F0339FD">
      <w:pPr>
        <w:jc w:val="both"/>
      </w:pPr>
      <w:r>
        <w:t xml:space="preserve">The wild-type </w:t>
      </w:r>
      <w:r w:rsidRPr="0F0339FD">
        <w:rPr>
          <w:i/>
          <w:iCs/>
        </w:rPr>
        <w:t>Arabidopsis thaliana</w:t>
      </w:r>
      <w:r w:rsidR="00234AFA" w:rsidRPr="0F0339FD">
        <w:t xml:space="preserve"> </w:t>
      </w:r>
      <w:r w:rsidR="00976915">
        <w:t>accession</w:t>
      </w:r>
      <w:r w:rsidR="00234AFA" w:rsidRPr="008100A7">
        <w:t xml:space="preserve"> Col-0 was obtained from</w:t>
      </w:r>
      <w:r w:rsidR="00234AFA">
        <w:t xml:space="preserve"> Nottingham Arabidopsis Stock Centre. T</w:t>
      </w:r>
      <w:r w:rsidR="00234AFA" w:rsidRPr="008100A7">
        <w:t xml:space="preserve">he </w:t>
      </w:r>
      <w:r w:rsidR="00234AFA" w:rsidRPr="0F0339FD">
        <w:rPr>
          <w:i/>
          <w:iCs/>
        </w:rPr>
        <w:t xml:space="preserve">vir-1 </w:t>
      </w:r>
      <w:r w:rsidR="00234AFA">
        <w:t>and VIR complemented (</w:t>
      </w:r>
      <w:r w:rsidR="00234AFA" w:rsidRPr="0F0339FD">
        <w:rPr>
          <w:i/>
          <w:iCs/>
        </w:rPr>
        <w:t>VIR::</w:t>
      </w:r>
      <w:r w:rsidR="00DD6805" w:rsidRPr="0F0339FD">
        <w:rPr>
          <w:i/>
          <w:iCs/>
        </w:rPr>
        <w:t>GFP-VIR</w:t>
      </w:r>
      <w:r w:rsidR="00234AFA" w:rsidRPr="0F0339FD">
        <w:t xml:space="preserve">) </w:t>
      </w:r>
      <w:r w:rsidR="00EE2D33">
        <w:t>lines</w:t>
      </w:r>
      <w:r w:rsidR="00234AFA" w:rsidRPr="0F0339FD">
        <w:t xml:space="preserve"> </w:t>
      </w:r>
      <w:r w:rsidR="00234AFA">
        <w:t>were provided</w:t>
      </w:r>
      <w:r w:rsidR="00234AFA" w:rsidRPr="0F0339FD">
        <w:t xml:space="preserve"> </w:t>
      </w:r>
      <w:r w:rsidR="00EE2D33">
        <w:t xml:space="preserve">by </w:t>
      </w:r>
      <w:proofErr w:type="spellStart"/>
      <w:r w:rsidR="00234AFA">
        <w:t>Kamil</w:t>
      </w:r>
      <w:proofErr w:type="spellEnd"/>
      <w:r w:rsidR="00234AFA" w:rsidRPr="0F0339FD">
        <w:t xml:space="preserve"> </w:t>
      </w:r>
      <w:proofErr w:type="spellStart"/>
      <w:r w:rsidR="00234AFA">
        <w:t>Ruzicka</w:t>
      </w:r>
      <w:proofErr w:type="spellEnd"/>
      <w:r w:rsidR="00976915">
        <w:t>, Brno</w:t>
      </w:r>
      <w:r w:rsidR="00EE2D33" w:rsidRPr="0F0339FD">
        <w:t xml:space="preserve"> </w:t>
      </w:r>
      <w:r w:rsidR="00EE2D33">
        <w:fldChar w:fldCharType="begin"/>
      </w:r>
      <w:r w:rsidR="00231B5C">
        <w:instrText xml:space="preserve"> ADDIN EN.CITE &lt;EndNote&gt;&lt;Cite&gt;&lt;Author&gt;Růžička&lt;/Author&gt;&lt;Year&gt;2017&lt;/Year&gt;&lt;RecNum&gt;182&lt;/RecNum&gt;&lt;DisplayText&gt;(&lt;style face="italic"&gt;1&lt;/style&gt;)&lt;/DisplayText&gt;&lt;record&gt;&lt;rec-number&gt;182&lt;/rec-number&gt;&lt;foreign-keys&gt;&lt;key app="EN" db-id="vearfpway0tftyefaesx2wwqe99t0ww5wxwd" timestamp="1554883319" guid="2f35b2b1-aa75-4e3b-9bf5-3c50f215cc9d"&gt;182&lt;/key&gt;&lt;/foreign-keys&gt;&lt;ref-type name="Journal Article"&gt;17&lt;/ref-type&gt;&lt;contributors&gt;&lt;authors&gt;&lt;author&gt;Růžička, Kamil&lt;/author&gt;&lt;author&gt;Zhang, Mi&lt;/author&gt;&lt;author&gt;Campilho, Ana&lt;/author&gt;&lt;author&gt;Bodi, Zsuzsanna&lt;/author&gt;&lt;author&gt;Kashif, Muhammad&lt;/author&gt;&lt;author&gt;Saleh, Mária&lt;/author&gt;&lt;author&gt;Eeckhout, Dominique&lt;/author&gt;&lt;author&gt;El-Showk, Sedeer&lt;/author&gt;&lt;author&gt;Li, Hongying&lt;/author&gt;&lt;author&gt;Zhong, Silin&lt;/author&gt;&lt;author&gt;De Jaeger, Geert&lt;/author&gt;&lt;author&gt;Mongan, Nigel P.&lt;/author&gt;&lt;author&gt;Hejátko, Jan&lt;/author&gt;&lt;author&gt;Helariutta, Ykä&lt;/author&gt;&lt;author&gt;Fray, Rupert G.&lt;/author&gt;&lt;/authors&gt;&lt;/contributors&gt;&lt;titles&gt;&lt;title&gt;Identification of factors required for m6A mRNA methylation in Arabidopsis reveals a role for the conserved E3 ubiquitin ligase HAKAI&lt;/title&gt;&lt;secondary-title&gt;New Phytologist&lt;/secondary-title&gt;&lt;/titles&gt;&lt;periodical&gt;&lt;full-title&gt;New Phytologist&lt;/full-title&gt;&lt;/periodical&gt;&lt;pages&gt;157-172&lt;/pages&gt;&lt;volume&gt;215&lt;/volume&gt;&lt;number&gt;1&lt;/number&gt;&lt;dates&gt;&lt;year&gt;2017&lt;/year&gt;&lt;/dates&gt;&lt;isbn&gt;0028-646X&lt;/isbn&gt;&lt;urls&gt;&lt;related-urls&gt;&lt;url&gt;https://nph.onlinelibrary.wiley.com/doi/abs/10.1111/nph.14586&lt;/url&gt;&lt;/related-urls&gt;&lt;/urls&gt;&lt;electronic-resource-num&gt;10.1111/nph.14586&lt;/electronic-resource-num&gt;&lt;/record&gt;&lt;/Cite&gt;&lt;/EndNote&gt;</w:instrText>
      </w:r>
      <w:r w:rsidR="00EE2D33">
        <w:fldChar w:fldCharType="separate"/>
      </w:r>
      <w:r w:rsidR="00EE2D33">
        <w:rPr>
          <w:noProof/>
        </w:rPr>
        <w:t>(</w:t>
      </w:r>
      <w:r w:rsidR="00EE2D33" w:rsidRPr="0F0339FD">
        <w:rPr>
          <w:i/>
          <w:iCs/>
          <w:noProof/>
        </w:rPr>
        <w:t>1</w:t>
      </w:r>
      <w:r w:rsidR="00EE2D33">
        <w:rPr>
          <w:noProof/>
        </w:rPr>
        <w:t>)</w:t>
      </w:r>
      <w:r w:rsidR="00EE2D33">
        <w:fldChar w:fldCharType="end"/>
      </w:r>
      <w:r w:rsidR="0041437A" w:rsidRPr="0F0339FD">
        <w:t>.</w:t>
      </w:r>
      <w:r w:rsidR="00FE05E2" w:rsidRPr="0F0339FD">
        <w:t xml:space="preserve"> </w:t>
      </w:r>
      <w:r w:rsidR="002751F6">
        <w:t xml:space="preserve">The </w:t>
      </w:r>
      <w:r w:rsidR="002751F6" w:rsidRPr="0F0339FD">
        <w:rPr>
          <w:i/>
          <w:iCs/>
        </w:rPr>
        <w:t xml:space="preserve">hen2-2 </w:t>
      </w:r>
      <w:r w:rsidR="002751F6" w:rsidRPr="0F0339FD">
        <w:t>(</w:t>
      </w:r>
      <w:r w:rsidR="002751F6" w:rsidRPr="002751F6">
        <w:t>Gabi_774HO7</w:t>
      </w:r>
      <w:r w:rsidR="002751F6">
        <w:t xml:space="preserve">) mutant was provided by </w:t>
      </w:r>
      <w:r w:rsidR="002751F6" w:rsidRPr="002751F6">
        <w:t>Dominique Gagliardi</w:t>
      </w:r>
      <w:r w:rsidR="00976915" w:rsidRPr="0F0339FD">
        <w:t xml:space="preserve">, </w:t>
      </w:r>
      <w:r w:rsidR="002751F6">
        <w:t xml:space="preserve">Strasbourg. </w:t>
      </w:r>
      <w:r w:rsidR="00234AFA" w:rsidRPr="008100A7">
        <w:t>The seeds were sown on MS10 media plates, stratified at 4°C for two days, germinated in a controlled environment at 22°C under 16h light/8h dark conditions, and harvested 14 days after transfer to 22°C.</w:t>
      </w:r>
    </w:p>
    <w:p w14:paraId="71D62569" w14:textId="3EE02975" w:rsidR="0F0339FD" w:rsidRPr="00231B5C" w:rsidRDefault="0F0339FD" w:rsidP="00231B5C">
      <w:pPr>
        <w:jc w:val="both"/>
        <w:rPr>
          <w:i/>
          <w:iCs/>
          <w:lang w:val="en-US"/>
        </w:rPr>
      </w:pPr>
      <w:r w:rsidRPr="00231B5C">
        <w:rPr>
          <w:i/>
          <w:iCs/>
          <w:lang w:val="en-US"/>
        </w:rPr>
        <w:t>Clock phenotype analysis</w:t>
      </w:r>
    </w:p>
    <w:p w14:paraId="44628C3A" w14:textId="24DC622D" w:rsidR="0F0339FD" w:rsidRPr="00231B5C" w:rsidRDefault="0F0339FD" w:rsidP="00231B5C">
      <w:pPr>
        <w:jc w:val="both"/>
        <w:rPr>
          <w:lang w:val="en-US"/>
        </w:rPr>
      </w:pPr>
      <w:r w:rsidRPr="00231B5C">
        <w:rPr>
          <w:lang w:val="en-US"/>
        </w:rPr>
        <w:t xml:space="preserve">Clock phenotype experiments were performed as described in </w:t>
      </w:r>
      <w:r w:rsidRPr="00231B5C">
        <w:rPr>
          <w:noProof/>
          <w:lang w:val="en-US"/>
        </w:rPr>
        <w:t>(</w:t>
      </w:r>
      <w:r w:rsidRPr="00231B5C">
        <w:rPr>
          <w:i/>
          <w:iCs/>
          <w:noProof/>
          <w:lang w:val="en-US"/>
        </w:rPr>
        <w:t>42</w:t>
      </w:r>
      <w:r w:rsidRPr="00231B5C">
        <w:rPr>
          <w:noProof/>
          <w:lang w:val="en-US"/>
        </w:rPr>
        <w:t>)</w:t>
      </w:r>
      <w:r w:rsidRPr="00231B5C">
        <w:rPr>
          <w:lang w:val="en-US"/>
        </w:rPr>
        <w:t>. Briefly, plants were grown in 12‐h light/12‐h dark cycles at 22</w:t>
      </w:r>
      <w:r w:rsidRPr="00231B5C">
        <w:rPr>
          <w:vertAlign w:val="superscript"/>
          <w:lang w:val="en-US"/>
        </w:rPr>
        <w:t>o</w:t>
      </w:r>
      <w:r w:rsidRPr="00231B5C">
        <w:rPr>
          <w:lang w:val="en-US"/>
        </w:rPr>
        <w:t xml:space="preserve">C and 80 </w:t>
      </w:r>
      <w:proofErr w:type="spellStart"/>
      <w:r w:rsidRPr="00231B5C">
        <w:rPr>
          <w:lang w:val="en-US"/>
        </w:rPr>
        <w:t>μmol</w:t>
      </w:r>
      <w:proofErr w:type="spellEnd"/>
      <w:r w:rsidRPr="00231B5C">
        <w:rPr>
          <w:lang w:val="en-US"/>
        </w:rPr>
        <w:t xml:space="preserve"> m</w:t>
      </w:r>
      <w:r w:rsidRPr="00231B5C">
        <w:rPr>
          <w:vertAlign w:val="superscript"/>
          <w:lang w:val="en-US"/>
        </w:rPr>
        <w:t>−2</w:t>
      </w:r>
      <w:r w:rsidRPr="00231B5C">
        <w:rPr>
          <w:lang w:val="en-US"/>
        </w:rPr>
        <w:t xml:space="preserve"> sec</w:t>
      </w:r>
      <w:r w:rsidRPr="00231B5C">
        <w:rPr>
          <w:vertAlign w:val="superscript"/>
          <w:lang w:val="en-US"/>
        </w:rPr>
        <w:t xml:space="preserve">−1 </w:t>
      </w:r>
      <w:r w:rsidRPr="00231B5C">
        <w:rPr>
          <w:lang w:val="en-US"/>
        </w:rPr>
        <w:t>light for 9 days. Next, delayed fluorescence measurements were recorded every hour for 6 days at constant temperature (22</w:t>
      </w:r>
      <w:r w:rsidRPr="00231B5C">
        <w:rPr>
          <w:vertAlign w:val="superscript"/>
          <w:lang w:val="en-US"/>
        </w:rPr>
        <w:t>o</w:t>
      </w:r>
      <w:r w:rsidRPr="00231B5C">
        <w:rPr>
          <w:lang w:val="en-US"/>
        </w:rPr>
        <w:t>C) and under constant light (</w:t>
      </w:r>
      <w:r w:rsidRPr="00231B5C">
        <w:rPr>
          <w:color w:val="000000" w:themeColor="text1"/>
        </w:rPr>
        <w:t xml:space="preserve">20 </w:t>
      </w:r>
      <w:proofErr w:type="spellStart"/>
      <w:r w:rsidRPr="00231B5C">
        <w:rPr>
          <w:color w:val="000000" w:themeColor="text1"/>
        </w:rPr>
        <w:t>uM</w:t>
      </w:r>
      <w:proofErr w:type="spellEnd"/>
      <w:r w:rsidRPr="00231B5C">
        <w:rPr>
          <w:color w:val="000000" w:themeColor="text1"/>
        </w:rPr>
        <w:t xml:space="preserve"> red and 20uM blue mix)</w:t>
      </w:r>
      <w:r w:rsidRPr="00231B5C">
        <w:rPr>
          <w:lang w:val="en-US"/>
        </w:rPr>
        <w:t xml:space="preserve">. FFT non-linear Least Squares fitting to estimate period length was conducted using </w:t>
      </w:r>
      <w:proofErr w:type="spellStart"/>
      <w:r w:rsidRPr="00231B5C">
        <w:rPr>
          <w:lang w:val="en-US"/>
        </w:rPr>
        <w:t>Biodare</w:t>
      </w:r>
      <w:proofErr w:type="spellEnd"/>
      <w:r w:rsidRPr="00231B5C">
        <w:rPr>
          <w:lang w:val="en-US"/>
        </w:rPr>
        <w:t xml:space="preserve"> </w:t>
      </w:r>
      <w:r w:rsidRPr="00231B5C">
        <w:rPr>
          <w:noProof/>
          <w:lang w:val="en-US"/>
        </w:rPr>
        <w:t>(</w:t>
      </w:r>
      <w:r w:rsidRPr="00231B5C">
        <w:rPr>
          <w:i/>
          <w:iCs/>
          <w:noProof/>
          <w:lang w:val="en-US"/>
        </w:rPr>
        <w:t>43</w:t>
      </w:r>
      <w:r w:rsidRPr="00231B5C">
        <w:rPr>
          <w:noProof/>
          <w:lang w:val="en-US"/>
        </w:rPr>
        <w:t>)</w:t>
      </w:r>
      <w:r w:rsidRPr="00231B5C">
        <w:rPr>
          <w:lang w:val="en-US"/>
        </w:rPr>
        <w:t>.</w:t>
      </w:r>
    </w:p>
    <w:p w14:paraId="142A983E" w14:textId="1B2C843E" w:rsidR="7B66F840" w:rsidRDefault="7B66F840" w:rsidP="00231B5C">
      <w:pPr>
        <w:jc w:val="both"/>
      </w:pPr>
      <w:r w:rsidRPr="00231B5C">
        <w:rPr>
          <w:b/>
          <w:bCs/>
          <w:u w:val="single"/>
        </w:rPr>
        <w:t>RNA</w:t>
      </w:r>
    </w:p>
    <w:p w14:paraId="452E486B" w14:textId="77777777" w:rsidR="00E868A6" w:rsidRPr="00231B5C" w:rsidRDefault="00E868A6">
      <w:pPr>
        <w:jc w:val="both"/>
        <w:rPr>
          <w:i/>
          <w:iCs/>
        </w:rPr>
      </w:pPr>
      <w:r w:rsidRPr="00231B5C">
        <w:rPr>
          <w:i/>
          <w:iCs/>
        </w:rPr>
        <w:t>RNA isolation</w:t>
      </w:r>
    </w:p>
    <w:p w14:paraId="1B9CF7C1" w14:textId="4B1BB82C" w:rsidR="00E868A6" w:rsidRDefault="61915D74" w:rsidP="61915D74">
      <w:pPr>
        <w:jc w:val="both"/>
        <w:rPr>
          <w:lang w:val="en-US"/>
        </w:rPr>
      </w:pPr>
      <w:r>
        <w:t xml:space="preserve">Following manufacturer’s instructions, total RNA was isolated using RNeasy® Plant Mini kit (QIAGEN) and treated </w:t>
      </w:r>
      <w:r w:rsidR="00976915">
        <w:t>with</w:t>
      </w:r>
      <w:r>
        <w:t xml:space="preserve"> TURBO™ DNase (</w:t>
      </w:r>
      <w:proofErr w:type="spellStart"/>
      <w:r>
        <w:t>Thermo</w:t>
      </w:r>
      <w:proofErr w:type="spellEnd"/>
      <w:r>
        <w:t xml:space="preserve"> Fisher Scientific). </w:t>
      </w:r>
      <w:r w:rsidRPr="61915D74">
        <w:rPr>
          <w:lang w:val="en-US"/>
        </w:rPr>
        <w:t>The total RNA concentration was measured using a Qubit 1.0 Fluorometer and Qubit RNA BR Assay Kit (</w:t>
      </w:r>
      <w:proofErr w:type="spellStart"/>
      <w:r w:rsidRPr="61915D74">
        <w:rPr>
          <w:lang w:val="en-US"/>
        </w:rPr>
        <w:t>Thermo</w:t>
      </w:r>
      <w:proofErr w:type="spellEnd"/>
      <w:r w:rsidRPr="61915D74">
        <w:rPr>
          <w:lang w:val="en-US"/>
        </w:rPr>
        <w:t xml:space="preserve"> Fisher Scientific), while the quality and integrity was assessed using the </w:t>
      </w:r>
      <w:proofErr w:type="spellStart"/>
      <w:r w:rsidRPr="61915D74">
        <w:rPr>
          <w:lang w:val="en-US"/>
        </w:rPr>
        <w:t>NanoDrop</w:t>
      </w:r>
      <w:proofErr w:type="spellEnd"/>
      <w:r w:rsidRPr="61915D74">
        <w:rPr>
          <w:lang w:val="en-US"/>
        </w:rPr>
        <w:t>™ 2000 spectrophotometer (</w:t>
      </w:r>
      <w:proofErr w:type="spellStart"/>
      <w:r w:rsidRPr="61915D74">
        <w:rPr>
          <w:lang w:val="en-US"/>
        </w:rPr>
        <w:t>Thermo</w:t>
      </w:r>
      <w:proofErr w:type="spellEnd"/>
      <w:r w:rsidRPr="61915D74">
        <w:rPr>
          <w:lang w:val="en-US"/>
        </w:rPr>
        <w:t xml:space="preserve"> Fisher Scientific) and Agilent 2200 </w:t>
      </w:r>
      <w:proofErr w:type="spellStart"/>
      <w:r w:rsidRPr="61915D74">
        <w:rPr>
          <w:lang w:val="en-US"/>
        </w:rPr>
        <w:t>TapeStation</w:t>
      </w:r>
      <w:proofErr w:type="spellEnd"/>
      <w:r w:rsidRPr="61915D74">
        <w:rPr>
          <w:lang w:val="en-US"/>
        </w:rPr>
        <w:t xml:space="preserve"> System (Agilent). </w:t>
      </w:r>
    </w:p>
    <w:p w14:paraId="7B1ED792" w14:textId="77777777" w:rsidR="00BE0D17" w:rsidRPr="00231B5C" w:rsidRDefault="00BE0D17">
      <w:pPr>
        <w:jc w:val="both"/>
        <w:rPr>
          <w:i/>
          <w:iCs/>
          <w:lang w:val="en-US"/>
        </w:rPr>
      </w:pPr>
      <w:proofErr w:type="spellStart"/>
      <w:r w:rsidRPr="00231B5C">
        <w:rPr>
          <w:i/>
          <w:iCs/>
          <w:lang w:val="en-US"/>
        </w:rPr>
        <w:t>mGFP</w:t>
      </w:r>
      <w:proofErr w:type="spellEnd"/>
      <w:r w:rsidRPr="00231B5C">
        <w:rPr>
          <w:i/>
          <w:iCs/>
          <w:lang w:val="en-US"/>
        </w:rPr>
        <w:t xml:space="preserve"> in vitro transcription</w:t>
      </w:r>
    </w:p>
    <w:p w14:paraId="6940FAF7" w14:textId="0EA55157" w:rsidR="00BE0D17" w:rsidRDefault="00BE0D17" w:rsidP="00BE0D17">
      <w:pPr>
        <w:jc w:val="both"/>
        <w:rPr>
          <w:lang w:val="en-US"/>
        </w:rPr>
      </w:pPr>
      <w:proofErr w:type="spellStart"/>
      <w:r>
        <w:rPr>
          <w:lang w:val="en-US"/>
        </w:rPr>
        <w:t>mGFP</w:t>
      </w:r>
      <w:proofErr w:type="spellEnd"/>
      <w:r>
        <w:rPr>
          <w:lang w:val="en-US"/>
        </w:rPr>
        <w:t xml:space="preserve"> coding sequence was amplified using </w:t>
      </w:r>
      <w:proofErr w:type="spellStart"/>
      <w:r w:rsidRPr="00D9418C">
        <w:rPr>
          <w:lang w:val="en-US"/>
        </w:rPr>
        <w:t>CloneAmp</w:t>
      </w:r>
      <w:proofErr w:type="spellEnd"/>
      <w:r w:rsidRPr="00D9418C">
        <w:rPr>
          <w:lang w:val="en-US"/>
        </w:rPr>
        <w:t xml:space="preserve"> HiFi PCR Premix</w:t>
      </w:r>
      <w:r>
        <w:rPr>
          <w:lang w:val="en-US"/>
        </w:rPr>
        <w:t xml:space="preserve"> (</w:t>
      </w:r>
      <w:proofErr w:type="spellStart"/>
      <w:r>
        <w:rPr>
          <w:lang w:val="en-US"/>
        </w:rPr>
        <w:t>Clontech</w:t>
      </w:r>
      <w:proofErr w:type="spellEnd"/>
      <w:r>
        <w:rPr>
          <w:lang w:val="en-US"/>
        </w:rPr>
        <w:t>) and a forward primer containing T7 promoter sequence</w:t>
      </w:r>
      <w:r w:rsidR="006F02D4">
        <w:rPr>
          <w:lang w:val="en-US"/>
        </w:rPr>
        <w:t xml:space="preserve"> </w:t>
      </w:r>
      <w:r w:rsidR="00757955">
        <w:rPr>
          <w:lang w:val="en-US"/>
        </w:rPr>
        <w:t xml:space="preserve">(Merck) </w:t>
      </w:r>
      <w:r w:rsidR="006F02D4">
        <w:rPr>
          <w:lang w:val="en-US"/>
        </w:rPr>
        <w:t>(</w:t>
      </w:r>
      <w:r w:rsidR="006F02D4" w:rsidRPr="007436D8">
        <w:rPr>
          <w:lang w:val="en-US"/>
        </w:rPr>
        <w:t>Table S</w:t>
      </w:r>
      <w:r w:rsidR="579CA766" w:rsidRPr="007436D8">
        <w:rPr>
          <w:lang w:val="en-US"/>
        </w:rPr>
        <w:t>5</w:t>
      </w:r>
      <w:r w:rsidR="006F02D4">
        <w:rPr>
          <w:lang w:val="en-US"/>
        </w:rPr>
        <w:t>)</w:t>
      </w:r>
      <w:r>
        <w:rPr>
          <w:lang w:val="en-US"/>
        </w:rPr>
        <w:t xml:space="preserve">. PCR product was purified using </w:t>
      </w:r>
      <w:proofErr w:type="spellStart"/>
      <w:r w:rsidRPr="00E8494C">
        <w:rPr>
          <w:lang w:val="en-US"/>
        </w:rPr>
        <w:t>GeneJET</w:t>
      </w:r>
      <w:proofErr w:type="spellEnd"/>
      <w:r w:rsidRPr="00E8494C">
        <w:rPr>
          <w:lang w:val="en-US"/>
        </w:rPr>
        <w:t xml:space="preserve"> Gel Extraction</w:t>
      </w:r>
      <w:r>
        <w:rPr>
          <w:lang w:val="en-US"/>
        </w:rPr>
        <w:t xml:space="preserve"> (</w:t>
      </w:r>
      <w:proofErr w:type="spellStart"/>
      <w:r>
        <w:rPr>
          <w:lang w:val="en-US"/>
        </w:rPr>
        <w:t>Thermo</w:t>
      </w:r>
      <w:proofErr w:type="spellEnd"/>
      <w:r>
        <w:rPr>
          <w:lang w:val="en-US"/>
        </w:rPr>
        <w:t xml:space="preserve"> Fisher Scientific)</w:t>
      </w:r>
      <w:r w:rsidRPr="00E8494C">
        <w:rPr>
          <w:lang w:val="en-US"/>
        </w:rPr>
        <w:t xml:space="preserve"> and DNA Cleanup Micro Kit</w:t>
      </w:r>
      <w:r>
        <w:rPr>
          <w:lang w:val="en-US"/>
        </w:rPr>
        <w:t xml:space="preserve"> (</w:t>
      </w:r>
      <w:proofErr w:type="spellStart"/>
      <w:r>
        <w:rPr>
          <w:lang w:val="en-US"/>
        </w:rPr>
        <w:t>Thermo</w:t>
      </w:r>
      <w:proofErr w:type="spellEnd"/>
      <w:r>
        <w:rPr>
          <w:lang w:val="en-US"/>
        </w:rPr>
        <w:t xml:space="preserve"> Fisher Scientific) as per manufacturer’s instructions. </w:t>
      </w:r>
      <w:proofErr w:type="spellStart"/>
      <w:r>
        <w:rPr>
          <w:lang w:val="en-US"/>
        </w:rPr>
        <w:t>mGFP</w:t>
      </w:r>
      <w:proofErr w:type="spellEnd"/>
      <w:r>
        <w:rPr>
          <w:lang w:val="en-US"/>
        </w:rPr>
        <w:t xml:space="preserve"> was </w:t>
      </w:r>
      <w:r w:rsidRPr="00231B5C">
        <w:rPr>
          <w:i/>
          <w:iCs/>
          <w:lang w:val="en-US"/>
        </w:rPr>
        <w:t>in vitro</w:t>
      </w:r>
      <w:r>
        <w:rPr>
          <w:lang w:val="en-US"/>
        </w:rPr>
        <w:t xml:space="preserve"> transcribed using </w:t>
      </w:r>
      <w:proofErr w:type="spellStart"/>
      <w:r w:rsidRPr="00E8494C">
        <w:rPr>
          <w:lang w:val="en-US"/>
        </w:rPr>
        <w:t>mMESSAGE</w:t>
      </w:r>
      <w:proofErr w:type="spellEnd"/>
      <w:r w:rsidRPr="00E8494C">
        <w:rPr>
          <w:lang w:val="en-US"/>
        </w:rPr>
        <w:t xml:space="preserve"> </w:t>
      </w:r>
      <w:proofErr w:type="spellStart"/>
      <w:r w:rsidRPr="00E8494C">
        <w:rPr>
          <w:lang w:val="en-US"/>
        </w:rPr>
        <w:t>mMACHINE</w:t>
      </w:r>
      <w:proofErr w:type="spellEnd"/>
      <w:r w:rsidRPr="00E8494C">
        <w:rPr>
          <w:lang w:val="en-US"/>
        </w:rPr>
        <w:t>™ T7 ULTRA Transcription Kit</w:t>
      </w:r>
      <w:r>
        <w:rPr>
          <w:lang w:val="en-US"/>
        </w:rPr>
        <w:t xml:space="preserve"> (</w:t>
      </w:r>
      <w:proofErr w:type="spellStart"/>
      <w:r>
        <w:rPr>
          <w:lang w:val="en-US"/>
        </w:rPr>
        <w:t>Thermo</w:t>
      </w:r>
      <w:proofErr w:type="spellEnd"/>
      <w:r>
        <w:rPr>
          <w:lang w:val="en-US"/>
        </w:rPr>
        <w:t xml:space="preserve"> Fisher Scientific) with and without</w:t>
      </w:r>
      <w:r w:rsidR="00A06924">
        <w:rPr>
          <w:lang w:val="en-US"/>
        </w:rPr>
        <w:t xml:space="preserve"> the</w:t>
      </w:r>
      <w:r>
        <w:rPr>
          <w:lang w:val="en-US"/>
        </w:rPr>
        <w:t xml:space="preserve"> addition of </w:t>
      </w:r>
      <w:r w:rsidRPr="006B6BF1">
        <w:rPr>
          <w:lang w:val="en-US"/>
        </w:rPr>
        <w:t xml:space="preserve">a </w:t>
      </w:r>
      <w:r>
        <w:rPr>
          <w:lang w:val="en-US"/>
        </w:rPr>
        <w:t xml:space="preserve">cap </w:t>
      </w:r>
      <w:r w:rsidRPr="006B6BF1">
        <w:rPr>
          <w:lang w:val="en-US"/>
        </w:rPr>
        <w:t xml:space="preserve">analog </w:t>
      </w:r>
      <w:r>
        <w:rPr>
          <w:lang w:val="en-US"/>
        </w:rPr>
        <w:t>(</w:t>
      </w:r>
      <w:r w:rsidRPr="006B6BF1">
        <w:rPr>
          <w:lang w:val="en-US"/>
        </w:rPr>
        <w:t xml:space="preserve">Anti-Reverse Cap Analog </w:t>
      </w:r>
      <w:r>
        <w:rPr>
          <w:lang w:val="en-US"/>
        </w:rPr>
        <w:t>(</w:t>
      </w:r>
      <w:r w:rsidRPr="006B6BF1">
        <w:rPr>
          <w:lang w:val="en-US"/>
        </w:rPr>
        <w:t>ARCA</w:t>
      </w:r>
      <w:r>
        <w:rPr>
          <w:lang w:val="en-US"/>
        </w:rPr>
        <w:t xml:space="preserve">)) according to manufacturer’s instructions. </w:t>
      </w:r>
      <w:proofErr w:type="spellStart"/>
      <w:r>
        <w:rPr>
          <w:lang w:val="en-US"/>
        </w:rPr>
        <w:t>mGFP</w:t>
      </w:r>
      <w:proofErr w:type="spellEnd"/>
      <w:r>
        <w:rPr>
          <w:lang w:val="en-US"/>
        </w:rPr>
        <w:t xml:space="preserve"> transcripts were treated with TURBO</w:t>
      </w:r>
      <w:r w:rsidRPr="004937F2">
        <w:rPr>
          <w:vertAlign w:val="superscript"/>
          <w:lang w:val="en-US"/>
        </w:rPr>
        <w:t>TM</w:t>
      </w:r>
      <w:r>
        <w:rPr>
          <w:lang w:val="en-US"/>
        </w:rPr>
        <w:t xml:space="preserve"> DNase, </w:t>
      </w:r>
      <w:proofErr w:type="spellStart"/>
      <w:r>
        <w:rPr>
          <w:lang w:val="en-US"/>
        </w:rPr>
        <w:t>polyA</w:t>
      </w:r>
      <w:proofErr w:type="spellEnd"/>
      <w:r>
        <w:rPr>
          <w:lang w:val="en-US"/>
        </w:rPr>
        <w:t xml:space="preserve">-tailed using </w:t>
      </w:r>
      <w:r w:rsidR="00EE2D33" w:rsidRPr="00231B5C">
        <w:rPr>
          <w:i/>
          <w:iCs/>
          <w:lang w:val="en-US"/>
        </w:rPr>
        <w:t>Escherichia</w:t>
      </w:r>
      <w:r w:rsidRPr="00231B5C">
        <w:rPr>
          <w:i/>
          <w:iCs/>
          <w:lang w:val="en-US"/>
        </w:rPr>
        <w:t xml:space="preserve"> coli </w:t>
      </w:r>
      <w:r w:rsidRPr="006B6BF1">
        <w:rPr>
          <w:lang w:val="en-US"/>
        </w:rPr>
        <w:t>Poly(A) Polymerase (E-PAP)</w:t>
      </w:r>
      <w:r>
        <w:rPr>
          <w:lang w:val="en-US"/>
        </w:rPr>
        <w:t xml:space="preserve"> and ATP (</w:t>
      </w:r>
      <w:proofErr w:type="spellStart"/>
      <w:r>
        <w:rPr>
          <w:lang w:val="en-US"/>
        </w:rPr>
        <w:t>Thermo</w:t>
      </w:r>
      <w:proofErr w:type="spellEnd"/>
      <w:r>
        <w:rPr>
          <w:lang w:val="en-US"/>
        </w:rPr>
        <w:t xml:space="preserve"> Fisher Scientific) and recovered using </w:t>
      </w:r>
      <w:proofErr w:type="spellStart"/>
      <w:r w:rsidRPr="005B171F">
        <w:rPr>
          <w:lang w:val="en-US"/>
        </w:rPr>
        <w:t>MEGAclear</w:t>
      </w:r>
      <w:proofErr w:type="spellEnd"/>
      <w:r w:rsidRPr="005B171F">
        <w:rPr>
          <w:lang w:val="en-US"/>
        </w:rPr>
        <w:t>™ Kit</w:t>
      </w:r>
      <w:r>
        <w:rPr>
          <w:lang w:val="en-US"/>
        </w:rPr>
        <w:t xml:space="preserve"> (</w:t>
      </w:r>
      <w:proofErr w:type="spellStart"/>
      <w:r>
        <w:rPr>
          <w:lang w:val="en-US"/>
        </w:rPr>
        <w:t>Thermo</w:t>
      </w:r>
      <w:proofErr w:type="spellEnd"/>
      <w:r>
        <w:rPr>
          <w:lang w:val="en-US"/>
        </w:rPr>
        <w:t xml:space="preserve"> Fisher Scientific) as per manufacturer’s instructions. </w:t>
      </w:r>
      <w:proofErr w:type="spellStart"/>
      <w:r>
        <w:rPr>
          <w:lang w:val="en-US"/>
        </w:rPr>
        <w:t>mGFP</w:t>
      </w:r>
      <w:proofErr w:type="spellEnd"/>
      <w:r>
        <w:rPr>
          <w:lang w:val="en-US"/>
        </w:rPr>
        <w:t xml:space="preserve"> mRNAs quantity was assessed using </w:t>
      </w:r>
      <w:r w:rsidRPr="008100A7">
        <w:rPr>
          <w:lang w:val="en-US"/>
        </w:rPr>
        <w:t>a Qubit 1</w:t>
      </w:r>
      <w:r>
        <w:rPr>
          <w:lang w:val="en-US"/>
        </w:rPr>
        <w:t xml:space="preserve">.0 Fluorometer (as described above), while the quality and integrity was checked using the </w:t>
      </w:r>
      <w:proofErr w:type="spellStart"/>
      <w:r>
        <w:rPr>
          <w:lang w:val="en-US"/>
        </w:rPr>
        <w:t>NanoDrop</w:t>
      </w:r>
      <w:proofErr w:type="spellEnd"/>
      <w:r w:rsidRPr="005E6B6D">
        <w:rPr>
          <w:lang w:val="en-US"/>
        </w:rPr>
        <w:t>™</w:t>
      </w:r>
      <w:r>
        <w:rPr>
          <w:lang w:val="en-US"/>
        </w:rPr>
        <w:t xml:space="preserve"> 2000 spectrophotometer and denaturing agarose-gel electrophoresis. ARCA-capped and non-capped </w:t>
      </w:r>
      <w:r w:rsidRPr="00231B5C">
        <w:rPr>
          <w:i/>
          <w:iCs/>
          <w:lang w:val="en-US"/>
        </w:rPr>
        <w:t>in vitro</w:t>
      </w:r>
      <w:r>
        <w:rPr>
          <w:lang w:val="en-US"/>
        </w:rPr>
        <w:t xml:space="preserve"> </w:t>
      </w:r>
      <w:proofErr w:type="spellStart"/>
      <w:r>
        <w:rPr>
          <w:lang w:val="en-US"/>
        </w:rPr>
        <w:t>mGFP</w:t>
      </w:r>
      <w:proofErr w:type="spellEnd"/>
      <w:r>
        <w:rPr>
          <w:lang w:val="en-US"/>
        </w:rPr>
        <w:t xml:space="preserve"> mRNAs were used in the library preparation for DRS using nanopores.</w:t>
      </w:r>
    </w:p>
    <w:p w14:paraId="40E08902" w14:textId="2D4F2CDB" w:rsidR="370BAD23" w:rsidRPr="00231B5C" w:rsidRDefault="370BAD23" w:rsidP="00231B5C">
      <w:pPr>
        <w:jc w:val="both"/>
        <w:rPr>
          <w:i/>
          <w:iCs/>
          <w:lang w:val="en-US"/>
        </w:rPr>
      </w:pPr>
      <w:r w:rsidRPr="00231B5C">
        <w:rPr>
          <w:i/>
          <w:iCs/>
          <w:lang w:val="en-US"/>
        </w:rPr>
        <w:t>RT-PCR and RT-qPCR</w:t>
      </w:r>
    </w:p>
    <w:p w14:paraId="0E5A5D18" w14:textId="039C8797" w:rsidR="370BAD23" w:rsidRPr="00231B5C" w:rsidRDefault="370BAD23" w:rsidP="00231B5C">
      <w:pPr>
        <w:jc w:val="both"/>
        <w:rPr>
          <w:lang w:val="en-US"/>
        </w:rPr>
      </w:pPr>
      <w:r w:rsidRPr="00231B5C">
        <w:rPr>
          <w:lang w:val="en-US"/>
        </w:rPr>
        <w:t xml:space="preserve">Total RNA was reverse transcribed using </w:t>
      </w:r>
      <w:proofErr w:type="spellStart"/>
      <w:r w:rsidRPr="00231B5C">
        <w:rPr>
          <w:lang w:val="en-US"/>
        </w:rPr>
        <w:t>SuperScript</w:t>
      </w:r>
      <w:proofErr w:type="spellEnd"/>
      <w:r w:rsidRPr="00231B5C">
        <w:rPr>
          <w:lang w:val="en-US"/>
        </w:rPr>
        <w:t xml:space="preserve">™ III polymerase or </w:t>
      </w:r>
      <w:proofErr w:type="spellStart"/>
      <w:r w:rsidRPr="00231B5C">
        <w:rPr>
          <w:lang w:val="en-US"/>
        </w:rPr>
        <w:t>SuperScript</w:t>
      </w:r>
      <w:proofErr w:type="spellEnd"/>
      <w:r w:rsidRPr="00231B5C">
        <w:rPr>
          <w:lang w:val="en-US"/>
        </w:rPr>
        <w:t>™ IV VILO™ Master Mix (</w:t>
      </w:r>
      <w:proofErr w:type="spellStart"/>
      <w:r w:rsidRPr="00231B5C">
        <w:rPr>
          <w:lang w:val="en-US"/>
        </w:rPr>
        <w:t>Thermo</w:t>
      </w:r>
      <w:proofErr w:type="spellEnd"/>
      <w:r w:rsidRPr="00231B5C">
        <w:rPr>
          <w:lang w:val="en-US"/>
        </w:rPr>
        <w:t xml:space="preserve"> Fisher Scientific) according to the manufacturer’s protocol. For RT-PCR, the reactions were performed using the Advantage 2 Polymerase Mix (</w:t>
      </w:r>
      <w:proofErr w:type="spellStart"/>
      <w:r w:rsidRPr="00231B5C">
        <w:rPr>
          <w:lang w:val="en-US"/>
        </w:rPr>
        <w:t>Clontech</w:t>
      </w:r>
      <w:proofErr w:type="spellEnd"/>
      <w:r w:rsidRPr="00231B5C">
        <w:rPr>
          <w:lang w:val="en-US"/>
        </w:rPr>
        <w:t>) using primers (Merck) listed in Table S</w:t>
      </w:r>
      <w:r w:rsidR="3DCE2A25" w:rsidRPr="00231B5C">
        <w:rPr>
          <w:lang w:val="en-US"/>
        </w:rPr>
        <w:t>5</w:t>
      </w:r>
      <w:r w:rsidRPr="00231B5C">
        <w:rPr>
          <w:lang w:val="en-US"/>
        </w:rPr>
        <w:t xml:space="preserve">. Next, the PCR products were purified from the gel using </w:t>
      </w:r>
      <w:proofErr w:type="spellStart"/>
      <w:r w:rsidRPr="00231B5C">
        <w:rPr>
          <w:lang w:val="en-US"/>
        </w:rPr>
        <w:t>GeneJET</w:t>
      </w:r>
      <w:proofErr w:type="spellEnd"/>
      <w:r w:rsidRPr="00231B5C">
        <w:rPr>
          <w:lang w:val="en-US"/>
        </w:rPr>
        <w:t xml:space="preserve"> Gel Extraction and DNA Cleanup Micro Kit (</w:t>
      </w:r>
      <w:proofErr w:type="spellStart"/>
      <w:r w:rsidRPr="00231B5C">
        <w:rPr>
          <w:lang w:val="en-US"/>
        </w:rPr>
        <w:t>Thermo</w:t>
      </w:r>
      <w:proofErr w:type="spellEnd"/>
      <w:r w:rsidRPr="00231B5C">
        <w:rPr>
          <w:lang w:val="en-US"/>
        </w:rPr>
        <w:t xml:space="preserve"> Fisher Scientific), cloned into the </w:t>
      </w:r>
      <w:proofErr w:type="spellStart"/>
      <w:r w:rsidRPr="00231B5C">
        <w:rPr>
          <w:lang w:val="en-US"/>
        </w:rPr>
        <w:t>pGEM</w:t>
      </w:r>
      <w:proofErr w:type="spellEnd"/>
      <w:r w:rsidRPr="00231B5C">
        <w:rPr>
          <w:lang w:val="en-US"/>
        </w:rPr>
        <w:t xml:space="preserve"> T-Easy vector (Promega) (according </w:t>
      </w:r>
      <w:r w:rsidRPr="00231B5C">
        <w:rPr>
          <w:lang w:val="en-US"/>
        </w:rPr>
        <w:lastRenderedPageBreak/>
        <w:t>to the manufacturer’s instruction) and sequenced. For RT-qPCR, the reactions were carried out using SYBR Green I (</w:t>
      </w:r>
      <w:proofErr w:type="spellStart"/>
      <w:r w:rsidRPr="00231B5C">
        <w:rPr>
          <w:lang w:val="en-US"/>
        </w:rPr>
        <w:t>Quiagen</w:t>
      </w:r>
      <w:proofErr w:type="spellEnd"/>
      <w:r w:rsidRPr="00231B5C">
        <w:rPr>
          <w:lang w:val="en-US"/>
        </w:rPr>
        <w:t>) mix with primers (Merck) listed in Table S</w:t>
      </w:r>
      <w:r w:rsidR="3DCE2A25" w:rsidRPr="00231B5C">
        <w:rPr>
          <w:lang w:val="en-US"/>
        </w:rPr>
        <w:t>5</w:t>
      </w:r>
      <w:r w:rsidRPr="00231B5C">
        <w:rPr>
          <w:lang w:val="en-US"/>
        </w:rPr>
        <w:t xml:space="preserve"> following manufacturer’s instructions.</w:t>
      </w:r>
    </w:p>
    <w:p w14:paraId="5CA9C039" w14:textId="05DF1838" w:rsidR="370BAD23" w:rsidRPr="00231B5C" w:rsidRDefault="16166142" w:rsidP="00231B5C">
      <w:pPr>
        <w:jc w:val="both"/>
        <w:rPr>
          <w:lang w:val="en-US"/>
        </w:rPr>
      </w:pPr>
      <w:r w:rsidRPr="00231B5C">
        <w:rPr>
          <w:b/>
          <w:bCs/>
          <w:u w:val="single"/>
          <w:lang w:val="en-US"/>
        </w:rPr>
        <w:t>Illumina RNA</w:t>
      </w:r>
      <w:r w:rsidR="7D3E0824" w:rsidRPr="00231B5C">
        <w:rPr>
          <w:b/>
          <w:bCs/>
          <w:u w:val="single"/>
          <w:lang w:val="en-US"/>
        </w:rPr>
        <w:t xml:space="preserve"> </w:t>
      </w:r>
      <w:r w:rsidRPr="00231B5C">
        <w:rPr>
          <w:b/>
          <w:bCs/>
          <w:u w:val="single"/>
          <w:lang w:val="en-US"/>
        </w:rPr>
        <w:t>sequen</w:t>
      </w:r>
      <w:r w:rsidR="7D3E0824" w:rsidRPr="00231B5C">
        <w:rPr>
          <w:b/>
          <w:bCs/>
          <w:u w:val="single"/>
          <w:lang w:val="en-US"/>
        </w:rPr>
        <w:t>cing</w:t>
      </w:r>
    </w:p>
    <w:p w14:paraId="6FD97A82" w14:textId="06126139" w:rsidR="00E868A6" w:rsidRPr="00231B5C" w:rsidRDefault="00525007">
      <w:pPr>
        <w:jc w:val="both"/>
        <w:rPr>
          <w:b/>
          <w:bCs/>
          <w:i/>
          <w:iCs/>
          <w:lang w:val="en-US"/>
        </w:rPr>
      </w:pPr>
      <w:r w:rsidRPr="00231B5C">
        <w:rPr>
          <w:i/>
          <w:iCs/>
          <w:lang w:val="en-US"/>
        </w:rPr>
        <w:t>P</w:t>
      </w:r>
      <w:r w:rsidR="00CA1E2E" w:rsidRPr="00231B5C">
        <w:rPr>
          <w:i/>
          <w:iCs/>
          <w:lang w:val="en-US"/>
        </w:rPr>
        <w:t>reparation</w:t>
      </w:r>
      <w:r w:rsidRPr="00231B5C">
        <w:rPr>
          <w:i/>
          <w:iCs/>
          <w:lang w:val="en-US"/>
        </w:rPr>
        <w:t xml:space="preserve"> of</w:t>
      </w:r>
      <w:r w:rsidR="00CA1E2E" w:rsidRPr="00231B5C">
        <w:rPr>
          <w:i/>
          <w:iCs/>
          <w:lang w:val="en-US"/>
        </w:rPr>
        <w:t xml:space="preserve"> </w:t>
      </w:r>
      <w:r w:rsidRPr="00231B5C">
        <w:rPr>
          <w:i/>
          <w:iCs/>
          <w:lang w:val="en-US"/>
        </w:rPr>
        <w:t xml:space="preserve">libraries for </w:t>
      </w:r>
      <w:r w:rsidR="00CA1E2E" w:rsidRPr="00231B5C">
        <w:rPr>
          <w:i/>
          <w:iCs/>
          <w:lang w:val="en-US"/>
        </w:rPr>
        <w:t>Illumina RNA sequencing</w:t>
      </w:r>
    </w:p>
    <w:p w14:paraId="053DAD70" w14:textId="5797DED4" w:rsidR="00B96824" w:rsidRDefault="00E868A6" w:rsidP="00F26405">
      <w:pPr>
        <w:jc w:val="both"/>
      </w:pPr>
      <w:r w:rsidRPr="008100A7">
        <w:t>Illumina RNA sequencing libraries</w:t>
      </w:r>
      <w:r w:rsidR="00E31F7B">
        <w:t xml:space="preserve"> from purified mRNA</w:t>
      </w:r>
      <w:r w:rsidRPr="008100A7">
        <w:t xml:space="preserve"> </w:t>
      </w:r>
      <w:r w:rsidR="00F26405">
        <w:t xml:space="preserve">were prepared </w:t>
      </w:r>
      <w:r w:rsidR="00E31F7B">
        <w:t xml:space="preserve">and sequenced </w:t>
      </w:r>
      <w:r w:rsidRPr="008100A7">
        <w:t xml:space="preserve">by the Centre for Genomic Research at University of Liverpool using </w:t>
      </w:r>
      <w:proofErr w:type="spellStart"/>
      <w:r w:rsidRPr="008100A7">
        <w:t>NEBNext</w:t>
      </w:r>
      <w:proofErr w:type="spellEnd"/>
      <w:r w:rsidRPr="008100A7">
        <w:t xml:space="preserve">® Ultra™ Directional RNA Library Prep Kit for Illumina® (New England Biolabs® Inc.). Paired-end sequencing </w:t>
      </w:r>
      <w:r w:rsidR="002B4862" w:rsidRPr="008100A7">
        <w:t>with read length of 150bp</w:t>
      </w:r>
      <w:r w:rsidR="002B4862">
        <w:t xml:space="preserve"> </w:t>
      </w:r>
      <w:r w:rsidRPr="008100A7">
        <w:t xml:space="preserve">was carried out on Illumina </w:t>
      </w:r>
      <w:proofErr w:type="spellStart"/>
      <w:r w:rsidRPr="008100A7">
        <w:t>HiSeq</w:t>
      </w:r>
      <w:proofErr w:type="spellEnd"/>
      <w:r w:rsidRPr="008100A7">
        <w:t xml:space="preserve"> 4000</w:t>
      </w:r>
      <w:r w:rsidR="00BD0C79">
        <w:t xml:space="preserve">. </w:t>
      </w:r>
      <w:r w:rsidR="00E31F7B">
        <w:t>Illumina RNA libraries from ribosome</w:t>
      </w:r>
      <w:r w:rsidR="00753279">
        <w:t>-</w:t>
      </w:r>
      <w:r w:rsidR="00E31F7B">
        <w:t>depleted RNA</w:t>
      </w:r>
      <w:r w:rsidR="004E50A5">
        <w:t xml:space="preserve"> </w:t>
      </w:r>
      <w:r w:rsidR="00F26405" w:rsidRPr="00F26405">
        <w:t xml:space="preserve">were prepared using the Illumina </w:t>
      </w:r>
      <w:proofErr w:type="spellStart"/>
      <w:r w:rsidR="00F26405" w:rsidRPr="00F26405">
        <w:t>TruSeq</w:t>
      </w:r>
      <w:proofErr w:type="spellEnd"/>
      <w:r w:rsidR="00F26405" w:rsidRPr="00F26405">
        <w:t xml:space="preserve"> Stranded Total</w:t>
      </w:r>
      <w:r w:rsidR="00F26405">
        <w:t xml:space="preserve"> </w:t>
      </w:r>
      <w:r w:rsidR="00F26405" w:rsidRPr="00F26405">
        <w:t xml:space="preserve">RNA with </w:t>
      </w:r>
      <w:proofErr w:type="spellStart"/>
      <w:r w:rsidR="00F26405" w:rsidRPr="00F26405">
        <w:t>Ribo</w:t>
      </w:r>
      <w:proofErr w:type="spellEnd"/>
      <w:r w:rsidR="00F26405" w:rsidRPr="00F26405">
        <w:t>-Zero Plant kit</w:t>
      </w:r>
      <w:r w:rsidR="00F26405">
        <w:t xml:space="preserve"> (Illumina®</w:t>
      </w:r>
      <w:r w:rsidR="00BD0C79">
        <w:t xml:space="preserve">). Paired-end sequencing </w:t>
      </w:r>
      <w:r w:rsidR="002B4862" w:rsidRPr="008100A7">
        <w:t>with read length of 1</w:t>
      </w:r>
      <w:r w:rsidR="00240ED0">
        <w:t>00</w:t>
      </w:r>
      <w:r w:rsidR="002B4862" w:rsidRPr="008100A7">
        <w:t>bp</w:t>
      </w:r>
      <w:r w:rsidR="002B4862">
        <w:t xml:space="preserve"> </w:t>
      </w:r>
      <w:r w:rsidR="00BD0C79">
        <w:t xml:space="preserve">was carried out on Illumina </w:t>
      </w:r>
      <w:r w:rsidR="00BD0C79" w:rsidRPr="00BD0C79">
        <w:t>HiSeq2000 at the Genomic Sequencing Unit of the University of Dundee</w:t>
      </w:r>
      <w:r w:rsidR="00BD0C79">
        <w:t xml:space="preserve">. </w:t>
      </w:r>
      <w:r w:rsidR="00BD0C79" w:rsidRPr="00C22209">
        <w:t>ERCC RNA Spike-In mix</w:t>
      </w:r>
      <w:r w:rsidR="002B4862" w:rsidRPr="00C22209">
        <w:t>es (</w:t>
      </w:r>
      <w:proofErr w:type="spellStart"/>
      <w:r w:rsidR="002B4862" w:rsidRPr="00C22209">
        <w:rPr>
          <w:lang w:val="en-US"/>
        </w:rPr>
        <w:t>Thermo</w:t>
      </w:r>
      <w:proofErr w:type="spellEnd"/>
      <w:r w:rsidR="002B4862" w:rsidRPr="00C22209">
        <w:rPr>
          <w:lang w:val="en-US"/>
        </w:rPr>
        <w:t xml:space="preserve"> Fisher Scientific)</w:t>
      </w:r>
      <w:r w:rsidR="00C22209">
        <w:rPr>
          <w:lang w:val="en-US"/>
        </w:rPr>
        <w:t xml:space="preserve"> </w:t>
      </w:r>
      <w:r w:rsidR="00C22209" w:rsidRPr="00C22209">
        <w:rPr>
          <w:lang w:val="en-US"/>
        </w:rPr>
        <w:fldChar w:fldCharType="begin">
          <w:fldData xml:space="preserve">PEVuZE5vdGU+PENpdGU+PEF1dGhvcj5MZWU8L0F1dGhvcj48WWVhcj4yMDE2PC9ZZWFyPjxSZWNO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</w:fldData>
        </w:fldChar>
      </w:r>
      <w:r w:rsidR="00231B5C">
        <w:rPr>
          <w:lang w:val="en-US"/>
        </w:rPr>
        <w:instrText xml:space="preserve"> ADDIN EN.CITE </w:instrText>
      </w:r>
      <w:r w:rsidR="00231B5C">
        <w:rPr>
          <w:lang w:val="en-US"/>
        </w:rPr>
        <w:fldChar w:fldCharType="begin">
          <w:fldData xml:space="preserve">PEVuZE5vdGU+PENpdGU+PEF1dGhvcj5MZWU8L0F1dGhvcj48WWVhcj4yMDE2PC9ZZWFyPjxSZWNO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</w:fldData>
        </w:fldChar>
      </w:r>
      <w:r w:rsidR="00231B5C">
        <w:rPr>
          <w:lang w:val="en-US"/>
        </w:rPr>
        <w:instrText xml:space="preserve"> ADDIN EN.CITE.DATA </w:instrText>
      </w:r>
      <w:r w:rsidR="00231B5C">
        <w:rPr>
          <w:lang w:val="en-US"/>
        </w:rPr>
      </w:r>
      <w:r w:rsidR="00231B5C">
        <w:rPr>
          <w:lang w:val="en-US"/>
        </w:rPr>
        <w:fldChar w:fldCharType="end"/>
      </w:r>
      <w:r w:rsidR="00C22209" w:rsidRPr="00C22209">
        <w:rPr>
          <w:lang w:val="en-US"/>
        </w:rPr>
      </w:r>
      <w:r w:rsidR="00C22209" w:rsidRPr="00C22209">
        <w:rPr>
          <w:lang w:val="en-US"/>
        </w:rPr>
        <w:fldChar w:fldCharType="separate"/>
      </w:r>
      <w:r w:rsidR="00231B5C">
        <w:rPr>
          <w:noProof/>
          <w:lang w:val="en-US"/>
        </w:rPr>
        <w:t>(</w:t>
      </w:r>
      <w:r w:rsidR="00231B5C" w:rsidRPr="00231B5C">
        <w:rPr>
          <w:i/>
          <w:noProof/>
          <w:lang w:val="en-US"/>
        </w:rPr>
        <w:t>2, 3</w:t>
      </w:r>
      <w:r w:rsidR="00231B5C">
        <w:rPr>
          <w:noProof/>
          <w:lang w:val="en-US"/>
        </w:rPr>
        <w:t>)</w:t>
      </w:r>
      <w:r w:rsidR="00C22209" w:rsidRPr="00C22209">
        <w:rPr>
          <w:lang w:val="en-US"/>
        </w:rPr>
        <w:fldChar w:fldCharType="end"/>
      </w:r>
      <w:r w:rsidR="00BD0C79">
        <w:t xml:space="preserve"> were included in</w:t>
      </w:r>
      <w:r w:rsidR="002B4862">
        <w:t xml:space="preserve"> each of the libraries </w:t>
      </w:r>
      <w:r w:rsidR="00BD0C79">
        <w:t xml:space="preserve">using concentrations advised by the manufacturer. </w:t>
      </w:r>
    </w:p>
    <w:p w14:paraId="2DD82F49" w14:textId="7F54080A" w:rsidR="00FE4926" w:rsidRPr="00231B5C" w:rsidRDefault="77D02D05">
      <w:pPr>
        <w:jc w:val="both"/>
        <w:rPr>
          <w:i/>
          <w:iCs/>
        </w:rPr>
      </w:pPr>
      <w:r w:rsidRPr="00231B5C">
        <w:rPr>
          <w:i/>
          <w:iCs/>
        </w:rPr>
        <w:t>Mapping of Illumina RNA sequencing data</w:t>
      </w:r>
    </w:p>
    <w:p w14:paraId="0F2AE185" w14:textId="1F066844" w:rsidR="1A384938" w:rsidRDefault="6E0F2CC6" w:rsidP="6E0F2CC6">
      <w:pPr>
        <w:jc w:val="both"/>
        <w:rPr>
          <w:rFonts w:ascii="Calibri" w:eastAsia="Calibri" w:hAnsi="Calibri" w:cs="Calibri"/>
          <w:noProof/>
        </w:rPr>
      </w:pPr>
      <w:r>
        <w:t xml:space="preserve">Reads were mapped to the TAIR10 reference genome with Araport11 reference annotation </w:t>
      </w:r>
      <w:r w:rsidRPr="6E0F2CC6">
        <w:rPr>
          <w:noProof/>
        </w:rPr>
        <w:t>(</w:t>
      </w:r>
      <w:r w:rsidRPr="6E0F2CC6">
        <w:rPr>
          <w:i/>
          <w:iCs/>
          <w:noProof/>
        </w:rPr>
        <w:t>17</w:t>
      </w:r>
      <w:r w:rsidRPr="6E0F2CC6">
        <w:rPr>
          <w:noProof/>
        </w:rPr>
        <w:t>)</w:t>
      </w:r>
      <w:r>
        <w:t xml:space="preserve">, using STAR version 2.6.1 </w:t>
      </w:r>
      <w:r w:rsidR="00753279" w:rsidRPr="6E0F2CC6">
        <w:fldChar w:fldCharType="begin"/>
      </w:r>
      <w:r w:rsidR="00231B5C">
        <w:instrText xml:space="preserve"> ADDIN EN.CITE &lt;EndNote&gt;&lt;Cite&gt;&lt;Author&gt;Dobin&lt;/Author&gt;&lt;Year&gt;2013&lt;/Year&gt;&lt;RecNum&gt;160&lt;/RecNum&gt;&lt;DisplayText&gt;(&lt;style face="italic"&gt;4&lt;/style&gt;)&lt;/DisplayText&gt;&lt;record&gt;&lt;rec-number&gt;160&lt;/rec-number&gt;&lt;foreign-keys&gt;&lt;key app="EN" db-id="vearfpway0tftyefaesx2wwqe99t0ww5wxwd" timestamp="1554798338" guid="290ba96a-5144-464b-a39d-cffee74242a0"&gt;160&lt;/key&gt;&lt;/foreign-keys&gt;&lt;ref-type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753279" w:rsidRPr="6E0F2CC6">
        <w:rPr>
          <w:rFonts w:ascii="Calibri" w:eastAsia="Calibri" w:hAnsi="Calibri" w:cs="Calibri"/>
        </w:rPr>
        <w:fldChar w:fldCharType="separate"/>
      </w:r>
      <w:r w:rsidR="00231B5C">
        <w:rPr>
          <w:rFonts w:ascii="Calibri" w:eastAsia="Calibri" w:hAnsi="Calibri" w:cs="Calibri"/>
          <w:noProof/>
        </w:rPr>
        <w:t>(</w:t>
      </w:r>
      <w:r w:rsidR="00231B5C" w:rsidRPr="00231B5C">
        <w:rPr>
          <w:rFonts w:ascii="Calibri" w:eastAsia="Calibri" w:hAnsi="Calibri" w:cs="Calibri"/>
          <w:i/>
          <w:noProof/>
        </w:rPr>
        <w:t>4</w:t>
      </w:r>
      <w:r w:rsidR="00231B5C">
        <w:rPr>
          <w:rFonts w:ascii="Calibri" w:eastAsia="Calibri" w:hAnsi="Calibri" w:cs="Calibri"/>
          <w:noProof/>
        </w:rPr>
        <w:t>)</w:t>
      </w:r>
      <w:r w:rsidR="00753279" w:rsidRPr="6E0F2CC6">
        <w:fldChar w:fldCharType="end"/>
      </w:r>
      <w:r w:rsidRPr="6E0F2CC6">
        <w:rPr>
          <w:rFonts w:ascii="Calibri" w:eastAsia="Calibri" w:hAnsi="Calibri" w:cs="Calibri"/>
        </w:rPr>
        <w:t>,</w:t>
      </w:r>
      <w:r>
        <w:t xml:space="preserve"> a maximum multimapping rate of 5, a minimum splice junction overhang of 8 </w:t>
      </w:r>
      <w:proofErr w:type="spellStart"/>
      <w:r>
        <w:t>nt</w:t>
      </w:r>
      <w:proofErr w:type="spellEnd"/>
      <w:r>
        <w:t xml:space="preserve"> (3 </w:t>
      </w:r>
      <w:proofErr w:type="spellStart"/>
      <w:r>
        <w:t>nt</w:t>
      </w:r>
      <w:proofErr w:type="spellEnd"/>
      <w:r>
        <w:t xml:space="preserve"> for junctions in the Araport11 reference), a maximum of 5 mismatches per read, and intron length boundaries of 60 - 10,000 nt.</w:t>
      </w:r>
    </w:p>
    <w:p w14:paraId="162C24E4" w14:textId="495029B6" w:rsidR="00E27BFA" w:rsidRPr="00231B5C" w:rsidRDefault="00E27BFA">
      <w:pPr>
        <w:jc w:val="both"/>
        <w:rPr>
          <w:i/>
          <w:iCs/>
        </w:rPr>
      </w:pPr>
      <w:r w:rsidRPr="00231B5C">
        <w:rPr>
          <w:i/>
          <w:iCs/>
        </w:rPr>
        <w:t xml:space="preserve">Differential </w:t>
      </w:r>
      <w:r w:rsidR="00B70132" w:rsidRPr="00231B5C">
        <w:rPr>
          <w:i/>
          <w:iCs/>
        </w:rPr>
        <w:t>g</w:t>
      </w:r>
      <w:r w:rsidRPr="00231B5C">
        <w:rPr>
          <w:i/>
          <w:iCs/>
        </w:rPr>
        <w:t xml:space="preserve">ene </w:t>
      </w:r>
      <w:r w:rsidR="00B70132" w:rsidRPr="00231B5C">
        <w:rPr>
          <w:i/>
          <w:iCs/>
        </w:rPr>
        <w:t>e</w:t>
      </w:r>
      <w:r w:rsidRPr="00231B5C">
        <w:rPr>
          <w:i/>
          <w:iCs/>
        </w:rPr>
        <w:t>xpression</w:t>
      </w:r>
      <w:r w:rsidR="00525007" w:rsidRPr="00231B5C">
        <w:rPr>
          <w:i/>
          <w:iCs/>
        </w:rPr>
        <w:t xml:space="preserve"> analysis using</w:t>
      </w:r>
      <w:r w:rsidRPr="00231B5C">
        <w:rPr>
          <w:i/>
          <w:iCs/>
        </w:rPr>
        <w:t xml:space="preserve"> Illumina RNA sequencing</w:t>
      </w:r>
      <w:r w:rsidR="00525007" w:rsidRPr="00231B5C">
        <w:rPr>
          <w:i/>
          <w:iCs/>
        </w:rPr>
        <w:t xml:space="preserve"> data</w:t>
      </w:r>
    </w:p>
    <w:p w14:paraId="368FF71A" w14:textId="195E328A" w:rsidR="00E27BFA" w:rsidRDefault="61915D74" w:rsidP="258EEAC6">
      <w:pPr>
        <w:jc w:val="both"/>
        <w:rPr>
          <w:b/>
          <w:bCs/>
        </w:rPr>
      </w:pPr>
      <w:r>
        <w:t xml:space="preserve">Transcript level counts for Illumina RNA sequencing reads were estimated by pseudoalignment with salmon version 0.11.2 </w:t>
      </w:r>
      <w:r w:rsidR="00C22209">
        <w:fldChar w:fldCharType="begin"/>
      </w:r>
      <w:r w:rsidR="00231B5C">
        <w:instrText xml:space="preserve"> ADDIN EN.CITE &lt;EndNote&gt;&lt;Cite&gt;&lt;Author&gt;Patro&lt;/Author&gt;&lt;Year&gt;2017&lt;/Year&gt;&lt;RecNum&gt;151&lt;/RecNum&gt;&lt;DisplayText&gt;(&lt;style face="italic"&gt;5&lt;/style&gt;)&lt;/DisplayText&gt;&lt;record&gt;&lt;rec-number&gt;151&lt;/rec-number&gt;&lt;foreign-keys&gt;&lt;key app="EN" db-id="vearfpway0tftyefaesx2wwqe99t0ww5wxwd" timestamp="1554797403" guid="7d64b8b6-b9b1-41ea-b072-e767c6a4ccd9"&gt;151&lt;/key&gt;&lt;/foreign-keys&gt;&lt;ref-type name="Journal Article"&gt;17&lt;/ref-type&gt;&lt;contributors&gt;&lt;authors&gt;&lt;author&gt;Patro, Rob&lt;/author&gt;&lt;author&gt;Duggal, Geet&lt;/author&gt;&lt;author&gt;Love, Michael I.&lt;/author&gt;&lt;author&gt;Irizarry, Rafael A.&lt;/author&gt;&lt;author&gt;Kingsford, Carl&lt;/author&gt;&lt;/authors&gt;&lt;/contributors&gt;&lt;titles&gt;&lt;title&gt;Salmon provides fast and bias-aware quantification of transcript expression&lt;/title&gt;&lt;secondary-title&gt;Nature Methods&lt;/secondary-title&gt;&lt;/titles&gt;&lt;periodical&gt;&lt;full-title&gt;Nat Methods&lt;/full-title&gt;&lt;abbr-1&gt;Nature methods&lt;/abbr-1&gt;&lt;/periodical&gt;&lt;pages&gt;417&lt;/pages&gt;&lt;volume&gt;14&lt;/volume&gt;&lt;dates&gt;&lt;year&gt;2017&lt;/year&gt;&lt;pub-dates&gt;&lt;date&gt;03/06/online&lt;/date&gt;&lt;/pub-dates&gt;&lt;/dates&gt;&lt;publisher&gt;Nature Publishing Group, a division of Macmillan Publishers Limited. All Rights Reserved.&lt;/publisher&gt;&lt;urls&gt;&lt;related-urls&gt;&lt;url&gt;https://doi.org/10.1038/nmeth.4197&lt;/url&gt;&lt;/related-urls&gt;&lt;/urls&gt;&lt;electronic-resource-num&gt;10.1038/nmeth.4197&amp;#xD;https://www.nature.com/articles/nmeth.4197#supplementary-information&lt;/electronic-resource-num&gt;&lt;/record&gt;&lt;/Cite&gt;&lt;/EndNote&gt;</w:instrText>
      </w:r>
      <w:r w:rsidR="00C22209">
        <w:fldChar w:fldCharType="separate"/>
      </w:r>
      <w:r w:rsidR="00231B5C">
        <w:rPr>
          <w:noProof/>
        </w:rPr>
        <w:t>(</w:t>
      </w:r>
      <w:r w:rsidR="00231B5C" w:rsidRPr="00231B5C">
        <w:rPr>
          <w:i/>
          <w:noProof/>
        </w:rPr>
        <w:t>5</w:t>
      </w:r>
      <w:r w:rsidR="00231B5C">
        <w:rPr>
          <w:noProof/>
        </w:rPr>
        <w:t>)</w:t>
      </w:r>
      <w:r w:rsidR="00C22209">
        <w:fldChar w:fldCharType="end"/>
      </w:r>
      <w:r>
        <w:t xml:space="preserve">. Counts were aggregated to gene level using </w:t>
      </w:r>
      <w:proofErr w:type="spellStart"/>
      <w:r>
        <w:t>tximport</w:t>
      </w:r>
      <w:proofErr w:type="spellEnd"/>
      <w:r w:rsidR="000412D2">
        <w:t xml:space="preserve"> </w:t>
      </w:r>
      <w:r w:rsidR="000412D2">
        <w:fldChar w:fldCharType="begin"/>
      </w:r>
      <w:r w:rsidR="00231B5C">
        <w:instrText xml:space="preserve"> ADDIN EN.CITE &lt;EndNote&gt;&lt;Cite&gt;&lt;Author&gt;Soneson&lt;/Author&gt;&lt;Year&gt;2016&lt;/Year&gt;&lt;RecNum&gt;179&lt;/RecNum&gt;&lt;DisplayText&gt;(&lt;style face="italic"&gt;6&lt;/style&gt;)&lt;/DisplayText&gt;&lt;record&gt;&lt;rec-number&gt;179&lt;/rec-number&gt;&lt;foreign-keys&gt;&lt;key app="EN" db-id="vearfpway0tftyefaesx2wwqe99t0ww5wxwd" timestamp="1554813344" guid="b0edd92f-8cef-4ba5-84c0-1c11b8da4585"&gt;179&lt;/key&gt;&lt;/foreign-keys&gt;&lt;ref-type name="Journal Article"&gt;17&lt;/ref-type&gt;&lt;contributors&gt;&lt;authors&gt;&lt;author&gt;Soneson, C&lt;/author&gt;&lt;author&gt;Love, MI&lt;/author&gt;&lt;author&gt;Robinson, MD&lt;/author&gt;&lt;/authors&gt;&lt;/contributors&gt;&lt;titles&gt;&lt;title&gt;Differential analyses for RNA-seq: transcript-level estimates improve gene-level inferences [version 2; peer review: 2 approved]&lt;/title&gt;&lt;secondary-title&gt;F1000Research&lt;/secondary-title&gt;&lt;/titles&gt;&lt;periodical&gt;&lt;full-title&gt;F1000Research&lt;/full-title&gt;&lt;/periodical&gt;&lt;volume&gt;4&lt;/volume&gt;&lt;number&gt;1521&lt;/number&gt;&lt;dates&gt;&lt;year&gt;2016&lt;/year&gt;&lt;/dates&gt;&lt;urls&gt;&lt;related-urls&gt;&lt;url&gt;http://openr.es/6rm&lt;/url&gt;&lt;/related-urls&gt;&lt;/urls&gt;&lt;electronic-resource-num&gt;10.12688/f1000research.7563.2&lt;/electronic-resource-num&gt;&lt;/record&gt;&lt;/Cite&gt;&lt;/EndNote&gt;</w:instrText>
      </w:r>
      <w:r w:rsidR="000412D2">
        <w:fldChar w:fldCharType="separate"/>
      </w:r>
      <w:r w:rsidR="00231B5C">
        <w:rPr>
          <w:noProof/>
        </w:rPr>
        <w:t>(</w:t>
      </w:r>
      <w:r w:rsidR="00231B5C" w:rsidRPr="00231B5C">
        <w:rPr>
          <w:i/>
          <w:noProof/>
        </w:rPr>
        <w:t>6</w:t>
      </w:r>
      <w:r w:rsidR="00231B5C">
        <w:rPr>
          <w:noProof/>
        </w:rPr>
        <w:t>)</w:t>
      </w:r>
      <w:r w:rsidR="000412D2">
        <w:fldChar w:fldCharType="end"/>
      </w:r>
      <w:r w:rsidR="00730E11">
        <w:t xml:space="preserve"> </w:t>
      </w:r>
      <w:r>
        <w:t xml:space="preserve">and differential expression </w:t>
      </w:r>
      <w:r w:rsidR="00753279">
        <w:t xml:space="preserve">gene expression analyses </w:t>
      </w:r>
      <w:r>
        <w:t xml:space="preserve">for </w:t>
      </w:r>
      <w:r w:rsidRPr="258EEAC6">
        <w:rPr>
          <w:i/>
          <w:iCs/>
        </w:rPr>
        <w:t>vir-1</w:t>
      </w:r>
      <w:r w:rsidR="00753279" w:rsidRPr="258EEAC6">
        <w:rPr>
          <w:i/>
          <w:iCs/>
        </w:rPr>
        <w:t xml:space="preserve"> </w:t>
      </w:r>
      <w:r w:rsidR="00753279" w:rsidRPr="258EEAC6">
        <w:t>mutant</w:t>
      </w:r>
      <w:r w:rsidRPr="258EEAC6">
        <w:rPr>
          <w:i/>
          <w:iCs/>
        </w:rPr>
        <w:t xml:space="preserve"> </w:t>
      </w:r>
      <w:r w:rsidR="00730E11">
        <w:t>vs wild</w:t>
      </w:r>
      <w:r w:rsidR="00753279">
        <w:t>-</w:t>
      </w:r>
      <w:r w:rsidR="00730E11">
        <w:t>type</w:t>
      </w:r>
      <w:r>
        <w:t xml:space="preserve"> and </w:t>
      </w:r>
      <w:r w:rsidRPr="258EEAC6">
        <w:rPr>
          <w:i/>
          <w:iCs/>
        </w:rPr>
        <w:t xml:space="preserve">vir-1 </w:t>
      </w:r>
      <w:r w:rsidR="00753279" w:rsidRPr="258EEAC6">
        <w:t xml:space="preserve">mutant </w:t>
      </w:r>
      <w:r>
        <w:t>vs VIR complemented</w:t>
      </w:r>
      <w:r w:rsidR="00753279">
        <w:t xml:space="preserve"> line</w:t>
      </w:r>
      <w:r>
        <w:t xml:space="preserve"> w</w:t>
      </w:r>
      <w:r w:rsidR="00753279">
        <w:t>ere</w:t>
      </w:r>
      <w:r>
        <w:t xml:space="preserve"> conducted in R version 3.5 using </w:t>
      </w:r>
      <w:proofErr w:type="spellStart"/>
      <w:r>
        <w:t>edgeR</w:t>
      </w:r>
      <w:proofErr w:type="spellEnd"/>
      <w:r>
        <w:t xml:space="preserve"> version 3.24.3 </w:t>
      </w:r>
      <w:r w:rsidR="00C22209">
        <w:fldChar w:fldCharType="begin"/>
      </w:r>
      <w:r w:rsidR="00231B5C">
        <w:instrText xml:space="preserve"> ADDIN EN.CITE &lt;EndNote&gt;&lt;Cite&gt;&lt;Author&gt;Robinson&lt;/Author&gt;&lt;Year&gt;2010&lt;/Year&gt;&lt;RecNum&gt;157&lt;/RecNum&gt;&lt;DisplayText&gt;(&lt;style face="italic"&gt;7&lt;/style&gt;)&lt;/DisplayText&gt;&lt;record&gt;&lt;rec-number&gt;157&lt;/rec-number&gt;&lt;foreign-keys&gt;&lt;key app="EN" db-id="vearfpway0tftyefaesx2wwqe99t0ww5wxwd" timestamp="1554798177" guid="c1837065-d9cc-4a47-9a2a-6a8221504624"&gt;157&lt;/key&gt;&lt;/foreign-keys&gt;&lt;ref-type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rsidR="00C22209">
        <w:fldChar w:fldCharType="separate"/>
      </w:r>
      <w:r w:rsidR="00231B5C">
        <w:rPr>
          <w:noProof/>
        </w:rPr>
        <w:t>(</w:t>
      </w:r>
      <w:r w:rsidR="00231B5C" w:rsidRPr="00231B5C">
        <w:rPr>
          <w:i/>
          <w:noProof/>
        </w:rPr>
        <w:t>7</w:t>
      </w:r>
      <w:r w:rsidR="00231B5C">
        <w:rPr>
          <w:noProof/>
        </w:rPr>
        <w:t>)</w:t>
      </w:r>
      <w:r w:rsidR="00C22209">
        <w:fldChar w:fldCharType="end"/>
      </w:r>
      <w:r>
        <w:t>.</w:t>
      </w:r>
    </w:p>
    <w:p w14:paraId="10BA692F" w14:textId="39DC2A14" w:rsidR="258EEAC6" w:rsidRPr="00231B5C" w:rsidRDefault="77D02D05">
      <w:pPr>
        <w:jc w:val="both"/>
        <w:rPr>
          <w:i/>
          <w:iCs/>
        </w:rPr>
      </w:pPr>
      <w:r w:rsidRPr="00231B5C">
        <w:rPr>
          <w:i/>
          <w:iCs/>
        </w:rPr>
        <w:t xml:space="preserve">Differentially </w:t>
      </w:r>
      <w:r w:rsidR="062C9D07" w:rsidRPr="00231B5C">
        <w:rPr>
          <w:i/>
          <w:iCs/>
        </w:rPr>
        <w:t>e</w:t>
      </w:r>
      <w:r w:rsidRPr="00231B5C">
        <w:rPr>
          <w:i/>
          <w:iCs/>
        </w:rPr>
        <w:t xml:space="preserve">xpressed region analysis using Illumina RNA sequencing data </w:t>
      </w:r>
    </w:p>
    <w:p w14:paraId="7DB7BF58" w14:textId="5ED6DE5B" w:rsidR="258EEAC6" w:rsidRDefault="77D02D05" w:rsidP="258EEAC6">
      <w:pPr>
        <w:jc w:val="both"/>
        <w:rPr>
          <w:highlight w:val="yellow"/>
        </w:rPr>
      </w:pPr>
      <w:r>
        <w:t xml:space="preserve">Mapped read pairs originating from forward and reverse strands were separated and coverage tracks were generated using </w:t>
      </w:r>
      <w:proofErr w:type="spellStart"/>
      <w:r>
        <w:t>samtools</w:t>
      </w:r>
      <w:proofErr w:type="spellEnd"/>
      <w:r>
        <w:t xml:space="preserve"> version 1.9</w:t>
      </w:r>
      <w:r w:rsidR="000664AF">
        <w:t xml:space="preserve"> </w:t>
      </w:r>
      <w:r w:rsidR="000664AF">
        <w:fldChar w:fldCharType="begin"/>
      </w:r>
      <w:r w:rsidR="000664AF">
        <w:instrText xml:space="preserve"> ADDIN EN.CITE &lt;EndNote&gt;&lt;Cite&gt;&lt;Author&gt;Wysoker&lt;/Author&gt;&lt;Year&gt;2009&lt;/Year&gt;&lt;RecNum&gt;150&lt;/RecNum&gt;&lt;DisplayText&gt;(&lt;style face="italic"&gt;8&lt;/style&gt;)&lt;/DisplayText&gt;&lt;record&gt;&lt;rec-number&gt;150&lt;/rec-number&gt;&lt;foreign-keys&gt;&lt;key app="EN" db-id="vearfpway0tftyefaesx2wwqe99t0ww5wxwd" timestamp="1554797370" guid="c1151ce4-fa18-4d61-8b66-1a0f85281b31"&gt;150&lt;/key&gt;&lt;/foreign-keys&gt;&lt;ref-type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0664AF">
        <w:fldChar w:fldCharType="separate"/>
      </w:r>
      <w:r w:rsidR="000664AF">
        <w:rPr>
          <w:noProof/>
        </w:rPr>
        <w:t>(</w:t>
      </w:r>
      <w:r w:rsidR="000664AF" w:rsidRPr="000664AF">
        <w:rPr>
          <w:i/>
          <w:noProof/>
        </w:rPr>
        <w:t>8</w:t>
      </w:r>
      <w:r w:rsidR="000664AF">
        <w:rPr>
          <w:noProof/>
        </w:rPr>
        <w:t>)</w:t>
      </w:r>
      <w:r w:rsidR="000664AF">
        <w:fldChar w:fldCharType="end"/>
      </w:r>
      <w:r w:rsidR="000664AF" w:rsidRPr="000664AF">
        <w:t>.</w:t>
      </w:r>
      <w:r w:rsidRPr="000664AF">
        <w:t xml:space="preserve"> </w:t>
      </w:r>
      <w:r>
        <w:t xml:space="preserve">Coverage tracks were then used as input for </w:t>
      </w:r>
      <w:proofErr w:type="spellStart"/>
      <w:r>
        <w:t>DERfinder</w:t>
      </w:r>
      <w:proofErr w:type="spellEnd"/>
      <w:r>
        <w:t xml:space="preserve"> version 1.16.1 (ref). Expressed regions were identified using a minimum coverage of 10 reads, and differential expression between </w:t>
      </w:r>
      <w:r w:rsidRPr="77D02D05">
        <w:rPr>
          <w:i/>
          <w:iCs/>
        </w:rPr>
        <w:t xml:space="preserve">vir-1 </w:t>
      </w:r>
      <w:r w:rsidRPr="77D02D05">
        <w:t xml:space="preserve">and VIR complemented </w:t>
      </w:r>
      <w:r>
        <w:t xml:space="preserve">was conducted using the </w:t>
      </w:r>
      <w:proofErr w:type="spellStart"/>
      <w:r>
        <w:t>analyseChr</w:t>
      </w:r>
      <w:proofErr w:type="spellEnd"/>
      <w:r>
        <w:t xml:space="preserve"> method using 50 permutations. </w:t>
      </w:r>
    </w:p>
    <w:p w14:paraId="63DC29A4" w14:textId="69F1EEA5" w:rsidR="77D02D05" w:rsidRPr="00231B5C" w:rsidRDefault="77D02D05">
      <w:pPr>
        <w:jc w:val="both"/>
        <w:rPr>
          <w:i/>
          <w:iCs/>
        </w:rPr>
      </w:pPr>
      <w:r w:rsidRPr="00231B5C">
        <w:rPr>
          <w:i/>
          <w:iCs/>
        </w:rPr>
        <w:t xml:space="preserve">Differential </w:t>
      </w:r>
      <w:r w:rsidR="062C9D07" w:rsidRPr="00231B5C">
        <w:rPr>
          <w:i/>
          <w:iCs/>
        </w:rPr>
        <w:t>e</w:t>
      </w:r>
      <w:r w:rsidRPr="00231B5C">
        <w:rPr>
          <w:i/>
          <w:iCs/>
        </w:rPr>
        <w:t xml:space="preserve">xon </w:t>
      </w:r>
      <w:r w:rsidR="062C9D07" w:rsidRPr="00231B5C">
        <w:rPr>
          <w:i/>
          <w:iCs/>
        </w:rPr>
        <w:t>u</w:t>
      </w:r>
      <w:r w:rsidRPr="00231B5C">
        <w:rPr>
          <w:i/>
          <w:iCs/>
        </w:rPr>
        <w:t>sage analysis using Illumina RNA sequencing data</w:t>
      </w:r>
    </w:p>
    <w:p w14:paraId="5B616350" w14:textId="10DE7BCA" w:rsidR="77D02D05" w:rsidRDefault="77D02D05" w:rsidP="77D02D05">
      <w:pPr>
        <w:jc w:val="both"/>
      </w:pPr>
      <w:r w:rsidRPr="77D02D05">
        <w:t xml:space="preserve">Annotated gene models from Araport11 were divided into transcript chunks (i.e. contiguous regions within which each base is present in the same set of transcript models). Read counts for each chunk were generated using </w:t>
      </w:r>
      <w:proofErr w:type="spellStart"/>
      <w:r w:rsidRPr="77D02D05">
        <w:t>bedtools</w:t>
      </w:r>
      <w:proofErr w:type="spellEnd"/>
      <w:r w:rsidRPr="77D02D05">
        <w:t xml:space="preserve"> version 2.27.1</w:t>
      </w:r>
      <w:r w:rsidR="000664AF">
        <w:t xml:space="preserve"> </w:t>
      </w:r>
      <w:r w:rsidR="000664AF">
        <w:fldChar w:fldCharType="begin"/>
      </w:r>
      <w:r w:rsidR="000664AF">
        <w:instrText xml:space="preserve"> ADDIN EN.CITE &lt;EndNote&gt;&lt;Cite&gt;&lt;Author&gt;Quinlan&lt;/Author&gt;&lt;Year&gt;2010&lt;/Year&gt;&lt;RecNum&gt;158&lt;/RecNum&gt;&lt;DisplayText&gt;(&lt;style face="italic"&gt;9&lt;/style&gt;)&lt;/DisplayText&gt;&lt;record&gt;&lt;rec-number&gt;158&lt;/rec-number&gt;&lt;foreign-keys&gt;&lt;key app="EN" db-id="vearfpway0tftyefaesx2wwqe99t0ww5wxwd" timestamp="1554798215" guid="9d2cdd01-7a6d-4f7c-b8f9-79b1def8f071"&gt;158&lt;/key&gt;&lt;/foreign-keys&gt;&lt;ref-type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0664AF">
        <w:fldChar w:fldCharType="separate"/>
      </w:r>
      <w:r w:rsidR="000664AF">
        <w:rPr>
          <w:noProof/>
        </w:rPr>
        <w:t>(</w:t>
      </w:r>
      <w:r w:rsidR="000664AF" w:rsidRPr="000664AF">
        <w:rPr>
          <w:i/>
          <w:noProof/>
        </w:rPr>
        <w:t>9</w:t>
      </w:r>
      <w:r w:rsidR="000664AF">
        <w:rPr>
          <w:noProof/>
        </w:rPr>
        <w:t>)</w:t>
      </w:r>
      <w:r w:rsidR="000664AF">
        <w:fldChar w:fldCharType="end"/>
      </w:r>
      <w:r w:rsidRPr="77D02D05">
        <w:t xml:space="preserve"> intersect in count mode. Chunk counts were then processed using </w:t>
      </w:r>
      <w:proofErr w:type="spellStart"/>
      <w:r w:rsidRPr="77D02D05">
        <w:t>DEXseq</w:t>
      </w:r>
      <w:proofErr w:type="spellEnd"/>
      <w:r w:rsidRPr="77D02D05">
        <w:t xml:space="preserve"> version </w:t>
      </w:r>
      <w:r w:rsidRPr="77D02D05">
        <w:rPr>
          <w:highlight w:val="yellow"/>
        </w:rPr>
        <w:t>XX</w:t>
      </w:r>
      <w:r w:rsidRPr="00A047A7">
        <w:t xml:space="preserve">  </w:t>
      </w:r>
      <w:r w:rsidR="00A047A7" w:rsidRPr="00A047A7">
        <w:fldChar w:fldCharType="begin"/>
      </w:r>
      <w:r w:rsidR="00A047A7" w:rsidRPr="00A047A7">
        <w:instrText xml:space="preserve"> ADDIN EN.CITE &lt;EndNote&gt;&lt;Cite&gt;&lt;Author&gt;Anders&lt;/Author&gt;&lt;Year&gt;2012&lt;/Year&gt;&lt;RecNum&gt;193&lt;/RecNum&gt;&lt;DisplayText&gt;(&lt;style face="italic"&gt;10&lt;/style&gt;)&lt;/DisplayText&gt;&lt;record&gt;&lt;rec-number&gt;193&lt;/rec-number&gt;&lt;foreign-keys&gt;&lt;key app="EN" db-id="vearfpway0tftyefaesx2wwqe99t0ww5wxwd" timestamp="1558606807"&gt;193&lt;/key&gt;&lt;/foreign-keys&gt;&lt;ref-type name="Journal Article"&gt;17&lt;/ref-type&gt;&lt;contributors&gt;&lt;authors&gt;&lt;author&gt;Anders, Simon&lt;/author&gt;&lt;author&gt;Reyes, Alejandro&lt;/author&gt;&lt;author&gt;Huber, Wolfgang&lt;/author&gt;&lt;/authors&gt;&lt;/contributors&gt;&lt;titles&gt;&lt;title&gt;Detecting differential usage of exons from RNA-seq data&lt;/title&gt;&lt;secondary-title&gt;Genome Research&lt;/secondary-title&gt;&lt;/titles&gt;&lt;periodical&gt;&lt;full-title&gt;Genome research&lt;/full-title&gt;&lt;/periodical&gt;&lt;pages&gt;2008-2017&lt;/pages&gt;&lt;volume&gt;22&lt;/volume&gt;&lt;number&gt;10&lt;/number&gt;&lt;dates&gt;&lt;year&gt;2012&lt;/year&gt;&lt;pub-dates&gt;&lt;date&gt;October 1, 2012&lt;/date&gt;&lt;/pub-dates&gt;&lt;/dates&gt;&lt;urls&gt;&lt;related-urls&gt;&lt;url&gt;http://genome.cshlp.org/content/22/10/2008.abstract&lt;/url&gt;&lt;/related-urls&gt;&lt;/urls&gt;&lt;electronic-resource-num&gt;10.1101/gr.133744.111&lt;/electronic-resource-num&gt;&lt;/record&gt;&lt;/Cite&gt;&lt;/EndNote&gt;</w:instrText>
      </w:r>
      <w:r w:rsidR="00A047A7" w:rsidRPr="00A047A7">
        <w:fldChar w:fldCharType="separate"/>
      </w:r>
      <w:r w:rsidR="00A047A7" w:rsidRPr="00A047A7">
        <w:rPr>
          <w:noProof/>
        </w:rPr>
        <w:t>(</w:t>
      </w:r>
      <w:r w:rsidR="00A047A7" w:rsidRPr="00A047A7">
        <w:rPr>
          <w:i/>
          <w:noProof/>
        </w:rPr>
        <w:t>10</w:t>
      </w:r>
      <w:r w:rsidR="00A047A7" w:rsidRPr="00A047A7">
        <w:rPr>
          <w:noProof/>
        </w:rPr>
        <w:t>)</w:t>
      </w:r>
      <w:r w:rsidR="00A047A7" w:rsidRPr="00A047A7">
        <w:fldChar w:fldCharType="end"/>
      </w:r>
      <w:r w:rsidR="00A047A7">
        <w:t xml:space="preserve"> </w:t>
      </w:r>
      <w:r w:rsidRPr="77D02D05">
        <w:t xml:space="preserve">to identify differentially expressed chunks between </w:t>
      </w:r>
      <w:r w:rsidRPr="1F21B00D">
        <w:rPr>
          <w:i/>
          <w:iCs/>
        </w:rPr>
        <w:t xml:space="preserve">vir-1 </w:t>
      </w:r>
      <w:r w:rsidRPr="77D02D05">
        <w:t>and VIR complemented lines. Chunks were annotated as five prime variation if they included a start site of any transcript, and three prime variation if they contained a termination site. Chunks representing overhangs from alternative donor or acceptor sites were also separately classified. Internal exons were subclassified into cassette exons if they could be wholly contained within any intron.</w:t>
      </w:r>
    </w:p>
    <w:p w14:paraId="4BB8C0D6" w14:textId="0A0B9A13" w:rsidR="1F21B00D" w:rsidRPr="00231B5C" w:rsidRDefault="1F21B00D" w:rsidP="00231B5C">
      <w:pPr>
        <w:jc w:val="both"/>
        <w:rPr>
          <w:u w:val="single"/>
        </w:rPr>
      </w:pPr>
      <w:r w:rsidRPr="00231B5C">
        <w:rPr>
          <w:b/>
          <w:bCs/>
          <w:u w:val="single"/>
        </w:rPr>
        <w:t xml:space="preserve">Nanopore </w:t>
      </w:r>
      <w:r w:rsidR="62094F08" w:rsidRPr="00231B5C">
        <w:rPr>
          <w:b/>
          <w:bCs/>
          <w:u w:val="single"/>
        </w:rPr>
        <w:t>direct RNA sequencing</w:t>
      </w:r>
    </w:p>
    <w:p w14:paraId="2A335DDB" w14:textId="370CC8F3" w:rsidR="00F33A14" w:rsidRPr="00231B5C" w:rsidRDefault="00525007">
      <w:pPr>
        <w:jc w:val="both"/>
        <w:rPr>
          <w:i/>
          <w:iCs/>
        </w:rPr>
      </w:pPr>
      <w:r w:rsidRPr="00231B5C">
        <w:rPr>
          <w:i/>
          <w:iCs/>
        </w:rPr>
        <w:lastRenderedPageBreak/>
        <w:t>Preparation of libraries for</w:t>
      </w:r>
      <w:r w:rsidR="00CA1E2E" w:rsidRPr="00231B5C">
        <w:rPr>
          <w:i/>
          <w:iCs/>
        </w:rPr>
        <w:t xml:space="preserve"> Direct RNA sequencing</w:t>
      </w:r>
      <w:r w:rsidR="00113EAF" w:rsidRPr="00231B5C">
        <w:rPr>
          <w:i/>
          <w:iCs/>
        </w:rPr>
        <w:t xml:space="preserve"> </w:t>
      </w:r>
      <w:r w:rsidR="00CA1E2E" w:rsidRPr="00231B5C">
        <w:rPr>
          <w:i/>
          <w:iCs/>
        </w:rPr>
        <w:t>using nanopores</w:t>
      </w:r>
    </w:p>
    <w:p w14:paraId="0FA46EEE" w14:textId="75B24F91" w:rsidR="00F33A14" w:rsidRDefault="00F33A14" w:rsidP="007271BB">
      <w:pPr>
        <w:jc w:val="both"/>
        <w:rPr>
          <w:lang w:val="en-US"/>
        </w:rPr>
      </w:pPr>
      <w:r>
        <w:rPr>
          <w:lang w:val="en-US"/>
        </w:rPr>
        <w:t xml:space="preserve">mRNA was isolated from approximately 75 </w:t>
      </w:r>
      <w:r>
        <w:rPr>
          <w:lang w:val="en-US"/>
        </w:rPr>
        <w:sym w:font="Symbol" w:char="F06D"/>
      </w:r>
      <w:r>
        <w:rPr>
          <w:lang w:val="en-US"/>
        </w:rPr>
        <w:t xml:space="preserve">g of total RNA using the </w:t>
      </w:r>
      <w:proofErr w:type="spellStart"/>
      <w:r w:rsidRPr="00B67B14">
        <w:rPr>
          <w:lang w:val="en-US"/>
        </w:rPr>
        <w:t>Dynabeads</w:t>
      </w:r>
      <w:proofErr w:type="spellEnd"/>
      <w:r w:rsidRPr="00B67B14">
        <w:rPr>
          <w:lang w:val="en-US"/>
        </w:rPr>
        <w:t>® mRNA purification kit (</w:t>
      </w:r>
      <w:proofErr w:type="spellStart"/>
      <w:r w:rsidR="007824DA">
        <w:rPr>
          <w:lang w:val="en-US"/>
        </w:rPr>
        <w:t>Thermo</w:t>
      </w:r>
      <w:proofErr w:type="spellEnd"/>
      <w:r w:rsidR="007824DA">
        <w:rPr>
          <w:lang w:val="en-US"/>
        </w:rPr>
        <w:t xml:space="preserve"> Fisher</w:t>
      </w:r>
      <w:r w:rsidRPr="00B67B14">
        <w:rPr>
          <w:lang w:val="en-US"/>
        </w:rPr>
        <w:t xml:space="preserve"> Scientific) </w:t>
      </w:r>
      <w:r>
        <w:rPr>
          <w:lang w:val="en-US"/>
        </w:rPr>
        <w:t>following the manufacturer’s instruction</w:t>
      </w:r>
      <w:r w:rsidR="00976915">
        <w:rPr>
          <w:lang w:val="en-US"/>
        </w:rPr>
        <w:t>s</w:t>
      </w:r>
      <w:r>
        <w:rPr>
          <w:lang w:val="en-US"/>
        </w:rPr>
        <w:t xml:space="preserve">. The quality and quantity of mRNA was assessed using the </w:t>
      </w:r>
      <w:proofErr w:type="spellStart"/>
      <w:r>
        <w:rPr>
          <w:lang w:val="en-US"/>
        </w:rPr>
        <w:t>NanoDrop</w:t>
      </w:r>
      <w:proofErr w:type="spellEnd"/>
      <w:r w:rsidR="00402F64">
        <w:rPr>
          <w:lang w:val="en-US"/>
        </w:rPr>
        <w:t>™</w:t>
      </w:r>
      <w:r>
        <w:rPr>
          <w:lang w:val="en-US"/>
        </w:rPr>
        <w:t xml:space="preserve"> 2000 spectrophotometer (</w:t>
      </w:r>
      <w:proofErr w:type="spellStart"/>
      <w:r w:rsidR="007824DA">
        <w:rPr>
          <w:lang w:val="en-US"/>
        </w:rPr>
        <w:t>Thermo</w:t>
      </w:r>
      <w:proofErr w:type="spellEnd"/>
      <w:r w:rsidR="007824DA">
        <w:rPr>
          <w:lang w:val="en-US"/>
        </w:rPr>
        <w:t xml:space="preserve"> Fisher</w:t>
      </w:r>
      <w:r>
        <w:rPr>
          <w:lang w:val="en-US"/>
        </w:rPr>
        <w:t xml:space="preserve"> Scientific). </w:t>
      </w:r>
      <w:r w:rsidR="002B4862">
        <w:rPr>
          <w:lang w:val="en-US"/>
        </w:rPr>
        <w:t xml:space="preserve">Nanopore </w:t>
      </w:r>
      <w:r w:rsidRPr="00B67B14">
        <w:rPr>
          <w:lang w:val="en-US"/>
        </w:rPr>
        <w:t xml:space="preserve">libraries were prepared </w:t>
      </w:r>
      <w:r>
        <w:rPr>
          <w:lang w:val="en-US"/>
        </w:rPr>
        <w:t xml:space="preserve">from 1 </w:t>
      </w:r>
      <w:r>
        <w:rPr>
          <w:lang w:val="en-US"/>
        </w:rPr>
        <w:sym w:font="Symbol" w:char="F06D"/>
      </w:r>
      <w:r>
        <w:rPr>
          <w:lang w:val="en-US"/>
        </w:rPr>
        <w:t xml:space="preserve">g of </w:t>
      </w:r>
      <w:r w:rsidR="00976915">
        <w:rPr>
          <w:lang w:val="en-US"/>
        </w:rPr>
        <w:t xml:space="preserve">poly(A)+ </w:t>
      </w:r>
      <w:r>
        <w:rPr>
          <w:lang w:val="en-US"/>
        </w:rPr>
        <w:t>RNA</w:t>
      </w:r>
      <w:r w:rsidR="004B3930">
        <w:rPr>
          <w:lang w:val="en-US"/>
        </w:rPr>
        <w:t xml:space="preserve"> combined with 1</w:t>
      </w:r>
      <w:r w:rsidR="0088245A">
        <w:rPr>
          <w:lang w:val="en-US"/>
        </w:rPr>
        <w:t xml:space="preserve"> </w:t>
      </w:r>
      <w:proofErr w:type="spellStart"/>
      <w:r w:rsidR="004B3930">
        <w:rPr>
          <w:lang w:val="en-US"/>
        </w:rPr>
        <w:t>μl</w:t>
      </w:r>
      <w:proofErr w:type="spellEnd"/>
      <w:r w:rsidR="004B3930">
        <w:rPr>
          <w:lang w:val="en-US"/>
        </w:rPr>
        <w:t xml:space="preserve"> of undiluted ERCC RNA Spike-In mix (</w:t>
      </w:r>
      <w:proofErr w:type="spellStart"/>
      <w:r w:rsidR="004B3930">
        <w:rPr>
          <w:lang w:val="en-US"/>
        </w:rPr>
        <w:t>Thermo</w:t>
      </w:r>
      <w:proofErr w:type="spellEnd"/>
      <w:r w:rsidR="004B3930">
        <w:rPr>
          <w:lang w:val="en-US"/>
        </w:rPr>
        <w:t xml:space="preserve"> Fisher Scientific)</w:t>
      </w:r>
      <w:r>
        <w:rPr>
          <w:lang w:val="en-US"/>
        </w:rPr>
        <w:t xml:space="preserve"> </w:t>
      </w:r>
      <w:r w:rsidR="00113EAF">
        <w:rPr>
          <w:lang w:val="en-US"/>
        </w:rPr>
        <w:t xml:space="preserve">using the </w:t>
      </w:r>
      <w:r w:rsidR="00753279">
        <w:rPr>
          <w:lang w:val="en-US"/>
        </w:rPr>
        <w:t xml:space="preserve">nanopore </w:t>
      </w:r>
      <w:r w:rsidR="00113EAF">
        <w:rPr>
          <w:lang w:val="en-US"/>
        </w:rPr>
        <w:t>DRS</w:t>
      </w:r>
      <w:r w:rsidRPr="00B67B14">
        <w:rPr>
          <w:lang w:val="en-US"/>
        </w:rPr>
        <w:t xml:space="preserve"> Kit (</w:t>
      </w:r>
      <w:r w:rsidRPr="00FE4926">
        <w:rPr>
          <w:lang w:val="en-US"/>
        </w:rPr>
        <w:t>SQK-RNA001</w:t>
      </w:r>
      <w:r>
        <w:rPr>
          <w:lang w:val="en-US"/>
        </w:rPr>
        <w:t xml:space="preserve"> Ltd.</w:t>
      </w:r>
      <w:r w:rsidRPr="00B67B14">
        <w:rPr>
          <w:lang w:val="en-US"/>
        </w:rPr>
        <w:t>)</w:t>
      </w:r>
      <w:r w:rsidR="00434FEE">
        <w:rPr>
          <w:lang w:val="en-US"/>
        </w:rPr>
        <w:t xml:space="preserve"> according to manufacturer’s instructions</w:t>
      </w:r>
      <w:r w:rsidRPr="00B67B14">
        <w:rPr>
          <w:lang w:val="en-US"/>
        </w:rPr>
        <w:t xml:space="preserve">. </w:t>
      </w:r>
      <w:r w:rsidR="00434FEE">
        <w:rPr>
          <w:lang w:val="en-US"/>
        </w:rPr>
        <w:t>Quickly</w:t>
      </w:r>
      <w:r w:rsidR="00976915">
        <w:rPr>
          <w:lang w:val="en-US"/>
        </w:rPr>
        <w:t xml:space="preserve"> </w:t>
      </w:r>
      <w:r w:rsidR="00574C23">
        <w:rPr>
          <w:lang w:val="en-US"/>
        </w:rPr>
        <w:t>poly</w:t>
      </w:r>
      <w:r w:rsidR="00240ED0">
        <w:rPr>
          <w:lang w:val="en-US"/>
        </w:rPr>
        <w:t>(T) adapter was ligated to the mRNA using T4 DNA ligase (</w:t>
      </w:r>
      <w:r w:rsidR="00656836" w:rsidRPr="008100A7">
        <w:t>New England Biolabs® Inc.</w:t>
      </w:r>
      <w:r w:rsidR="00240ED0">
        <w:rPr>
          <w:lang w:val="en-US"/>
        </w:rPr>
        <w:t>) in the Quick Ligase reaction buffer (</w:t>
      </w:r>
      <w:r w:rsidR="00656836" w:rsidRPr="008100A7">
        <w:t>New England Biolabs® Inc.</w:t>
      </w:r>
      <w:r w:rsidR="00240ED0">
        <w:rPr>
          <w:lang w:val="en-US"/>
        </w:rPr>
        <w:t>) for 15 min at room temperature. T</w:t>
      </w:r>
      <w:r w:rsidRPr="00B67B14">
        <w:rPr>
          <w:lang w:val="en-US"/>
        </w:rPr>
        <w:t xml:space="preserve">he first strand cDNA was synthesized by </w:t>
      </w:r>
      <w:proofErr w:type="spellStart"/>
      <w:r w:rsidRPr="00B67B14">
        <w:rPr>
          <w:lang w:val="en-US"/>
        </w:rPr>
        <w:t>SuperScript</w:t>
      </w:r>
      <w:proofErr w:type="spellEnd"/>
      <w:r w:rsidRPr="00B67B14">
        <w:rPr>
          <w:lang w:val="en-US"/>
        </w:rPr>
        <w:t xml:space="preserve"> III Reverse Transcriptase (</w:t>
      </w:r>
      <w:proofErr w:type="spellStart"/>
      <w:r w:rsidRPr="00B67B14">
        <w:rPr>
          <w:lang w:val="en-US"/>
        </w:rPr>
        <w:t>Th</w:t>
      </w:r>
      <w:r w:rsidR="00574C23">
        <w:rPr>
          <w:lang w:val="en-US"/>
        </w:rPr>
        <w:t>ermo</w:t>
      </w:r>
      <w:proofErr w:type="spellEnd"/>
      <w:r w:rsidR="00574C23">
        <w:rPr>
          <w:lang w:val="en-US"/>
        </w:rPr>
        <w:t xml:space="preserve"> Fisher Scientific) using the </w:t>
      </w:r>
      <w:r>
        <w:rPr>
          <w:lang w:val="en-US"/>
        </w:rPr>
        <w:t xml:space="preserve">oligo(dT) </w:t>
      </w:r>
      <w:r w:rsidRPr="00B67B14">
        <w:rPr>
          <w:lang w:val="en-US"/>
        </w:rPr>
        <w:t>adapter. The RNA-</w:t>
      </w:r>
      <w:r>
        <w:rPr>
          <w:lang w:val="en-US"/>
        </w:rPr>
        <w:t>c</w:t>
      </w:r>
      <w:r w:rsidR="00574C23">
        <w:rPr>
          <w:lang w:val="en-US"/>
        </w:rPr>
        <w:t xml:space="preserve">DNA hybrid was purified </w:t>
      </w:r>
      <w:r w:rsidRPr="00B67B14">
        <w:rPr>
          <w:lang w:val="en-US"/>
        </w:rPr>
        <w:t xml:space="preserve">using </w:t>
      </w:r>
      <w:proofErr w:type="spellStart"/>
      <w:r>
        <w:rPr>
          <w:lang w:val="en-US"/>
        </w:rPr>
        <w:t>A</w:t>
      </w:r>
      <w:r w:rsidRPr="00E6631D">
        <w:rPr>
          <w:lang w:val="en-US"/>
        </w:rPr>
        <w:t>gencourt</w:t>
      </w:r>
      <w:proofErr w:type="spellEnd"/>
      <w:r w:rsidRPr="00E6631D">
        <w:rPr>
          <w:lang w:val="en-US"/>
        </w:rPr>
        <w:t xml:space="preserve"> </w:t>
      </w:r>
      <w:proofErr w:type="spellStart"/>
      <w:r w:rsidRPr="00E6631D">
        <w:rPr>
          <w:lang w:val="en-US"/>
        </w:rPr>
        <w:t>RNAClean</w:t>
      </w:r>
      <w:proofErr w:type="spellEnd"/>
      <w:r w:rsidRPr="00E6631D">
        <w:rPr>
          <w:lang w:val="en-US"/>
        </w:rPr>
        <w:t xml:space="preserve"> XP</w:t>
      </w:r>
      <w:r>
        <w:rPr>
          <w:lang w:val="en-US"/>
        </w:rPr>
        <w:t xml:space="preserve"> </w:t>
      </w:r>
      <w:r w:rsidRPr="00B67B14">
        <w:rPr>
          <w:lang w:val="en-US"/>
        </w:rPr>
        <w:t>ma</w:t>
      </w:r>
      <w:r>
        <w:rPr>
          <w:lang w:val="en-US"/>
        </w:rPr>
        <w:t xml:space="preserve">gnetic beads (Beckman Coulter). </w:t>
      </w:r>
      <w:r w:rsidR="00574C23">
        <w:rPr>
          <w:lang w:val="en-US"/>
        </w:rPr>
        <w:t>The sequencing adapter was ligated to the mRNA using T4 DNA ligase (</w:t>
      </w:r>
      <w:r w:rsidR="00656836" w:rsidRPr="008100A7">
        <w:t>New England Biolabs® Inc.</w:t>
      </w:r>
      <w:r w:rsidR="00574C23">
        <w:rPr>
          <w:lang w:val="en-US"/>
        </w:rPr>
        <w:t>) in the Quick Ligase reaction buffer (</w:t>
      </w:r>
      <w:r w:rsidR="00656836" w:rsidRPr="008100A7">
        <w:t>New England Biolabs® Inc.</w:t>
      </w:r>
      <w:r w:rsidR="00574C23">
        <w:rPr>
          <w:lang w:val="en-US"/>
        </w:rPr>
        <w:t xml:space="preserve">) for 15 min at </w:t>
      </w:r>
      <w:r w:rsidR="00A06924">
        <w:rPr>
          <w:lang w:val="en-US"/>
        </w:rPr>
        <w:t>room temperature followed by a</w:t>
      </w:r>
      <w:r w:rsidR="00574C23">
        <w:rPr>
          <w:lang w:val="en-US"/>
        </w:rPr>
        <w:t xml:space="preserve"> second purification using </w:t>
      </w:r>
      <w:proofErr w:type="spellStart"/>
      <w:r w:rsidR="00574C23">
        <w:rPr>
          <w:lang w:val="en-US"/>
        </w:rPr>
        <w:t>Agencourt</w:t>
      </w:r>
      <w:proofErr w:type="spellEnd"/>
      <w:r w:rsidR="00574C23">
        <w:rPr>
          <w:lang w:val="en-US"/>
        </w:rPr>
        <w:t xml:space="preserve"> beads as described above. </w:t>
      </w:r>
      <w:r w:rsidRPr="00B67B14">
        <w:rPr>
          <w:lang w:val="en-US"/>
        </w:rPr>
        <w:t xml:space="preserve">Libraries were loaded on R9.4 </w:t>
      </w:r>
      <w:proofErr w:type="spellStart"/>
      <w:r w:rsidRPr="00B67B14">
        <w:rPr>
          <w:lang w:val="en-US"/>
        </w:rPr>
        <w:t>SpotON</w:t>
      </w:r>
      <w:proofErr w:type="spellEnd"/>
      <w:r w:rsidRPr="00B67B14">
        <w:rPr>
          <w:lang w:val="en-US"/>
        </w:rPr>
        <w:t xml:space="preserve"> Flow Cells</w:t>
      </w:r>
      <w:r>
        <w:rPr>
          <w:lang w:val="en-US"/>
        </w:rPr>
        <w:t xml:space="preserve"> (Oxford Nanopore Technologies Ltd.) and sequenced on a 48-hour runtime. </w:t>
      </w:r>
    </w:p>
    <w:p w14:paraId="410F91FF" w14:textId="5885EAF7" w:rsidR="00525007" w:rsidRDefault="0021480B" w:rsidP="007271BB">
      <w:pPr>
        <w:jc w:val="both"/>
        <w:rPr>
          <w:lang w:val="en-US"/>
        </w:rPr>
      </w:pPr>
      <w:r>
        <w:rPr>
          <w:lang w:val="en-US"/>
        </w:rPr>
        <w:t>To incorporate</w:t>
      </w:r>
      <w:r w:rsidRPr="00231B5C">
        <w:t xml:space="preserve"> cap-dependent ligation of a biotinylated 5’ adapter RNA, </w:t>
      </w:r>
      <w:r w:rsidR="00976915" w:rsidRPr="00231B5C">
        <w:t>the f</w:t>
      </w:r>
      <w:r w:rsidRPr="00231B5C">
        <w:t xml:space="preserve">ollowing modifications were introduced into the </w:t>
      </w:r>
      <w:r w:rsidR="003271BC" w:rsidRPr="00231B5C">
        <w:t xml:space="preserve">library preparation </w:t>
      </w:r>
      <w:r w:rsidRPr="00231B5C">
        <w:t xml:space="preserve">protocol. </w:t>
      </w:r>
      <w:r w:rsidR="002243C8">
        <w:rPr>
          <w:lang w:val="en-US"/>
        </w:rPr>
        <w:t>4 µg of</w:t>
      </w:r>
      <w:r w:rsidR="003271BC">
        <w:rPr>
          <w:lang w:val="en-US"/>
        </w:rPr>
        <w:t xml:space="preserve"> mRNA was de</w:t>
      </w:r>
      <w:r w:rsidR="008D79D3">
        <w:rPr>
          <w:lang w:val="en-US"/>
        </w:rPr>
        <w:t>-</w:t>
      </w:r>
      <w:r w:rsidR="003271BC">
        <w:rPr>
          <w:lang w:val="en-US"/>
        </w:rPr>
        <w:t>phosphorylated by</w:t>
      </w:r>
      <w:r w:rsidR="002243C8">
        <w:rPr>
          <w:lang w:val="en-US"/>
        </w:rPr>
        <w:t xml:space="preserve"> </w:t>
      </w:r>
      <w:r w:rsidR="002243C8" w:rsidRPr="002243C8">
        <w:rPr>
          <w:lang w:val="en-US"/>
        </w:rPr>
        <w:t>Calf Intestinal Alkaline Phosphatase</w:t>
      </w:r>
      <w:r w:rsidR="002243C8">
        <w:rPr>
          <w:lang w:val="en-US"/>
        </w:rPr>
        <w:t xml:space="preserve"> (</w:t>
      </w:r>
      <w:proofErr w:type="spellStart"/>
      <w:r w:rsidR="007824DA">
        <w:rPr>
          <w:lang w:val="en-US"/>
        </w:rPr>
        <w:t>Thermo</w:t>
      </w:r>
      <w:proofErr w:type="spellEnd"/>
      <w:r w:rsidR="007824DA">
        <w:rPr>
          <w:lang w:val="en-US"/>
        </w:rPr>
        <w:t xml:space="preserve"> Fisher</w:t>
      </w:r>
      <w:r w:rsidR="002243C8">
        <w:rPr>
          <w:lang w:val="en-US"/>
        </w:rPr>
        <w:t xml:space="preserve"> Scientific)</w:t>
      </w:r>
      <w:r w:rsidR="003271BC">
        <w:rPr>
          <w:lang w:val="en-US"/>
        </w:rPr>
        <w:t xml:space="preserve"> and 5’ cap was removed by</w:t>
      </w:r>
      <w:r w:rsidR="007271BB">
        <w:rPr>
          <w:lang w:val="en-US"/>
        </w:rPr>
        <w:t xml:space="preserve"> </w:t>
      </w:r>
      <w:r w:rsidR="007271BB" w:rsidRPr="007271BB">
        <w:rPr>
          <w:lang w:val="en-US"/>
        </w:rPr>
        <w:t>Cap-Clip™ Acid Pyrophosphatase</w:t>
      </w:r>
      <w:r w:rsidR="007271BB">
        <w:rPr>
          <w:lang w:val="en-US"/>
        </w:rPr>
        <w:t xml:space="preserve"> (Cambio)</w:t>
      </w:r>
      <w:r w:rsidR="003271BC">
        <w:rPr>
          <w:lang w:val="en-US"/>
        </w:rPr>
        <w:t xml:space="preserve"> </w:t>
      </w:r>
      <w:r w:rsidR="00976915">
        <w:rPr>
          <w:lang w:val="en-US"/>
        </w:rPr>
        <w:t>according to the</w:t>
      </w:r>
      <w:r w:rsidR="003271BC">
        <w:rPr>
          <w:lang w:val="en-US"/>
        </w:rPr>
        <w:t xml:space="preserve"> </w:t>
      </w:r>
      <w:r w:rsidR="00A07BAC">
        <w:rPr>
          <w:lang w:val="en-US"/>
        </w:rPr>
        <w:t>manufacturer’s</w:t>
      </w:r>
      <w:r w:rsidR="003271BC">
        <w:rPr>
          <w:lang w:val="en-US"/>
        </w:rPr>
        <w:t xml:space="preserve"> instructions</w:t>
      </w:r>
      <w:r w:rsidR="007271BB">
        <w:rPr>
          <w:lang w:val="en-US"/>
        </w:rPr>
        <w:t xml:space="preserve">. Next, </w:t>
      </w:r>
      <w:r w:rsidR="22140A69">
        <w:rPr>
          <w:lang w:val="en-US"/>
        </w:rPr>
        <w:t xml:space="preserve">5’ </w:t>
      </w:r>
      <w:r w:rsidR="00A07BAC">
        <w:rPr>
          <w:lang w:val="en-US"/>
        </w:rPr>
        <w:t>RNA oligo biotinylated at the 5’ end</w:t>
      </w:r>
      <w:r w:rsidR="007271BB">
        <w:rPr>
          <w:lang w:val="en-US"/>
        </w:rPr>
        <w:t xml:space="preserve"> </w:t>
      </w:r>
      <w:r w:rsidR="46007B5E">
        <w:rPr>
          <w:lang w:val="en-US"/>
        </w:rPr>
        <w:t>(I</w:t>
      </w:r>
      <w:r w:rsidR="43710F61">
        <w:rPr>
          <w:lang w:val="en-US"/>
        </w:rPr>
        <w:t>ntegrated DNA Technologies</w:t>
      </w:r>
      <w:r w:rsidR="47E76D63">
        <w:rPr>
          <w:lang w:val="en-US"/>
        </w:rPr>
        <w:t xml:space="preserve">) </w:t>
      </w:r>
      <w:r w:rsidR="007271BB">
        <w:rPr>
          <w:lang w:val="en-US"/>
        </w:rPr>
        <w:t xml:space="preserve">was ligated to dephosphorylated, de-capped mRNA using T4 RNA ligase </w:t>
      </w:r>
      <w:r w:rsidR="005E6B6D">
        <w:rPr>
          <w:lang w:val="en-US"/>
        </w:rPr>
        <w:t>I (</w:t>
      </w:r>
      <w:r w:rsidR="00656836" w:rsidRPr="008100A7">
        <w:t>New England Biolabs® Inc.</w:t>
      </w:r>
      <w:r w:rsidR="005E6B6D">
        <w:rPr>
          <w:lang w:val="en-US"/>
        </w:rPr>
        <w:t xml:space="preserve">) and mRNA was purified using </w:t>
      </w:r>
      <w:proofErr w:type="spellStart"/>
      <w:r w:rsidR="005E6B6D" w:rsidRPr="005E6B6D">
        <w:rPr>
          <w:lang w:val="en-US"/>
        </w:rPr>
        <w:t>Dynabeads</w:t>
      </w:r>
      <w:proofErr w:type="spellEnd"/>
      <w:r w:rsidR="005E6B6D" w:rsidRPr="005E6B6D">
        <w:rPr>
          <w:lang w:val="en-US"/>
        </w:rPr>
        <w:t xml:space="preserve">™ </w:t>
      </w:r>
      <w:proofErr w:type="spellStart"/>
      <w:r w:rsidR="005E6B6D" w:rsidRPr="005E6B6D">
        <w:rPr>
          <w:lang w:val="en-US"/>
        </w:rPr>
        <w:t>MyOne</w:t>
      </w:r>
      <w:proofErr w:type="spellEnd"/>
      <w:r w:rsidR="005E6B6D" w:rsidRPr="005E6B6D">
        <w:rPr>
          <w:lang w:val="en-US"/>
        </w:rPr>
        <w:t>™ Streptavidin C1</w:t>
      </w:r>
      <w:r w:rsidR="005E6B6D">
        <w:rPr>
          <w:lang w:val="en-US"/>
        </w:rPr>
        <w:t xml:space="preserve"> beads (</w:t>
      </w:r>
      <w:proofErr w:type="spellStart"/>
      <w:r w:rsidR="007824DA">
        <w:rPr>
          <w:lang w:val="en-US"/>
        </w:rPr>
        <w:t>Thermo</w:t>
      </w:r>
      <w:proofErr w:type="spellEnd"/>
      <w:r w:rsidR="007824DA">
        <w:rPr>
          <w:lang w:val="en-US"/>
        </w:rPr>
        <w:t xml:space="preserve"> Fisher</w:t>
      </w:r>
      <w:r w:rsidR="005E6B6D">
        <w:rPr>
          <w:lang w:val="en-US"/>
        </w:rPr>
        <w:t xml:space="preserve"> Scientific)</w:t>
      </w:r>
      <w:r w:rsidR="00A07BAC">
        <w:rPr>
          <w:lang w:val="en-US"/>
        </w:rPr>
        <w:t xml:space="preserve"> according to the manufacturer’s instructions</w:t>
      </w:r>
      <w:r w:rsidR="005E6B6D">
        <w:rPr>
          <w:lang w:val="en-US"/>
        </w:rPr>
        <w:t xml:space="preserve">. mRNA quality and quantity </w:t>
      </w:r>
      <w:r w:rsidR="00920F36">
        <w:rPr>
          <w:lang w:val="en-US"/>
        </w:rPr>
        <w:t>were</w:t>
      </w:r>
      <w:r w:rsidR="005E6B6D">
        <w:rPr>
          <w:lang w:val="en-US"/>
        </w:rPr>
        <w:t xml:space="preserve"> assessed using </w:t>
      </w:r>
      <w:r w:rsidR="00427A81">
        <w:rPr>
          <w:lang w:val="en-US"/>
        </w:rPr>
        <w:t xml:space="preserve">the </w:t>
      </w:r>
      <w:proofErr w:type="spellStart"/>
      <w:r w:rsidR="00427A81">
        <w:rPr>
          <w:lang w:val="en-US"/>
        </w:rPr>
        <w:t>NanoDrop</w:t>
      </w:r>
      <w:r w:rsidR="00427A81" w:rsidRPr="00B67B14">
        <w:rPr>
          <w:vertAlign w:val="superscript"/>
          <w:lang w:val="en-US"/>
        </w:rPr>
        <w:t>TM</w:t>
      </w:r>
      <w:proofErr w:type="spellEnd"/>
      <w:r w:rsidR="00427A81">
        <w:rPr>
          <w:lang w:val="en-US"/>
        </w:rPr>
        <w:t xml:space="preserve"> 2000 spectrophotometer and used for </w:t>
      </w:r>
      <w:r w:rsidR="008D79D3">
        <w:rPr>
          <w:lang w:val="en-US"/>
        </w:rPr>
        <w:t xml:space="preserve">nanopore </w:t>
      </w:r>
      <w:r w:rsidR="00427A81">
        <w:rPr>
          <w:lang w:val="en-US"/>
        </w:rPr>
        <w:t xml:space="preserve">DRS library preparation </w:t>
      </w:r>
      <w:r w:rsidR="004A7851">
        <w:rPr>
          <w:lang w:val="en-US"/>
        </w:rPr>
        <w:t>as</w:t>
      </w:r>
      <w:r w:rsidR="00102CD5" w:rsidRPr="00102CD5">
        <w:rPr>
          <w:lang w:val="en-US"/>
        </w:rPr>
        <w:t xml:space="preserve"> </w:t>
      </w:r>
      <w:r w:rsidR="00427A81">
        <w:rPr>
          <w:lang w:val="en-US"/>
        </w:rPr>
        <w:t>described above.</w:t>
      </w:r>
    </w:p>
    <w:p w14:paraId="6BE90CF0" w14:textId="4019AC7D" w:rsidR="007D3C8D" w:rsidRPr="00231B5C" w:rsidRDefault="00525007">
      <w:pPr>
        <w:jc w:val="both"/>
        <w:rPr>
          <w:i/>
          <w:iCs/>
        </w:rPr>
      </w:pPr>
      <w:r w:rsidRPr="00231B5C">
        <w:rPr>
          <w:i/>
          <w:iCs/>
        </w:rPr>
        <w:t>P</w:t>
      </w:r>
      <w:r w:rsidR="007E22D2" w:rsidRPr="00231B5C">
        <w:rPr>
          <w:i/>
          <w:iCs/>
        </w:rPr>
        <w:t xml:space="preserve">rocessing </w:t>
      </w:r>
      <w:r w:rsidRPr="00231B5C">
        <w:rPr>
          <w:i/>
          <w:iCs/>
        </w:rPr>
        <w:t>of</w:t>
      </w:r>
      <w:r w:rsidR="007E22D2" w:rsidRPr="00231B5C">
        <w:rPr>
          <w:i/>
          <w:iCs/>
        </w:rPr>
        <w:t xml:space="preserve"> </w:t>
      </w:r>
      <w:r w:rsidR="00AB40C5" w:rsidRPr="00231B5C">
        <w:rPr>
          <w:i/>
          <w:iCs/>
        </w:rPr>
        <w:t xml:space="preserve">nanopore </w:t>
      </w:r>
      <w:r w:rsidR="00113EAF" w:rsidRPr="00231B5C">
        <w:rPr>
          <w:i/>
          <w:iCs/>
        </w:rPr>
        <w:t>DRS</w:t>
      </w:r>
      <w:r w:rsidR="007E22D2" w:rsidRPr="00231B5C">
        <w:rPr>
          <w:i/>
          <w:iCs/>
        </w:rPr>
        <w:t xml:space="preserve"> </w:t>
      </w:r>
      <w:r w:rsidRPr="00231B5C">
        <w:rPr>
          <w:i/>
          <w:iCs/>
        </w:rPr>
        <w:t>data</w:t>
      </w:r>
    </w:p>
    <w:p w14:paraId="7EAEBC6E" w14:textId="2A77B36B" w:rsidR="00381752" w:rsidRPr="00381752" w:rsidRDefault="00B61210" w:rsidP="5E20CD61">
      <w:pPr>
        <w:jc w:val="both"/>
        <w:rPr>
          <w:b/>
          <w:bCs/>
        </w:rPr>
      </w:pPr>
      <w:r>
        <w:t>Reads</w:t>
      </w:r>
      <w:r w:rsidR="00AB40C5">
        <w:t xml:space="preserve"> were </w:t>
      </w:r>
      <w:proofErr w:type="spellStart"/>
      <w:r w:rsidR="00AB40C5" w:rsidRPr="00AB40C5">
        <w:t>basecalled</w:t>
      </w:r>
      <w:proofErr w:type="spellEnd"/>
      <w:r w:rsidR="00AB40C5" w:rsidRPr="00AB40C5">
        <w:t xml:space="preserve"> with </w:t>
      </w:r>
      <w:r w:rsidR="00290C4C" w:rsidRPr="00E816E3">
        <w:t>guppy</w:t>
      </w:r>
      <w:r w:rsidR="003B2FF8">
        <w:t xml:space="preserve"> version 2.3.1 (Oxford Nanopore Technologies)</w:t>
      </w:r>
      <w:r w:rsidR="006A5A79">
        <w:t xml:space="preserve"> using default RNA parameters</w:t>
      </w:r>
      <w:r w:rsidR="00AB40C5" w:rsidRPr="00AB40C5">
        <w:t xml:space="preserve"> </w:t>
      </w:r>
      <w:r w:rsidR="003B2FF8">
        <w:t xml:space="preserve">and converted from RNA to DNA </w:t>
      </w:r>
      <w:proofErr w:type="spellStart"/>
      <w:r w:rsidR="003B2FF8">
        <w:t>fastq</w:t>
      </w:r>
      <w:proofErr w:type="spellEnd"/>
      <w:r w:rsidR="003B2FF8">
        <w:t xml:space="preserve"> using </w:t>
      </w:r>
      <w:proofErr w:type="spellStart"/>
      <w:r w:rsidR="003B2FF8">
        <w:t>seqkit</w:t>
      </w:r>
      <w:proofErr w:type="spellEnd"/>
      <w:r w:rsidR="003B2FF8">
        <w:t xml:space="preserve"> </w:t>
      </w:r>
      <w:r w:rsidR="00CB520F">
        <w:t>version 0.10.0</w:t>
      </w:r>
      <w:r w:rsidR="00730E11">
        <w:t xml:space="preserve"> </w:t>
      </w:r>
      <w:r w:rsidR="00730E11">
        <w:fldChar w:fldCharType="begin"/>
      </w:r>
      <w:r w:rsidR="00A047A7">
        <w:instrText xml:space="preserve"> ADDIN EN.CITE &lt;EndNote&gt;&lt;Cite&gt;&lt;Author&gt;Shen&lt;/Author&gt;&lt;Year&gt;2016&lt;/Year&gt;&lt;RecNum&gt;173&lt;/RecNum&gt;&lt;DisplayText&gt;(&lt;style face="italic"&gt;11&lt;/style&gt;)&lt;/DisplayText&gt;&lt;record&gt;&lt;rec-number&gt;173&lt;/rec-number&gt;&lt;foreign-keys&gt;&lt;key app="EN" db-id="vearfpway0tftyefaesx2wwqe99t0ww5wxwd" timestamp="1554799123" guid="f7777684-d35a-43aa-ac11-46d68ae36d82"&gt;173&lt;/key&gt;&lt;/foreign-keys&gt;&lt;ref-type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Science&lt;/publisher&gt;&lt;urls&gt;&lt;related-urls&gt;&lt;url&gt;&lt;style face="underline" font="default" size="100%"&gt;https://doi.org/10.1371/journal.pone.0163962&lt;/style&gt;&lt;/url&gt;&lt;/related-urls&gt;&lt;/urls&gt;&lt;electronic-resource-num&gt;10.1371/journal.pone.0163962&lt;/electronic-resource-num&gt;&lt;/record&gt;&lt;/Cite&gt;&lt;/EndNote&gt;</w:instrText>
      </w:r>
      <w:r w:rsidR="00730E11">
        <w:fldChar w:fldCharType="separate"/>
      </w:r>
      <w:r w:rsidR="00A047A7">
        <w:rPr>
          <w:noProof/>
        </w:rPr>
        <w:t>(</w:t>
      </w:r>
      <w:r w:rsidR="00A047A7" w:rsidRPr="00A047A7">
        <w:rPr>
          <w:i/>
          <w:noProof/>
        </w:rPr>
        <w:t>11</w:t>
      </w:r>
      <w:r w:rsidR="00A047A7">
        <w:rPr>
          <w:noProof/>
        </w:rPr>
        <w:t>)</w:t>
      </w:r>
      <w:r w:rsidR="00730E11">
        <w:fldChar w:fldCharType="end"/>
      </w:r>
      <w:r w:rsidR="003B2FF8">
        <w:t>. Reads were</w:t>
      </w:r>
      <w:r w:rsidR="00AB40C5" w:rsidRPr="00AB40C5">
        <w:t xml:space="preserve"> aligned to the TAIR10 </w:t>
      </w:r>
      <w:r w:rsidR="00AB40C5" w:rsidRPr="5E20CD61">
        <w:rPr>
          <w:i/>
          <w:iCs/>
        </w:rPr>
        <w:t>Arabidopsis thaliana</w:t>
      </w:r>
      <w:r w:rsidR="00AB40C5" w:rsidRPr="00AB40C5">
        <w:t xml:space="preserve"> genome</w:t>
      </w:r>
      <w:r w:rsidR="00730E11">
        <w:t xml:space="preserve"> </w:t>
      </w:r>
      <w:r w:rsidR="00730E11">
        <w:fldChar w:fldCharType="begin"/>
      </w:r>
      <w:r w:rsidR="00A047A7">
        <w:instrText xml:space="preserve"> ADDIN EN.CITE &lt;EndNote&gt;&lt;Cite&gt;&lt;Author&gt;The Arabidopsis Genome&lt;/Author&gt;&lt;Year&gt;2000&lt;/Year&gt;&lt;RecNum&gt;181&lt;/RecNum&gt;&lt;DisplayText&gt;(&lt;style face="italic"&gt;12&lt;/style&gt;)&lt;/DisplayText&gt;&lt;record&gt;&lt;rec-number&gt;181&lt;/rec-number&gt;&lt;foreign-keys&gt;&lt;key app="EN" db-id="vearfpway0tftyefaesx2wwqe99t0ww5wxwd" timestamp="1554813658" guid="da50b3fe-e001-483e-87fa-46583ecef399"&gt;181&lt;/key&gt;&lt;/foreign-keys&gt;&lt;ref-type name="Journal Article"&gt;17&lt;/ref-type&gt;&lt;contributors&gt;&lt;authors&gt;&lt;author&gt;The Arabidopsis Genome  Initiative&lt;/author&gt;&lt;/authors&gt;&lt;/contributors&gt;&lt;titles&gt;&lt;title&gt;&lt;style face="normal" font="default" size="100%"&gt;Analysis of the genome sequence of the flowering plant &lt;/style&gt;&lt;style face="italic" font="default" size="100%"&gt;Arabidopsis thaliana&lt;/style&gt;&lt;/title&gt;&lt;secondary-title&gt;Nature&lt;/secondary-title&gt;&lt;/titles&gt;&lt;periodical&gt;&lt;full-title&gt;Nature&lt;/full-title&gt;&lt;/periodical&gt;&lt;pages&gt;796-815&lt;/pages&gt;&lt;volume&gt;408&lt;/volume&gt;&lt;number&gt;6814&lt;/number&gt;&lt;dates&gt;&lt;year&gt;2000&lt;/year&gt;&lt;pub-dates&gt;&lt;date&gt;2000/12/01&lt;/date&gt;&lt;/pub-dates&gt;&lt;/dates&gt;&lt;isbn&gt;1476-4687&lt;/isbn&gt;&lt;urls&gt;&lt;related-urls&gt;&lt;url&gt;&lt;style face="underline" font="default" size="100%"&gt;https://doi.org/10.1038/35048692&lt;/style&gt;&lt;/url&gt;&lt;/related-urls&gt;&lt;/urls&gt;&lt;electronic-resource-num&gt;10.1038/35048692&lt;/electronic-resource-num&gt;&lt;/record&gt;&lt;/Cite&gt;&lt;/EndNote&gt;</w:instrText>
      </w:r>
      <w:r w:rsidR="00730E11">
        <w:fldChar w:fldCharType="separate"/>
      </w:r>
      <w:r w:rsidR="00A047A7">
        <w:rPr>
          <w:noProof/>
        </w:rPr>
        <w:t>(</w:t>
      </w:r>
      <w:r w:rsidR="00A047A7" w:rsidRPr="00A047A7">
        <w:rPr>
          <w:i/>
          <w:noProof/>
        </w:rPr>
        <w:t>12</w:t>
      </w:r>
      <w:r w:rsidR="00A047A7">
        <w:rPr>
          <w:noProof/>
        </w:rPr>
        <w:t>)</w:t>
      </w:r>
      <w:r w:rsidR="00730E11">
        <w:fldChar w:fldCharType="end"/>
      </w:r>
      <w:r w:rsidR="003B2FF8">
        <w:t xml:space="preserve"> and </w:t>
      </w:r>
      <w:r w:rsidR="00730E11">
        <w:t>ERCC RNA</w:t>
      </w:r>
      <w:r w:rsidR="003B2FF8" w:rsidRPr="00C22209">
        <w:t xml:space="preserve"> spike</w:t>
      </w:r>
      <w:r w:rsidR="00730E11">
        <w:t xml:space="preserve">-in </w:t>
      </w:r>
      <w:r w:rsidR="003B2FF8" w:rsidRPr="00C22209">
        <w:t>sequences</w:t>
      </w:r>
      <w:r w:rsidR="003B2FF8">
        <w:t xml:space="preserve"> </w:t>
      </w:r>
      <w:r w:rsidR="00C22209">
        <w:fldChar w:fldCharType="begin">
          <w:fldData xml:space="preserve">PEVuZE5vdGU+PENpdGU+PEF1dGhvcj5MZWU8L0F1dGhvcj48WWVhcj4yMDE2PC9ZZWFyPjxSZWNO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</w:fldData>
        </w:fldChar>
      </w:r>
      <w:r w:rsidR="00231B5C">
        <w:instrText xml:space="preserve"> ADDIN EN.CITE </w:instrText>
      </w:r>
      <w:r w:rsidR="00231B5C">
        <w:fldChar w:fldCharType="begin">
          <w:fldData xml:space="preserve">PEVuZE5vdGU+PENpdGU+PEF1dGhvcj5MZWU8L0F1dGhvcj48WWVhcj4yMDE2PC9ZZWFyPjxSZWNO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</w:fldData>
        </w:fldChar>
      </w:r>
      <w:r w:rsidR="00231B5C">
        <w:instrText xml:space="preserve"> ADDIN EN.CITE.DATA </w:instrText>
      </w:r>
      <w:r w:rsidR="00231B5C">
        <w:fldChar w:fldCharType="end"/>
      </w:r>
      <w:r w:rsidR="00C22209">
        <w:fldChar w:fldCharType="separate"/>
      </w:r>
      <w:r w:rsidR="00231B5C">
        <w:rPr>
          <w:noProof/>
        </w:rPr>
        <w:t>(</w:t>
      </w:r>
      <w:r w:rsidR="00231B5C" w:rsidRPr="00231B5C">
        <w:rPr>
          <w:i/>
          <w:noProof/>
        </w:rPr>
        <w:t>2, 3</w:t>
      </w:r>
      <w:r w:rsidR="00231B5C">
        <w:rPr>
          <w:noProof/>
        </w:rPr>
        <w:t>)</w:t>
      </w:r>
      <w:r w:rsidR="00C22209">
        <w:fldChar w:fldCharType="end"/>
      </w:r>
      <w:r w:rsidR="00AB40C5" w:rsidRPr="00AB40C5">
        <w:t xml:space="preserve"> </w:t>
      </w:r>
      <w:r w:rsidR="003B2FF8">
        <w:t>using</w:t>
      </w:r>
      <w:r w:rsidR="00AB40C5" w:rsidRPr="00AB40C5">
        <w:t xml:space="preserve"> </w:t>
      </w:r>
      <w:r w:rsidR="00AB40C5" w:rsidRPr="00E816E3">
        <w:t>minimap2</w:t>
      </w:r>
      <w:r w:rsidR="00290C4C">
        <w:t xml:space="preserve"> </w:t>
      </w:r>
      <w:r w:rsidR="003B2FF8">
        <w:t xml:space="preserve">version 2.8 </w:t>
      </w:r>
      <w:r w:rsidR="00770E64">
        <w:fldChar w:fldCharType="begin"/>
      </w:r>
      <w:r w:rsidR="00A047A7">
        <w:instrText xml:space="preserve"> ADDIN EN.CITE &lt;EndNote&gt;&lt;Cite&gt;&lt;Author&gt;Li&lt;/Author&gt;&lt;Year&gt;2018&lt;/Year&gt;&lt;RecNum&gt;170&lt;/RecNum&gt;&lt;DisplayText&gt;(&lt;style face="italic"&gt;13&lt;/style&gt;)&lt;/DisplayText&gt;&lt;record&gt;&lt;rec-number&gt;170&lt;/rec-number&gt;&lt;foreign-keys&gt;&lt;key app="EN" db-id="vearfpway0tftyefaesx2wwqe99t0ww5wxwd" timestamp="1554798988" guid="48473241-8484-4dd0-8c33-9f2ea7dc306d"&gt;170&lt;/key&gt;&lt;/foreign-keys&gt;&lt;ref-type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770E64">
        <w:fldChar w:fldCharType="separate"/>
      </w:r>
      <w:r w:rsidR="00A047A7">
        <w:rPr>
          <w:noProof/>
        </w:rPr>
        <w:t>(</w:t>
      </w:r>
      <w:r w:rsidR="00A047A7" w:rsidRPr="00A047A7">
        <w:rPr>
          <w:i/>
          <w:noProof/>
        </w:rPr>
        <w:t>13</w:t>
      </w:r>
      <w:r w:rsidR="00A047A7">
        <w:rPr>
          <w:noProof/>
        </w:rPr>
        <w:t>)</w:t>
      </w:r>
      <w:r w:rsidR="00770E64">
        <w:fldChar w:fldCharType="end"/>
      </w:r>
      <w:r w:rsidR="006A5A79">
        <w:t xml:space="preserve"> in spliced mapping mode using a </w:t>
      </w:r>
      <w:proofErr w:type="spellStart"/>
      <w:r w:rsidR="006A5A79">
        <w:t>kmer</w:t>
      </w:r>
      <w:proofErr w:type="spellEnd"/>
      <w:r w:rsidR="006A5A79">
        <w:t xml:space="preserve"> size of 14 and a max intron size of 10,000</w:t>
      </w:r>
      <w:r w:rsidR="00AB40C5" w:rsidRPr="00AB40C5">
        <w:t>.</w:t>
      </w:r>
      <w:r w:rsidR="003B2FF8">
        <w:t xml:space="preserve"> SAM and BAM file manipulations were performed using </w:t>
      </w:r>
      <w:proofErr w:type="spellStart"/>
      <w:r w:rsidR="003B2FF8">
        <w:t>samtools</w:t>
      </w:r>
      <w:proofErr w:type="spellEnd"/>
      <w:r w:rsidR="00A607DE">
        <w:t xml:space="preserve"> version 1.9</w:t>
      </w:r>
      <w:r w:rsidR="00351D21">
        <w:t xml:space="preserve"> </w:t>
      </w:r>
      <w:r w:rsidR="00351D21">
        <w:fldChar w:fldCharType="begin"/>
      </w:r>
      <w:r w:rsidR="000664AF">
        <w:instrText xml:space="preserve"> ADDIN EN.CITE &lt;EndNote&gt;&lt;Cite&gt;&lt;Author&gt;Wysoker&lt;/Author&gt;&lt;Year&gt;2009&lt;/Year&gt;&lt;RecNum&gt;150&lt;/RecNum&gt;&lt;DisplayText&gt;(&lt;style face="italic"&gt;8&lt;/style&gt;)&lt;/DisplayText&gt;&lt;record&gt;&lt;rec-number&gt;150&lt;/rec-number&gt;&lt;foreign-keys&gt;&lt;key app="EN" db-id="vearfpway0tftyefaesx2wwqe99t0ww5wxwd" timestamp="1554797370" guid="c1151ce4-fa18-4d61-8b66-1a0f85281b31"&gt;150&lt;/key&gt;&lt;/foreign-keys&gt;&lt;ref-type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351D21">
        <w:fldChar w:fldCharType="separate"/>
      </w:r>
      <w:r w:rsidR="000664AF">
        <w:rPr>
          <w:noProof/>
        </w:rPr>
        <w:t>(</w:t>
      </w:r>
      <w:r w:rsidR="000664AF" w:rsidRPr="000664AF">
        <w:rPr>
          <w:i/>
          <w:noProof/>
        </w:rPr>
        <w:t>8</w:t>
      </w:r>
      <w:r w:rsidR="000664AF">
        <w:rPr>
          <w:noProof/>
        </w:rPr>
        <w:t>)</w:t>
      </w:r>
      <w:r w:rsidR="00351D21">
        <w:fldChar w:fldCharType="end"/>
      </w:r>
      <w:r w:rsidR="003B2FF8">
        <w:t>.</w:t>
      </w:r>
    </w:p>
    <w:p w14:paraId="2F3F760E" w14:textId="7F4DD86D" w:rsidR="00381752" w:rsidRDefault="66B701AD" w:rsidP="007271BB">
      <w:pPr>
        <w:jc w:val="both"/>
      </w:pPr>
      <w:proofErr w:type="spellStart"/>
      <w:r>
        <w:t>proovread</w:t>
      </w:r>
      <w:proofErr w:type="spellEnd"/>
      <w:r>
        <w:t xml:space="preserve"> version 2.14.1</w:t>
      </w:r>
      <w:r w:rsidR="00351D21" w:rsidRPr="76B561EC">
        <w:t xml:space="preserve"> </w:t>
      </w:r>
      <w:r w:rsidR="00351D21">
        <w:fldChar w:fldCharType="begin"/>
      </w:r>
      <w:r w:rsidR="00A047A7">
        <w:instrText xml:space="preserve"> ADDIN EN.CITE &lt;EndNote&gt;&lt;Cite&gt;&lt;Author&gt;Hackl&lt;/Author&gt;&lt;Year&gt;2014&lt;/Year&gt;&lt;RecNum&gt;168&lt;/RecNum&gt;&lt;DisplayText&gt;(&lt;style face="italic"&gt;14&lt;/style&gt;)&lt;/DisplayText&gt;&lt;record&gt;&lt;rec-number&gt;168&lt;/rec-number&gt;&lt;foreign-keys&gt;&lt;key app="EN" db-id="vearfpway0tftyefaesx2wwqe99t0ww5wxwd" timestamp="1554798864" guid="53004dc8-7867-4a55-b300-5230fcfe0ffe"&gt;168&lt;/key&gt;&lt;/foreign-keys&gt;&lt;ref-type name="Journal Article"&gt;17&lt;/ref-type&gt;&lt;contributors&gt;&lt;authors&gt;&lt;author&gt;Hackl, Thomas&lt;/author&gt;&lt;author&gt;Hedrich, Rainer&lt;/author&gt;&lt;author&gt;Schultz, Jörg&lt;/author&gt;&lt;author&gt;Förster, Frank&lt;/author&gt;&lt;/authors&gt;&lt;/contributors&gt;&lt;titles&gt;&lt;title&gt;proovread: large-scale high-accuracy PacBio correction through iterative short read consensus&lt;/title&gt;&lt;secondary-title&gt;Bioinformatics (Oxford, England)&lt;/secondary-title&gt;&lt;/titles&gt;&lt;periodical&gt;&lt;full-title&gt;Bioinformatics (Oxford, England)&lt;/full-title&gt;&lt;/periodical&gt;&lt;pages&gt;3004-3011&lt;/pages&gt;&lt;volume&gt;30&lt;/volume&gt;&lt;number&gt;21&lt;/number&gt;&lt;edition&gt;07/10&lt;/edition&gt;&lt;dates&gt;&lt;year&gt;2014&lt;/year&gt;&lt;/dates&gt;&lt;publisher&gt;Oxford University Press&lt;/publisher&gt;&lt;isbn&gt;1367-4811&amp;#xD;1367-4803&lt;/isbn&gt;&lt;accession-num&gt;25015988&lt;/accession-num&gt;&lt;urls&gt;&lt;related-urls&gt;&lt;url&gt;https://www.ncbi.nlm.nih.gov/pubmed/25015988&lt;/url&gt;&lt;url&gt;https://www.ncbi.nlm.nih.gov/pmc/PMC4609002/&lt;/url&gt;&lt;/related-urls&gt;&lt;/urls&gt;&lt;electronic-resource-num&gt;10.1093/bioinformatics/btu392&lt;/electronic-resource-num&gt;&lt;remote-database-name&gt;PubMed&lt;/remote-database-name&gt;&lt;language&gt;eng&lt;/language&gt;&lt;/record&gt;&lt;/Cite&gt;&lt;/EndNote&gt;</w:instrText>
      </w:r>
      <w:r w:rsidR="00351D21">
        <w:fldChar w:fldCharType="separate"/>
      </w:r>
      <w:r w:rsidR="00A047A7">
        <w:rPr>
          <w:noProof/>
        </w:rPr>
        <w:t>(</w:t>
      </w:r>
      <w:r w:rsidR="00A047A7" w:rsidRPr="00A047A7">
        <w:rPr>
          <w:i/>
          <w:noProof/>
        </w:rPr>
        <w:t>14</w:t>
      </w:r>
      <w:r w:rsidR="00A047A7">
        <w:rPr>
          <w:noProof/>
        </w:rPr>
        <w:t>)</w:t>
      </w:r>
      <w:r w:rsidR="00351D21">
        <w:fldChar w:fldCharType="end"/>
      </w:r>
      <w:r w:rsidRPr="76B561EC">
        <w:rPr>
          <w:i/>
          <w:iCs/>
        </w:rPr>
        <w:t xml:space="preserve"> </w:t>
      </w:r>
      <w:r>
        <w:t>was used</w:t>
      </w:r>
      <w:r w:rsidR="00A06924">
        <w:t xml:space="preserve"> to correct errors in the nanopore DRS read</w:t>
      </w:r>
      <w:r w:rsidRPr="76B561EC">
        <w:t xml:space="preserve">. </w:t>
      </w:r>
      <w:r>
        <w:t>Each nanopore</w:t>
      </w:r>
      <w:r w:rsidRPr="76B561EC">
        <w:t xml:space="preserve"> </w:t>
      </w:r>
      <w:r w:rsidR="00A06924">
        <w:t xml:space="preserve">DRS </w:t>
      </w:r>
      <w:r>
        <w:t xml:space="preserve">replicate was split into 200 chunks for parallel processing. Each chunk was corrected using 4 samples of Illumina poly(A) </w:t>
      </w:r>
      <w:proofErr w:type="spellStart"/>
      <w:r>
        <w:t>RNAseq</w:t>
      </w:r>
      <w:proofErr w:type="spellEnd"/>
      <w:r>
        <w:t xml:space="preserve"> data, selected randomly from the 36 Illumina files (6 biological replicates sequenced across 6 lanes). Illumina reads 1 and 2 were merged into fragments using </w:t>
      </w:r>
      <w:proofErr w:type="spellStart"/>
      <w:r>
        <w:t>FLASh</w:t>
      </w:r>
      <w:proofErr w:type="spellEnd"/>
      <w:r>
        <w:t xml:space="preserve"> version 1.2.11</w:t>
      </w:r>
      <w:r w:rsidR="00351D21" w:rsidRPr="76B561EC">
        <w:t xml:space="preserve"> </w:t>
      </w:r>
      <w:r w:rsidR="00351D21">
        <w:fldChar w:fldCharType="begin"/>
      </w:r>
      <w:r w:rsidR="00A047A7">
        <w:instrText xml:space="preserve"> ADDIN EN.CITE &lt;EndNote&gt;&lt;Cite&gt;&lt;Author&gt;Magoč&lt;/Author&gt;&lt;Year&gt;2011&lt;/Year&gt;&lt;RecNum&gt;172&lt;/RecNum&gt;&lt;DisplayText&gt;(&lt;style face="italic"&gt;15&lt;/style&gt;)&lt;/DisplayText&gt;&lt;record&gt;&lt;rec-number&gt;172&lt;/rec-number&gt;&lt;foreign-keys&gt;&lt;key app="EN" db-id="vearfpway0tftyefaesx2wwqe99t0ww5wxwd" timestamp="1554799059" guid="2987256e-c469-4dc7-97ce-ce3419632551"&gt;172&lt;/key&gt;&lt;/foreign-keys&gt;&lt;ref-type name="Journal Article"&gt;17&lt;/ref-type&gt;&lt;contributors&gt;&lt;authors&gt;&lt;author&gt;Magoč, Tanja&lt;/author&gt;&lt;author&gt;Salzberg, Steven L.&lt;/author&gt;&lt;/authors&gt;&lt;/contributors&gt;&lt;titles&gt;&lt;title&gt;FLASH: fast length adjustment of short reads to improve genome assemblies&lt;/title&gt;&lt;secondary-title&gt;Bioinformatics (Oxford, England)&lt;/secondary-title&gt;&lt;/titles&gt;&lt;periodical&gt;&lt;full-title&gt;Bioinformatics (Oxford, England)&lt;/full-title&gt;&lt;/periodical&gt;&lt;pages&gt;2957-2963&lt;/pages&gt;&lt;volume&gt;27&lt;/volume&gt;&lt;number&gt;21&lt;/number&gt;&lt;edition&gt;09/07&lt;/edition&gt;&lt;dates&gt;&lt;year&gt;2011&lt;/year&gt;&lt;/dates&gt;&lt;publisher&gt;Oxford University Press&lt;/publisher&gt;&lt;isbn&gt;1367-4811&amp;#xD;1367-4803&lt;/isbn&gt;&lt;accession-num&gt;21903629&lt;/accession-num&gt;&lt;urls&gt;&lt;related-urls&gt;&lt;url&gt;https://www.ncbi.nlm.nih.gov/pubmed/21903629&lt;/url&gt;&lt;url&gt;https://www.ncbi.nlm.nih.gov/pmc/PMC3198573/&lt;/url&gt;&lt;/related-urls&gt;&lt;/urls&gt;&lt;electronic-resource-num&gt;10.1093/bioinformatics/btr507&lt;/electronic-resource-num&gt;&lt;remote-database-name&gt;PubMed&lt;/remote-database-name&gt;&lt;language&gt;eng&lt;/language&gt;&lt;/record&gt;&lt;/Cite&gt;&lt;/EndNote&gt;</w:instrText>
      </w:r>
      <w:r w:rsidR="00351D21">
        <w:fldChar w:fldCharType="separate"/>
      </w:r>
      <w:r w:rsidR="00A047A7">
        <w:rPr>
          <w:noProof/>
        </w:rPr>
        <w:t>(</w:t>
      </w:r>
      <w:r w:rsidR="00A047A7" w:rsidRPr="00A047A7">
        <w:rPr>
          <w:i/>
          <w:noProof/>
        </w:rPr>
        <w:t>15</w:t>
      </w:r>
      <w:r w:rsidR="00A047A7">
        <w:rPr>
          <w:noProof/>
        </w:rPr>
        <w:t>)</w:t>
      </w:r>
      <w:r w:rsidR="00351D21">
        <w:fldChar w:fldCharType="end"/>
      </w:r>
      <w:r w:rsidRPr="76B561EC">
        <w:t xml:space="preserve">. </w:t>
      </w:r>
      <w:proofErr w:type="spellStart"/>
      <w:r>
        <w:t>Unjoined</w:t>
      </w:r>
      <w:proofErr w:type="spellEnd"/>
      <w:r>
        <w:t xml:space="preserve"> pairs were discarded. Error correction with </w:t>
      </w:r>
      <w:proofErr w:type="spellStart"/>
      <w:r>
        <w:t>proovread</w:t>
      </w:r>
      <w:proofErr w:type="spellEnd"/>
      <w:r>
        <w:t xml:space="preserve"> was conducted in sampling free mode using a minimum nanopore read length of 50 nt. Corrected reads were then mapped to the reference using minimap2 as described above.</w:t>
      </w:r>
    </w:p>
    <w:p w14:paraId="13B15941" w14:textId="6A0CFAA9" w:rsidR="00C22209" w:rsidRPr="00231B5C" w:rsidRDefault="5E20CD61">
      <w:pPr>
        <w:jc w:val="both"/>
        <w:rPr>
          <w:i/>
          <w:iCs/>
        </w:rPr>
      </w:pPr>
      <w:r w:rsidRPr="00231B5C">
        <w:rPr>
          <w:i/>
          <w:iCs/>
        </w:rPr>
        <w:t>Error profile analysis using Nanopore DRS data</w:t>
      </w:r>
    </w:p>
    <w:p w14:paraId="50DACCAF" w14:textId="1A08CCE3" w:rsidR="5E20CD61" w:rsidRDefault="5E20CD61" w:rsidP="5E20CD61">
      <w:pPr>
        <w:jc w:val="both"/>
        <w:rPr>
          <w:b/>
          <w:bCs/>
        </w:rPr>
      </w:pPr>
      <w:r>
        <w:t xml:space="preserve">Error rate analysis of aligned reads was conducted on ERCC </w:t>
      </w:r>
      <w:r w:rsidR="008D79D3">
        <w:t>RNA Spike-in mix</w:t>
      </w:r>
      <w:r>
        <w:t xml:space="preserve"> controls using </w:t>
      </w:r>
      <w:proofErr w:type="spellStart"/>
      <w:r>
        <w:t>pysam</w:t>
      </w:r>
      <w:proofErr w:type="spellEnd"/>
      <w:r>
        <w:t xml:space="preserve"> version 0.15.2</w:t>
      </w:r>
      <w:r w:rsidR="008D79D3" w:rsidRPr="0D767E39">
        <w:t xml:space="preserve"> </w:t>
      </w:r>
      <w:r w:rsidR="008D79D3">
        <w:fldChar w:fldCharType="begin"/>
      </w:r>
      <w:r w:rsidR="00A047A7">
        <w:instrText xml:space="preserve"> ADDIN EN.CITE &lt;EndNote&gt;&lt;Cite&gt;&lt;Author&gt;Heger&lt;/Author&gt;&lt;Year&gt;2014&lt;/Year&gt;&lt;RecNum&gt;154&lt;/RecNum&gt;&lt;DisplayText&gt;(&lt;style face="italic"&gt;16&lt;/style&gt;)&lt;/DisplayText&gt;&lt;record&gt;&lt;rec-number&gt;154&lt;/rec-number&gt;&lt;foreign-keys&gt;&lt;key app="EN" db-id="vearfpway0tftyefaesx2wwqe99t0ww5wxwd" timestamp="1554797947" guid="493ad079-c65e-4743-803b-439995e28ff7"&gt;154&lt;/key&gt;&lt;/foreign-keys&gt;&lt;ref-type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8D79D3">
        <w:fldChar w:fldCharType="separate"/>
      </w:r>
      <w:r w:rsidR="00A047A7">
        <w:rPr>
          <w:noProof/>
        </w:rPr>
        <w:t>(</w:t>
      </w:r>
      <w:r w:rsidR="00A047A7" w:rsidRPr="00A047A7">
        <w:rPr>
          <w:i/>
          <w:noProof/>
        </w:rPr>
        <w:t>16</w:t>
      </w:r>
      <w:r w:rsidR="00A047A7">
        <w:rPr>
          <w:noProof/>
        </w:rPr>
        <w:t>)</w:t>
      </w:r>
      <w:r w:rsidR="008D79D3">
        <w:fldChar w:fldCharType="end"/>
      </w:r>
      <w:r w:rsidR="008D79D3" w:rsidRPr="0D767E39">
        <w:t xml:space="preserve"> </w:t>
      </w:r>
      <w:r>
        <w:t xml:space="preserve">for BAM file parsing. Matches, mismatches, insertions and deletions to the reference were extracted from the </w:t>
      </w:r>
      <w:proofErr w:type="spellStart"/>
      <w:r>
        <w:t>cs</w:t>
      </w:r>
      <w:proofErr w:type="spellEnd"/>
      <w:r>
        <w:t xml:space="preserve"> tag (a more informative version of CIGAR string, output by minimap2) and normalised by aligned length of the read. Reference bases and mismatch bases per </w:t>
      </w:r>
      <w:r>
        <w:lastRenderedPageBreak/>
        <w:t>position were also recorded and used to assess the frequency of each substitution and indel type by reference base.</w:t>
      </w:r>
    </w:p>
    <w:p w14:paraId="4CE9CF6D" w14:textId="3B5D3E85" w:rsidR="0D767E39" w:rsidRPr="00231B5C" w:rsidRDefault="0D767E39" w:rsidP="00231B5C">
      <w:pPr>
        <w:jc w:val="both"/>
        <w:rPr>
          <w:rFonts w:ascii="Calibri" w:eastAsia="Calibri" w:hAnsi="Calibri" w:cs="Calibri"/>
          <w:i/>
          <w:iCs/>
        </w:rPr>
      </w:pPr>
      <w:r w:rsidRPr="00231B5C">
        <w:rPr>
          <w:rFonts w:ascii="Calibri" w:eastAsia="Calibri" w:hAnsi="Calibri" w:cs="Calibri"/>
          <w:i/>
          <w:iCs/>
        </w:rPr>
        <w:t>Over-splitting analysis of Nanopore DRS data</w:t>
      </w:r>
    </w:p>
    <w:p w14:paraId="30521C47" w14:textId="594BC8D0" w:rsidR="0D767E39" w:rsidRPr="00231B5C" w:rsidRDefault="0D767E39" w:rsidP="00231B5C">
      <w:pPr>
        <w:jc w:val="both"/>
        <w:rPr>
          <w:rFonts w:ascii="Calibri" w:eastAsia="Calibri" w:hAnsi="Calibri" w:cs="Calibri"/>
        </w:rPr>
      </w:pPr>
      <w:r w:rsidRPr="00231B5C">
        <w:rPr>
          <w:rFonts w:ascii="Calibri" w:eastAsia="Calibri" w:hAnsi="Calibri" w:cs="Calibri"/>
        </w:rPr>
        <w:t xml:space="preserve">To identify read pairs which result from over-splitting of signal originating from a single RNA molecule, the sequencing summary files produced by guppy were parsed for sequencing time and channel ID. These were used to identify pairs of consecutively sequenced reads. Genomic locations of reads were parsed from minimap2 mappings and consecutively sequenced reads which aligned adjacently with a genomic distance of between –10 </w:t>
      </w:r>
      <w:proofErr w:type="spellStart"/>
      <w:r w:rsidRPr="00231B5C">
        <w:rPr>
          <w:rFonts w:ascii="Calibri" w:eastAsia="Calibri" w:hAnsi="Calibri" w:cs="Calibri"/>
        </w:rPr>
        <w:t>nt</w:t>
      </w:r>
      <w:proofErr w:type="spellEnd"/>
      <w:r w:rsidRPr="00231B5C">
        <w:rPr>
          <w:rFonts w:ascii="Calibri" w:eastAsia="Calibri" w:hAnsi="Calibri" w:cs="Calibri"/>
        </w:rPr>
        <w:t xml:space="preserve"> and 1000 </w:t>
      </w:r>
      <w:proofErr w:type="spellStart"/>
      <w:r w:rsidRPr="00231B5C">
        <w:rPr>
          <w:rFonts w:ascii="Calibri" w:eastAsia="Calibri" w:hAnsi="Calibri" w:cs="Calibri"/>
        </w:rPr>
        <w:t>nt</w:t>
      </w:r>
      <w:proofErr w:type="spellEnd"/>
      <w:r w:rsidRPr="00231B5C">
        <w:rPr>
          <w:rFonts w:ascii="Calibri" w:eastAsia="Calibri" w:hAnsi="Calibri" w:cs="Calibri"/>
        </w:rPr>
        <w:t xml:space="preserve"> between them were identified. Samples sequenced before or during May 2018 had very low levels of over-splitting (between 0.01 and 0.05% of reads) compared to those sequenced in September 2018 onwards (between 0.8 and 1.5% of reads).</w:t>
      </w:r>
    </w:p>
    <w:p w14:paraId="37E51FE7" w14:textId="63C3C14C" w:rsidR="221F4023" w:rsidRPr="00231B5C" w:rsidRDefault="221F4023" w:rsidP="00231B5C">
      <w:pPr>
        <w:jc w:val="both"/>
        <w:rPr>
          <w:rFonts w:ascii="Calibri" w:eastAsia="Calibri" w:hAnsi="Calibri" w:cs="Calibri"/>
          <w:i/>
          <w:iCs/>
        </w:rPr>
      </w:pPr>
      <w:r w:rsidRPr="00231B5C">
        <w:rPr>
          <w:rFonts w:ascii="Calibri" w:eastAsia="Calibri" w:hAnsi="Calibri" w:cs="Calibri"/>
          <w:i/>
          <w:iCs/>
        </w:rPr>
        <w:t>Analysis of the potential for internal priming in Nanopore DRS data</w:t>
      </w:r>
    </w:p>
    <w:p w14:paraId="2CD25DE1" w14:textId="5AD6D6D5" w:rsidR="221F4023" w:rsidRDefault="221F4023" w:rsidP="00231B5C">
      <w:pPr>
        <w:jc w:val="both"/>
      </w:pPr>
      <w:r w:rsidRPr="00231B5C">
        <w:rPr>
          <w:rFonts w:ascii="Calibri" w:eastAsia="Calibri" w:hAnsi="Calibri" w:cs="Calibri"/>
        </w:rPr>
        <w:t xml:space="preserve">To determine if internal priming caused by the RT step can occur in Nanopore data, the location of oligo(A) hexamers within Arabidopsis CDS regions was determined and reads which terminated within a 20 </w:t>
      </w:r>
      <w:proofErr w:type="spellStart"/>
      <w:r w:rsidRPr="00231B5C">
        <w:rPr>
          <w:rFonts w:ascii="Calibri" w:eastAsia="Calibri" w:hAnsi="Calibri" w:cs="Calibri"/>
        </w:rPr>
        <w:t>nt</w:t>
      </w:r>
      <w:proofErr w:type="spellEnd"/>
      <w:r w:rsidRPr="00231B5C">
        <w:rPr>
          <w:rFonts w:ascii="Calibri" w:eastAsia="Calibri" w:hAnsi="Calibri" w:cs="Calibri"/>
        </w:rPr>
        <w:t xml:space="preserve"> window of each hexamer were counted. Of 10,</w:t>
      </w:r>
      <w:r w:rsidR="00255D1B">
        <w:rPr>
          <w:rFonts w:ascii="Calibri" w:eastAsia="Calibri" w:hAnsi="Calibri" w:cs="Calibri"/>
        </w:rPr>
        <w:t>116</w:t>
      </w:r>
      <w:r w:rsidRPr="00231B5C">
        <w:rPr>
          <w:rFonts w:ascii="Calibri" w:eastAsia="Calibri" w:hAnsi="Calibri" w:cs="Calibri"/>
        </w:rPr>
        <w:t xml:space="preserve"> CDS oligo(A) runs, </w:t>
      </w:r>
      <w:r w:rsidR="00A7067C">
        <w:rPr>
          <w:rFonts w:ascii="Calibri" w:eastAsia="Calibri" w:hAnsi="Calibri" w:cs="Calibri"/>
        </w:rPr>
        <w:t>160</w:t>
      </w:r>
      <w:r w:rsidRPr="00231B5C">
        <w:rPr>
          <w:rFonts w:ascii="Calibri" w:eastAsia="Calibri" w:hAnsi="Calibri" w:cs="Calibri"/>
        </w:rPr>
        <w:t xml:space="preserve"> (</w:t>
      </w:r>
      <w:r w:rsidR="00E353D0">
        <w:rPr>
          <w:rFonts w:ascii="Calibri" w:eastAsia="Calibri" w:hAnsi="Calibri" w:cs="Calibri"/>
        </w:rPr>
        <w:t>1.58</w:t>
      </w:r>
      <w:r w:rsidRPr="00231B5C">
        <w:rPr>
          <w:rFonts w:ascii="Calibri" w:eastAsia="Calibri" w:hAnsi="Calibri" w:cs="Calibri"/>
        </w:rPr>
        <w:t xml:space="preserve">%) had at least one supporting read in one Col-0 </w:t>
      </w:r>
      <w:r w:rsidR="00A047A7">
        <w:rPr>
          <w:rFonts w:ascii="Calibri" w:eastAsia="Calibri" w:hAnsi="Calibri" w:cs="Calibri"/>
        </w:rPr>
        <w:t>n</w:t>
      </w:r>
      <w:r w:rsidRPr="00231B5C">
        <w:rPr>
          <w:rFonts w:ascii="Calibri" w:eastAsia="Calibri" w:hAnsi="Calibri" w:cs="Calibri"/>
        </w:rPr>
        <w:t>anopore dataset. Of these, 1</w:t>
      </w:r>
      <w:r w:rsidR="00BC229C">
        <w:rPr>
          <w:rFonts w:ascii="Calibri" w:eastAsia="Calibri" w:hAnsi="Calibri" w:cs="Calibri"/>
        </w:rPr>
        <w:t>3</w:t>
      </w:r>
      <w:r w:rsidRPr="00231B5C">
        <w:rPr>
          <w:rFonts w:ascii="Calibri" w:eastAsia="Calibri" w:hAnsi="Calibri" w:cs="Calibri"/>
        </w:rPr>
        <w:t xml:space="preserve">7 were only supported by one replicate, and only </w:t>
      </w:r>
      <w:r w:rsidR="00BC229C">
        <w:rPr>
          <w:rFonts w:ascii="Calibri" w:eastAsia="Calibri" w:hAnsi="Calibri" w:cs="Calibri"/>
        </w:rPr>
        <w:t>4</w:t>
      </w:r>
      <w:r w:rsidRPr="00231B5C">
        <w:rPr>
          <w:rFonts w:ascii="Calibri" w:eastAsia="Calibri" w:hAnsi="Calibri" w:cs="Calibri"/>
        </w:rPr>
        <w:t xml:space="preserve"> were supported by</w:t>
      </w:r>
      <w:r w:rsidR="00514D6B">
        <w:rPr>
          <w:rFonts w:ascii="Calibri" w:eastAsia="Calibri" w:hAnsi="Calibri" w:cs="Calibri"/>
        </w:rPr>
        <w:t xml:space="preserve"> all</w:t>
      </w:r>
      <w:r w:rsidRPr="00231B5C">
        <w:rPr>
          <w:rFonts w:ascii="Calibri" w:eastAsia="Calibri" w:hAnsi="Calibri" w:cs="Calibri"/>
        </w:rPr>
        <w:t xml:space="preserve"> four</w:t>
      </w:r>
      <w:r w:rsidR="00514D6B">
        <w:rPr>
          <w:rFonts w:ascii="Calibri" w:eastAsia="Calibri" w:hAnsi="Calibri" w:cs="Calibri"/>
        </w:rPr>
        <w:t xml:space="preserve"> biological </w:t>
      </w:r>
      <w:r w:rsidRPr="00231B5C">
        <w:rPr>
          <w:rFonts w:ascii="Calibri" w:eastAsia="Calibri" w:hAnsi="Calibri" w:cs="Calibri"/>
        </w:rPr>
        <w:t xml:space="preserve">replicates. </w:t>
      </w:r>
      <w:r w:rsidR="007E229F">
        <w:rPr>
          <w:rFonts w:ascii="Calibri" w:eastAsia="Calibri" w:hAnsi="Calibri" w:cs="Calibri"/>
        </w:rPr>
        <w:t xml:space="preserve">66 </w:t>
      </w:r>
      <w:r w:rsidRPr="00231B5C">
        <w:rPr>
          <w:rFonts w:ascii="Calibri" w:eastAsia="Calibri" w:hAnsi="Calibri" w:cs="Calibri"/>
        </w:rPr>
        <w:t>(</w:t>
      </w:r>
      <w:r w:rsidR="007E229F">
        <w:rPr>
          <w:rFonts w:ascii="Calibri" w:eastAsia="Calibri" w:hAnsi="Calibri" w:cs="Calibri"/>
        </w:rPr>
        <w:t>41</w:t>
      </w:r>
      <w:r w:rsidRPr="00231B5C">
        <w:rPr>
          <w:rFonts w:ascii="Calibri" w:eastAsia="Calibri" w:hAnsi="Calibri" w:cs="Calibri"/>
        </w:rPr>
        <w:t xml:space="preserve">%) occurred in terminal exons, suggesting they may be genuine </w:t>
      </w:r>
      <w:r w:rsidR="00652671">
        <w:rPr>
          <w:rFonts w:ascii="Calibri" w:eastAsia="Calibri" w:hAnsi="Calibri" w:cs="Calibri"/>
        </w:rPr>
        <w:t>A</w:t>
      </w:r>
      <w:r w:rsidRPr="00231B5C">
        <w:rPr>
          <w:rFonts w:ascii="Calibri" w:eastAsia="Calibri" w:hAnsi="Calibri" w:cs="Calibri"/>
        </w:rPr>
        <w:t>PA sites.</w:t>
      </w:r>
    </w:p>
    <w:p w14:paraId="47852658" w14:textId="078FC7C8" w:rsidR="61915D74" w:rsidRPr="00231B5C" w:rsidRDefault="5E20CD61">
      <w:pPr>
        <w:jc w:val="both"/>
        <w:rPr>
          <w:i/>
          <w:iCs/>
        </w:rPr>
      </w:pPr>
      <w:r w:rsidRPr="00231B5C">
        <w:rPr>
          <w:i/>
          <w:iCs/>
        </w:rPr>
        <w:t>Poly (A) length estimation using Nanopore DRS data</w:t>
      </w:r>
    </w:p>
    <w:p w14:paraId="0189268D" w14:textId="23706CB5" w:rsidR="66B701AD" w:rsidRDefault="66B701AD" w:rsidP="61915D74">
      <w:r>
        <w:t>Poly (A) tail length estimation</w:t>
      </w:r>
      <w:r w:rsidR="006E2182">
        <w:t>s</w:t>
      </w:r>
      <w:r>
        <w:t xml:space="preserve"> w</w:t>
      </w:r>
      <w:r w:rsidR="006E2182">
        <w:t>ere</w:t>
      </w:r>
      <w:r>
        <w:t xml:space="preserve"> p</w:t>
      </w:r>
      <w:r w:rsidR="00A96FF6">
        <w:t>roduced</w:t>
      </w:r>
      <w:r>
        <w:t xml:space="preserve"> using </w:t>
      </w:r>
      <w:proofErr w:type="spellStart"/>
      <w:r>
        <w:t>Nanopolish</w:t>
      </w:r>
      <w:proofErr w:type="spellEnd"/>
      <w:r>
        <w:t xml:space="preserve"> version 0.11.0 </w:t>
      </w:r>
      <w:r w:rsidR="00351D21">
        <w:fldChar w:fldCharType="begin"/>
      </w:r>
      <w:r w:rsidR="00A047A7">
        <w:instrText xml:space="preserve"> ADDIN EN.CITE &lt;EndNote&gt;&lt;Cite&gt;&lt;Author&gt;Workman&lt;/Author&gt;&lt;Year&gt;2018&lt;/Year&gt;&lt;RecNum&gt;169&lt;/RecNum&gt;&lt;DisplayText&gt;(&lt;style face="italic"&gt;17&lt;/style&gt;)&lt;/DisplayText&gt;&lt;record&gt;&lt;rec-number&gt;169&lt;/rec-number&gt;&lt;foreign-keys&gt;&lt;key app="EN" db-id="vearfpway0tftyefaesx2wwqe99t0ww5wxwd" timestamp="1554798899" guid="25cb66ea-358d-4f19-9a04-ecc6fc7edcec"&gt;169&lt;/key&gt;&lt;/foreign-keys&gt;&lt;ref-type name="Journal Article"&gt;17&lt;/ref-type&gt;&lt;contributors&gt;&lt;authors&gt;&lt;author&gt;Workman, Rachael E&lt;/author&gt;&lt;author&gt;Tang, Alison&lt;/author&gt;&lt;author&gt;Tang,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Karen&lt;/author&gt;&lt;author&gt;Snutch, Terrance P&lt;/author&gt;&lt;author&gt;Loman, Nicholas James&lt;/author&gt;&lt;author&gt;Paten, Benedict&lt;/author&gt;&lt;author&gt;Loose, Matthew 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351D21">
        <w:fldChar w:fldCharType="separate"/>
      </w:r>
      <w:r w:rsidR="00A047A7">
        <w:rPr>
          <w:noProof/>
        </w:rPr>
        <w:t>(</w:t>
      </w:r>
      <w:r w:rsidR="00A047A7" w:rsidRPr="00A047A7">
        <w:rPr>
          <w:i/>
          <w:noProof/>
        </w:rPr>
        <w:t>17</w:t>
      </w:r>
      <w:r w:rsidR="00A047A7">
        <w:rPr>
          <w:noProof/>
        </w:rPr>
        <w:t>)</w:t>
      </w:r>
      <w:r w:rsidR="00351D21">
        <w:fldChar w:fldCharType="end"/>
      </w:r>
      <w:r w:rsidR="006E2182">
        <w:t xml:space="preserve"> and</w:t>
      </w:r>
      <w:r>
        <w:t xml:space="preserve"> added as tags to bam files using </w:t>
      </w:r>
      <w:proofErr w:type="spellStart"/>
      <w:r w:rsidRPr="00C22209">
        <w:t>pysam</w:t>
      </w:r>
      <w:proofErr w:type="spellEnd"/>
      <w:r w:rsidRPr="00C22209">
        <w:t xml:space="preserve"> version 0.15.2 </w:t>
      </w:r>
      <w:r w:rsidR="00351D21" w:rsidRPr="61915D74">
        <w:fldChar w:fldCharType="begin"/>
      </w:r>
      <w:r w:rsidR="00A047A7">
        <w:instrText xml:space="preserve"> ADDIN EN.CITE &lt;EndNote&gt;&lt;Cite&gt;&lt;Author&gt;Heger&lt;/Author&gt;&lt;Year&gt;2014&lt;/Year&gt;&lt;RecNum&gt;154&lt;/RecNum&gt;&lt;DisplayText&gt;(&lt;style face="italic"&gt;16&lt;/style&gt;)&lt;/DisplayText&gt;&lt;record&gt;&lt;rec-number&gt;154&lt;/rec-number&gt;&lt;foreign-keys&gt;&lt;key app="EN" db-id="vearfpway0tftyefaesx2wwqe99t0ww5wxwd" timestamp="1554797947" guid="493ad079-c65e-4743-803b-439995e28ff7"&gt;154&lt;/key&gt;&lt;/foreign-keys&gt;&lt;ref-type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351D21" w:rsidRPr="61915D74">
        <w:rPr>
          <w:highlight w:val="yellow"/>
        </w:rPr>
        <w:fldChar w:fldCharType="separate"/>
      </w:r>
      <w:r w:rsidR="00A047A7" w:rsidRPr="00A047A7">
        <w:rPr>
          <w:noProof/>
        </w:rPr>
        <w:t>(</w:t>
      </w:r>
      <w:r w:rsidR="00A047A7" w:rsidRPr="00A047A7">
        <w:rPr>
          <w:i/>
          <w:noProof/>
        </w:rPr>
        <w:t>16</w:t>
      </w:r>
      <w:r w:rsidR="00A047A7" w:rsidRPr="00A047A7">
        <w:rPr>
          <w:noProof/>
        </w:rPr>
        <w:t>)</w:t>
      </w:r>
      <w:r w:rsidR="00351D21" w:rsidRPr="61915D74">
        <w:fldChar w:fldCharType="end"/>
      </w:r>
      <w:r>
        <w:t xml:space="preserve">. </w:t>
      </w:r>
      <w:r w:rsidR="00A06924">
        <w:t>P</w:t>
      </w:r>
      <w:r>
        <w:t xml:space="preserve">er gene length distributions were </w:t>
      </w:r>
      <w:r w:rsidR="00A06924">
        <w:t xml:space="preserve">then </w:t>
      </w:r>
      <w:r>
        <w:t xml:space="preserve">produced using the Araport11 annotation, and genes with significant </w:t>
      </w:r>
      <w:r w:rsidR="006E2182">
        <w:t xml:space="preserve">changes </w:t>
      </w:r>
      <w:r>
        <w:t xml:space="preserve">in length distribution in the </w:t>
      </w:r>
      <w:r w:rsidRPr="7C23B84A">
        <w:rPr>
          <w:i/>
          <w:iCs/>
        </w:rPr>
        <w:t xml:space="preserve">vir-1 </w:t>
      </w:r>
      <w:r w:rsidRPr="66B701AD">
        <w:t>mutant</w:t>
      </w:r>
      <w:r w:rsidR="0023788E">
        <w:t xml:space="preserve"> compared to wild-type</w:t>
      </w:r>
      <w:r w:rsidRPr="66B701AD">
        <w:t xml:space="preserve"> were identified using a Kolmogorov-Smirnoff test</w:t>
      </w:r>
      <w:r w:rsidRPr="7C23B84A">
        <w:rPr>
          <w:i/>
          <w:iCs/>
        </w:rPr>
        <w:t>.</w:t>
      </w:r>
      <w:r w:rsidRPr="66B701AD">
        <w:t xml:space="preserve"> </w:t>
      </w:r>
      <w:r w:rsidR="007629E4" w:rsidRPr="7C23B84A">
        <w:rPr>
          <w:i/>
          <w:iCs/>
        </w:rPr>
        <w:t>p</w:t>
      </w:r>
      <w:r w:rsidR="007629E4" w:rsidRPr="00A96FF6">
        <w:t>-</w:t>
      </w:r>
      <w:r w:rsidR="007629E4">
        <w:t>values</w:t>
      </w:r>
      <w:r w:rsidRPr="66B701AD">
        <w:t xml:space="preserve"> were adjusted for multiple testing using </w:t>
      </w:r>
      <w:proofErr w:type="spellStart"/>
      <w:r w:rsidRPr="66B701AD">
        <w:t>Benjamini</w:t>
      </w:r>
      <w:proofErr w:type="spellEnd"/>
      <w:r w:rsidRPr="66B701AD">
        <w:t>-Hochberg correction.</w:t>
      </w:r>
    </w:p>
    <w:p w14:paraId="4B9949F7" w14:textId="37982EB7" w:rsidR="7C23B84A" w:rsidRPr="00A7067C" w:rsidRDefault="7C23B84A" w:rsidP="007436D8">
      <w:pPr>
        <w:jc w:val="both"/>
        <w:rPr>
          <w:rFonts w:ascii="Calibri" w:eastAsia="Calibri" w:hAnsi="Calibri" w:cs="Calibri"/>
          <w:i/>
        </w:rPr>
      </w:pPr>
      <w:r w:rsidRPr="00231B5C">
        <w:rPr>
          <w:rFonts w:ascii="Calibri" w:eastAsia="Calibri" w:hAnsi="Calibri" w:cs="Calibri"/>
          <w:i/>
          <w:iCs/>
        </w:rPr>
        <w:t xml:space="preserve">3’ end analyses of </w:t>
      </w:r>
      <w:r w:rsidR="70AA67AF" w:rsidRPr="70AA67AF">
        <w:rPr>
          <w:rFonts w:ascii="Calibri" w:eastAsia="Calibri" w:hAnsi="Calibri" w:cs="Calibri"/>
          <w:i/>
          <w:iCs/>
        </w:rPr>
        <w:t>n</w:t>
      </w:r>
      <w:r w:rsidRPr="00231B5C">
        <w:rPr>
          <w:rFonts w:ascii="Calibri" w:eastAsia="Calibri" w:hAnsi="Calibri" w:cs="Calibri"/>
          <w:i/>
          <w:iCs/>
        </w:rPr>
        <w:t xml:space="preserve">anopore and </w:t>
      </w:r>
      <w:proofErr w:type="spellStart"/>
      <w:r w:rsidRPr="00231B5C">
        <w:rPr>
          <w:rFonts w:ascii="Calibri" w:eastAsia="Calibri" w:hAnsi="Calibri" w:cs="Calibri"/>
          <w:i/>
          <w:iCs/>
        </w:rPr>
        <w:t>Helicos</w:t>
      </w:r>
      <w:proofErr w:type="spellEnd"/>
      <w:r w:rsidRPr="00231B5C">
        <w:rPr>
          <w:rFonts w:ascii="Calibri" w:eastAsia="Calibri" w:hAnsi="Calibri" w:cs="Calibri"/>
          <w:i/>
          <w:iCs/>
        </w:rPr>
        <w:t xml:space="preserve"> DRS reads</w:t>
      </w:r>
    </w:p>
    <w:p w14:paraId="0EB30F45" w14:textId="4A32F160" w:rsidR="7C23B84A" w:rsidRDefault="7C23B84A" w:rsidP="007436D8">
      <w:pPr>
        <w:jc w:val="both"/>
      </w:pPr>
      <w:proofErr w:type="spellStart"/>
      <w:r w:rsidRPr="00231B5C">
        <w:rPr>
          <w:rFonts w:ascii="Calibri" w:eastAsia="Calibri" w:hAnsi="Calibri" w:cs="Calibri"/>
        </w:rPr>
        <w:t>Helicos</w:t>
      </w:r>
      <w:proofErr w:type="spellEnd"/>
      <w:r w:rsidRPr="00231B5C">
        <w:rPr>
          <w:rFonts w:ascii="Calibri" w:eastAsia="Calibri" w:hAnsi="Calibri" w:cs="Calibri"/>
        </w:rPr>
        <w:t xml:space="preserve"> DRS data were prepared as described in </w:t>
      </w:r>
      <w:r w:rsidRPr="00231B5C">
        <w:rPr>
          <w:rFonts w:ascii="Calibri" w:eastAsia="Calibri" w:hAnsi="Calibri" w:cs="Calibri"/>
          <w:noProof/>
        </w:rPr>
        <w:t>(</w:t>
      </w:r>
      <w:r w:rsidRPr="00231B5C">
        <w:rPr>
          <w:rFonts w:ascii="Calibri" w:eastAsia="Calibri" w:hAnsi="Calibri" w:cs="Calibri"/>
          <w:i/>
          <w:iCs/>
          <w:noProof/>
        </w:rPr>
        <w:t>22</w:t>
      </w:r>
      <w:r w:rsidRPr="00231B5C">
        <w:rPr>
          <w:rFonts w:ascii="Calibri" w:eastAsia="Calibri" w:hAnsi="Calibri" w:cs="Calibri"/>
          <w:noProof/>
        </w:rPr>
        <w:t>)</w:t>
      </w:r>
      <w:r w:rsidRPr="00231B5C">
        <w:rPr>
          <w:rFonts w:ascii="Calibri" w:eastAsia="Calibri" w:hAnsi="Calibri" w:cs="Calibri"/>
        </w:rPr>
        <w:t xml:space="preserve"> and </w:t>
      </w:r>
      <w:r w:rsidRPr="00231B5C">
        <w:rPr>
          <w:rFonts w:ascii="Calibri" w:eastAsia="Calibri" w:hAnsi="Calibri" w:cs="Calibri"/>
          <w:noProof/>
        </w:rPr>
        <w:t>(</w:t>
      </w:r>
      <w:r w:rsidRPr="00231B5C">
        <w:rPr>
          <w:rFonts w:ascii="Calibri" w:eastAsia="Calibri" w:hAnsi="Calibri" w:cs="Calibri"/>
          <w:i/>
          <w:iCs/>
          <w:noProof/>
        </w:rPr>
        <w:t>23</w:t>
      </w:r>
      <w:r w:rsidRPr="00231B5C">
        <w:rPr>
          <w:rFonts w:ascii="Calibri" w:eastAsia="Calibri" w:hAnsi="Calibri" w:cs="Calibri"/>
          <w:noProof/>
        </w:rPr>
        <w:t>)</w:t>
      </w:r>
      <w:r w:rsidRPr="00231B5C">
        <w:rPr>
          <w:rFonts w:ascii="Calibri" w:eastAsia="Calibri" w:hAnsi="Calibri" w:cs="Calibri"/>
        </w:rPr>
        <w:t xml:space="preserve">. Positions with three or more supporting reads were considered to be peaks of Nanopore or </w:t>
      </w:r>
      <w:proofErr w:type="spellStart"/>
      <w:r w:rsidRPr="00231B5C">
        <w:rPr>
          <w:rFonts w:ascii="Calibri" w:eastAsia="Calibri" w:hAnsi="Calibri" w:cs="Calibri"/>
        </w:rPr>
        <w:t>Helicos</w:t>
      </w:r>
      <w:proofErr w:type="spellEnd"/>
      <w:r w:rsidRPr="00231B5C">
        <w:rPr>
          <w:rFonts w:ascii="Calibri" w:eastAsia="Calibri" w:hAnsi="Calibri" w:cs="Calibri"/>
        </w:rPr>
        <w:t xml:space="preserve"> 3’ ends. The distance between each </w:t>
      </w:r>
      <w:r w:rsidR="56AD8292" w:rsidRPr="00231B5C">
        <w:rPr>
          <w:rFonts w:ascii="Calibri" w:eastAsia="Calibri" w:hAnsi="Calibri" w:cs="Calibri"/>
        </w:rPr>
        <w:t>n</w:t>
      </w:r>
      <w:r w:rsidRPr="00231B5C">
        <w:rPr>
          <w:rFonts w:ascii="Calibri" w:eastAsia="Calibri" w:hAnsi="Calibri" w:cs="Calibri"/>
        </w:rPr>
        <w:t xml:space="preserve">anopore peak and the nearest </w:t>
      </w:r>
      <w:proofErr w:type="spellStart"/>
      <w:r w:rsidRPr="00231B5C">
        <w:rPr>
          <w:rFonts w:ascii="Calibri" w:eastAsia="Calibri" w:hAnsi="Calibri" w:cs="Calibri"/>
        </w:rPr>
        <w:t>Helicos</w:t>
      </w:r>
      <w:proofErr w:type="spellEnd"/>
      <w:r w:rsidRPr="00231B5C">
        <w:rPr>
          <w:rFonts w:ascii="Calibri" w:eastAsia="Calibri" w:hAnsi="Calibri" w:cs="Calibri"/>
        </w:rPr>
        <w:t xml:space="preserve"> peak was then determined. 37% of </w:t>
      </w:r>
      <w:r w:rsidR="56AD8292" w:rsidRPr="00231B5C">
        <w:rPr>
          <w:rFonts w:ascii="Calibri" w:eastAsia="Calibri" w:hAnsi="Calibri" w:cs="Calibri"/>
        </w:rPr>
        <w:t>n</w:t>
      </w:r>
      <w:r w:rsidRPr="00231B5C">
        <w:rPr>
          <w:rFonts w:ascii="Calibri" w:eastAsia="Calibri" w:hAnsi="Calibri" w:cs="Calibri"/>
        </w:rPr>
        <w:t xml:space="preserve">anopore peaks occurred at the same position as a </w:t>
      </w:r>
      <w:proofErr w:type="spellStart"/>
      <w:r w:rsidRPr="00231B5C">
        <w:rPr>
          <w:rFonts w:ascii="Calibri" w:eastAsia="Calibri" w:hAnsi="Calibri" w:cs="Calibri"/>
        </w:rPr>
        <w:t>Helicos</w:t>
      </w:r>
      <w:proofErr w:type="spellEnd"/>
      <w:r w:rsidRPr="00231B5C">
        <w:rPr>
          <w:rFonts w:ascii="Calibri" w:eastAsia="Calibri" w:hAnsi="Calibri" w:cs="Calibri"/>
        </w:rPr>
        <w:t xml:space="preserve"> peak, and the standard deviation in distance was 12.5 nt.</w:t>
      </w:r>
    </w:p>
    <w:p w14:paraId="530F6566" w14:textId="63BCCE8A" w:rsidR="7C23B84A" w:rsidRPr="00231B5C" w:rsidRDefault="7C23B84A" w:rsidP="007436D8">
      <w:pPr>
        <w:jc w:val="both"/>
        <w:rPr>
          <w:rFonts w:ascii="Calibri" w:eastAsia="Calibri" w:hAnsi="Calibri" w:cs="Calibri"/>
        </w:rPr>
      </w:pPr>
      <w:r w:rsidRPr="00231B5C">
        <w:rPr>
          <w:rFonts w:ascii="Calibri" w:eastAsia="Calibri" w:hAnsi="Calibri" w:cs="Calibri"/>
        </w:rPr>
        <w:t xml:space="preserve">To determine the percentage of </w:t>
      </w:r>
      <w:r w:rsidR="56AD8292" w:rsidRPr="00231B5C">
        <w:rPr>
          <w:rFonts w:ascii="Calibri" w:eastAsia="Calibri" w:hAnsi="Calibri" w:cs="Calibri"/>
        </w:rPr>
        <w:t>n</w:t>
      </w:r>
      <w:r w:rsidRPr="00231B5C">
        <w:rPr>
          <w:rFonts w:ascii="Calibri" w:eastAsia="Calibri" w:hAnsi="Calibri" w:cs="Calibri"/>
        </w:rPr>
        <w:t xml:space="preserve">anopore DRS 3’ ends mapping within annotated genic features, transcripts were first flattened into a single record per gene. </w:t>
      </w:r>
      <w:proofErr w:type="spellStart"/>
      <w:r w:rsidRPr="00231B5C">
        <w:rPr>
          <w:rFonts w:ascii="Calibri" w:eastAsia="Calibri" w:hAnsi="Calibri" w:cs="Calibri"/>
        </w:rPr>
        <w:t>Exonic</w:t>
      </w:r>
      <w:proofErr w:type="spellEnd"/>
      <w:r w:rsidRPr="00231B5C">
        <w:rPr>
          <w:rFonts w:ascii="Calibri" w:eastAsia="Calibri" w:hAnsi="Calibri" w:cs="Calibri"/>
        </w:rPr>
        <w:t xml:space="preserve"> annotation was given priority over intronic or intergenic annotation and CDS annotation over UTR. Reads were assigned to genes if they overlapped them by &gt;20% of their aligned length and the annotated feature type of the 3’ end position was determined. Counts were generated both for all reads and for unique positions per gene.</w:t>
      </w:r>
    </w:p>
    <w:p w14:paraId="0F3D03B9" w14:textId="22A502BD" w:rsidR="643A0391" w:rsidRPr="00255D1B" w:rsidRDefault="643A0391" w:rsidP="007436D8">
      <w:pPr>
        <w:jc w:val="both"/>
        <w:rPr>
          <w:i/>
        </w:rPr>
      </w:pPr>
      <w:r w:rsidRPr="00231B5C">
        <w:rPr>
          <w:i/>
          <w:iCs/>
        </w:rPr>
        <w:t xml:space="preserve">Isoform collapsing of </w:t>
      </w:r>
      <w:r w:rsidR="04811DFB" w:rsidRPr="04811DFB">
        <w:rPr>
          <w:i/>
          <w:iCs/>
        </w:rPr>
        <w:t>n</w:t>
      </w:r>
      <w:r w:rsidRPr="00231B5C">
        <w:rPr>
          <w:i/>
          <w:iCs/>
        </w:rPr>
        <w:t>anopore DRS data</w:t>
      </w:r>
    </w:p>
    <w:p w14:paraId="46A3308C" w14:textId="37F3F809" w:rsidR="643A0391" w:rsidRDefault="643A0391" w:rsidP="007436D8">
      <w:pPr>
        <w:jc w:val="both"/>
      </w:pPr>
      <w:r>
        <w:t>Error corrected full length alignments were collapsed into clusters of reads with identical sets of introns. These clusters were then subdivided by 3’ end location by using a Gaussian kernel with sigma of 100 to find local minima between read ends, which were used as cut points to separate clusters. The read with the longest aligned length in each cluster was used as the representative in the figure.</w:t>
      </w:r>
    </w:p>
    <w:p w14:paraId="52EB1383" w14:textId="332C26A7" w:rsidR="00BE0D17" w:rsidRPr="00255D1B" w:rsidRDefault="5E20CD61">
      <w:pPr>
        <w:jc w:val="both"/>
        <w:rPr>
          <w:i/>
        </w:rPr>
      </w:pPr>
      <w:r w:rsidRPr="00231B5C">
        <w:rPr>
          <w:i/>
          <w:iCs/>
        </w:rPr>
        <w:t xml:space="preserve">Splicing analysis of </w:t>
      </w:r>
      <w:r w:rsidR="04811DFB" w:rsidRPr="04811DFB">
        <w:rPr>
          <w:i/>
          <w:iCs/>
        </w:rPr>
        <w:t>n</w:t>
      </w:r>
      <w:r w:rsidRPr="00231B5C">
        <w:rPr>
          <w:i/>
          <w:iCs/>
        </w:rPr>
        <w:t xml:space="preserve">anopore DRS and Illumina </w:t>
      </w:r>
      <w:proofErr w:type="spellStart"/>
      <w:r w:rsidRPr="00231B5C">
        <w:rPr>
          <w:i/>
          <w:iCs/>
        </w:rPr>
        <w:t>RNAseq</w:t>
      </w:r>
      <w:proofErr w:type="spellEnd"/>
      <w:r w:rsidRPr="00231B5C">
        <w:rPr>
          <w:i/>
          <w:iCs/>
        </w:rPr>
        <w:t xml:space="preserve"> data</w:t>
      </w:r>
    </w:p>
    <w:p w14:paraId="2C9E0C1B" w14:textId="4EC25EB4" w:rsidR="0069248C" w:rsidRDefault="5E20CD61" w:rsidP="77D02D05">
      <w:pPr>
        <w:jc w:val="both"/>
        <w:rPr>
          <w:b/>
          <w:bCs/>
          <w:highlight w:val="green"/>
        </w:rPr>
      </w:pPr>
      <w:r>
        <w:lastRenderedPageBreak/>
        <w:t>Splice junction locations</w:t>
      </w:r>
      <w:r w:rsidR="008D79D3">
        <w:t xml:space="preserve">, their </w:t>
      </w:r>
      <w:r>
        <w:t>flanking sequences, and the read counts supporting them were extracted from Illumina RNA</w:t>
      </w:r>
      <w:r w:rsidR="008D79D3">
        <w:t xml:space="preserve"> sequencing</w:t>
      </w:r>
      <w:r>
        <w:t xml:space="preserve">, Nanopore DRS, and Nanopore </w:t>
      </w:r>
      <w:r w:rsidR="008D79D3">
        <w:t>e</w:t>
      </w:r>
      <w:r w:rsidR="0080538F">
        <w:t>rror-</w:t>
      </w:r>
      <w:r w:rsidR="008D79D3">
        <w:t>c</w:t>
      </w:r>
      <w:r>
        <w:t xml:space="preserve">orrected DRS reads using </w:t>
      </w:r>
      <w:proofErr w:type="spellStart"/>
      <w:r>
        <w:t>pysam</w:t>
      </w:r>
      <w:proofErr w:type="spellEnd"/>
      <w:r>
        <w:t xml:space="preserve"> version 0.14</w:t>
      </w:r>
      <w:r w:rsidR="00553520" w:rsidRPr="5E433CC1">
        <w:t xml:space="preserve"> </w:t>
      </w:r>
      <w:r w:rsidR="00553520">
        <w:fldChar w:fldCharType="begin"/>
      </w:r>
      <w:r w:rsidR="00A047A7">
        <w:instrText xml:space="preserve"> ADDIN EN.CITE &lt;EndNote&gt;&lt;Cite&gt;&lt;Author&gt;Heger&lt;/Author&gt;&lt;Year&gt;2014&lt;/Year&gt;&lt;RecNum&gt;154&lt;/RecNum&gt;&lt;DisplayText&gt;(&lt;style face="italic"&gt;16&lt;/style&gt;)&lt;/DisplayText&gt;&lt;record&gt;&lt;rec-number&gt;154&lt;/rec-number&gt;&lt;foreign-keys&gt;&lt;key app="EN" db-id="vearfpway0tftyefaesx2wwqe99t0ww5wxwd" timestamp="1554797947" guid="493ad079-c65e-4743-803b-439995e28ff7"&gt;154&lt;/key&gt;&lt;/foreign-keys&gt;&lt;ref-type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553520">
        <w:fldChar w:fldCharType="separate"/>
      </w:r>
      <w:r w:rsidR="00A047A7">
        <w:rPr>
          <w:noProof/>
        </w:rPr>
        <w:t>(</w:t>
      </w:r>
      <w:r w:rsidR="00A047A7" w:rsidRPr="00A047A7">
        <w:rPr>
          <w:i/>
          <w:noProof/>
        </w:rPr>
        <w:t>16</w:t>
      </w:r>
      <w:r w:rsidR="00A047A7">
        <w:rPr>
          <w:noProof/>
        </w:rPr>
        <w:t>)</w:t>
      </w:r>
      <w:r w:rsidR="00553520">
        <w:fldChar w:fldCharType="end"/>
      </w:r>
      <w:r>
        <w:t>, and from Araport11</w:t>
      </w:r>
      <w:r w:rsidR="00553520" w:rsidRPr="5E433CC1">
        <w:t xml:space="preserve"> </w:t>
      </w:r>
      <w:r w:rsidR="00553520">
        <w:fldChar w:fldCharType="begin"/>
      </w:r>
      <w:r w:rsidR="00A047A7">
        <w:instrText xml:space="preserve"> ADDIN EN.CITE &lt;EndNote&gt;&lt;Cite&gt;&lt;Author&gt;Cheng&lt;/Author&gt;&lt;Year&gt;2017&lt;/Year&gt;&lt;RecNum&gt;156&lt;/RecNum&gt;&lt;DisplayText&gt;(&lt;style face="italic"&gt;18&lt;/style&gt;)&lt;/DisplayText&gt;&lt;record&gt;&lt;rec-number&gt;156&lt;/rec-number&gt;&lt;foreign-keys&gt;&lt;key app="EN" db-id="vearfpway0tftyefaesx2wwqe99t0ww5wxwd" timestamp="1554798135" guid="572fafb4-29c1-4311-b0af-cd1cefbb0151"&gt;156&lt;/key&gt;&lt;/foreign-keys&gt;&lt;ref-type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553520">
        <w:fldChar w:fldCharType="separate"/>
      </w:r>
      <w:r w:rsidR="00A047A7">
        <w:rPr>
          <w:noProof/>
        </w:rPr>
        <w:t>(</w:t>
      </w:r>
      <w:r w:rsidR="00A047A7" w:rsidRPr="00A047A7">
        <w:rPr>
          <w:i/>
          <w:noProof/>
        </w:rPr>
        <w:t>18</w:t>
      </w:r>
      <w:r w:rsidR="00A047A7">
        <w:rPr>
          <w:noProof/>
        </w:rPr>
        <w:t>)</w:t>
      </w:r>
      <w:r w:rsidR="00553520">
        <w:fldChar w:fldCharType="end"/>
      </w:r>
      <w:r>
        <w:t xml:space="preserve"> and AtRTD2</w:t>
      </w:r>
      <w:r w:rsidR="00616299" w:rsidRPr="5E433CC1">
        <w:t xml:space="preserve"> </w:t>
      </w:r>
      <w:r w:rsidR="00616299">
        <w:fldChar w:fldCharType="begin"/>
      </w:r>
      <w:r w:rsidR="00A047A7">
        <w:instrText xml:space="preserve"> ADDIN EN.CITE &lt;EndNote&gt;&lt;Cite&gt;&lt;Author&gt;Zhang&lt;/Author&gt;&lt;Year&gt;2017&lt;/Year&gt;&lt;RecNum&gt;185&lt;/RecNum&gt;&lt;DisplayText&gt;(&lt;style face="italic"&gt;19&lt;/style&gt;)&lt;/DisplayText&gt;&lt;record&gt;&lt;rec-number&gt;185&lt;/rec-number&gt;&lt;foreign-keys&gt;&lt;key app="EN" db-id="vearfpway0tftyefaesx2wwqe99t0ww5wxwd" timestamp="1554884851" guid="fdf1613f-9205-4ebb-9423-9b3bf13a8c8e"&gt;185&lt;/key&gt;&lt;/foreign-keys&gt;&lt;ref-type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research&lt;/secondary-title&gt;&lt;/titles&gt;&lt;periodical&gt;&lt;full-title&gt;Nucleic acids research&lt;/full-title&gt;&lt;/periodical&gt;&lt;pages&gt;5061-5073&lt;/pages&gt;&lt;volume&gt;45&lt;/volume&gt;&lt;number&gt;9&lt;/number&gt;&lt;edition&gt;04/11&lt;/edition&gt;&lt;dates&gt;&lt;year&gt;2017&lt;/year&gt;&lt;/dates&gt;&lt;publisher&gt;Oxford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16299">
        <w:fldChar w:fldCharType="separate"/>
      </w:r>
      <w:r w:rsidR="00A047A7">
        <w:rPr>
          <w:noProof/>
        </w:rPr>
        <w:t>(</w:t>
      </w:r>
      <w:r w:rsidR="00A047A7" w:rsidRPr="00A047A7">
        <w:rPr>
          <w:i/>
          <w:noProof/>
        </w:rPr>
        <w:t>19</w:t>
      </w:r>
      <w:r w:rsidR="00A047A7">
        <w:rPr>
          <w:noProof/>
        </w:rPr>
        <w:t>)</w:t>
      </w:r>
      <w:r w:rsidR="00616299">
        <w:fldChar w:fldCharType="end"/>
      </w:r>
      <w:r w:rsidR="76B561EC">
        <w:t xml:space="preserve"> reference annotations</w:t>
      </w:r>
      <w:r w:rsidRPr="5E433CC1">
        <w:t>.</w:t>
      </w:r>
      <w:r>
        <w:t xml:space="preserve"> Splice junctions at the same position</w:t>
      </w:r>
      <w:r w:rsidR="00976915" w:rsidRPr="5E433CC1">
        <w:t>,</w:t>
      </w:r>
      <w:r>
        <w:t xml:space="preserve"> but on opposite strands</w:t>
      </w:r>
      <w:r w:rsidR="00976915" w:rsidRPr="5E433CC1">
        <w:t>,</w:t>
      </w:r>
      <w:r>
        <w:t xml:space="preserve"> were counted independently. </w:t>
      </w:r>
      <w:r w:rsidR="00553520">
        <w:t xml:space="preserve">Junctions </w:t>
      </w:r>
      <w:r>
        <w:t>were</w:t>
      </w:r>
      <w:r w:rsidR="00553520" w:rsidRPr="5E433CC1">
        <w:t xml:space="preserve"> </w:t>
      </w:r>
      <w:r>
        <w:t xml:space="preserve">classified by their most likely snRNP machinery using </w:t>
      </w:r>
      <w:proofErr w:type="spellStart"/>
      <w:r>
        <w:t>biopython</w:t>
      </w:r>
      <w:proofErr w:type="spellEnd"/>
      <w:r>
        <w:t xml:space="preserve"> version 1.71</w:t>
      </w:r>
      <w:r w:rsidR="000844E7" w:rsidRPr="5E433CC1">
        <w:t xml:space="preserve"> </w:t>
      </w:r>
      <w:r w:rsidR="000844E7">
        <w:fldChar w:fldCharType="begin"/>
      </w:r>
      <w:r w:rsidR="00A047A7">
        <w:instrText xml:space="preserve"> ADDIN EN.CITE &lt;EndNote&gt;&lt;Cite&gt;&lt;Author&gt;Dalke&lt;/Author&gt;&lt;Year&gt;2009&lt;/Year&gt;&lt;RecNum&gt;186&lt;/RecNum&gt;&lt;DisplayText&gt;(&lt;style face="italic"&gt;20&lt;/style&gt;)&lt;/DisplayText&gt;&lt;record&gt;&lt;rec-number&gt;186&lt;/rec-number&gt;&lt;foreign-keys&gt;&lt;key app="EN" db-id="vearfpway0tftyefaesx2wwqe99t0ww5wxwd" timestamp="1554884919" guid="2e1ae8c5-3a9c-484d-99c8-cbad5b16b510"&gt;186&lt;/key&gt;&lt;/foreign-keys&gt;&lt;ref-type name="Journal Article"&gt;17&lt;/ref-type&gt;&lt;contributors&gt;&lt;authors&gt;&lt;author&gt;Dalke, Andrew&lt;/author&gt;&lt;author&gt;Wilczynski, Bartek&lt;/author&gt;&lt;author&gt;Chapman, Brad A.&lt;/author&gt;&lt;author&gt;Cox, Cymon J.&lt;/author&gt;&lt;author&gt;Kauff, Frank&lt;/author&gt;&lt;author&gt;Friedberg, Iddo&lt;/author&gt;&lt;author&gt;Chang, Jeffrey T.&lt;/author&gt;&lt;author&gt;de Hoon, Michiel J. L.&lt;/author&gt;&lt;author&gt;Cock, Peter J. A.&lt;/author&gt;&lt;author&gt;Hamelryck, Thomas&lt;/author&gt;&lt;author&gt;Antao, Tiago&lt;/author&gt;&lt;/authors&gt;&lt;/contributors&gt;&lt;titles&gt;&lt;title&gt;Biopython: freely available Python tools for computational molecular biology and bioinformatics&lt;/title&gt;&lt;secondary-title&gt;Bioinformatics&lt;/secondary-title&gt;&lt;/titles&gt;&lt;periodical&gt;&lt;full-title&gt;Bioinformatics&lt;/full-title&gt;&lt;/periodical&gt;&lt;pages&gt;1422-1423&lt;/pages&gt;&lt;volume&gt;25&lt;/volume&gt;&lt;number&gt;11&lt;/number&gt;&lt;dates&gt;&lt;year&gt;2009&lt;/year&gt;&lt;/dates&gt;&lt;isbn&gt;1367-4803&lt;/isbn&gt;&lt;urls&gt;&lt;related-urls&gt;&lt;url&gt;https://doi.org/10.1093/bioinformatics/btp163&lt;/url&gt;&lt;/related-urls&gt;&lt;/urls&gt;&lt;electronic-resource-num&gt;10.1093/bioinformatics/btp163&lt;/electronic-resource-num&gt;&lt;access-date&gt;4/10/2019&lt;/access-date&gt;&lt;/record&gt;&lt;/Cite&gt;&lt;/EndNote&gt;</w:instrText>
      </w:r>
      <w:r w:rsidR="000844E7">
        <w:fldChar w:fldCharType="separate"/>
      </w:r>
      <w:r w:rsidR="00A047A7">
        <w:rPr>
          <w:noProof/>
        </w:rPr>
        <w:t>(</w:t>
      </w:r>
      <w:r w:rsidR="00A047A7" w:rsidRPr="00A047A7">
        <w:rPr>
          <w:i/>
          <w:noProof/>
        </w:rPr>
        <w:t>20</w:t>
      </w:r>
      <w:r w:rsidR="00A047A7">
        <w:rPr>
          <w:noProof/>
        </w:rPr>
        <w:t>)</w:t>
      </w:r>
      <w:r w:rsidR="000844E7">
        <w:fldChar w:fldCharType="end"/>
      </w:r>
      <w:r>
        <w:t>, with position weight matrices calculated by</w:t>
      </w:r>
      <w:r w:rsidR="000844E7" w:rsidRPr="5E433CC1">
        <w:t xml:space="preserve"> </w:t>
      </w:r>
      <w:r w:rsidR="000844E7">
        <w:fldChar w:fldCharType="begin"/>
      </w:r>
      <w:r w:rsidR="00A047A7">
        <w:instrText xml:space="preserve"> ADDIN EN.CITE &lt;EndNote&gt;&lt;Cite&gt;&lt;Author&gt;Sheth&lt;/Author&gt;&lt;Year&gt;2006&lt;/Year&gt;&lt;RecNum&gt;187&lt;/RecNum&gt;&lt;DisplayText&gt;(&lt;style face="italic"&gt;21&lt;/style&gt;)&lt;/DisplayText&gt;&lt;record&gt;&lt;rec-number&gt;187&lt;/rec-number&gt;&lt;foreign-keys&gt;&lt;key app="EN" db-id="vearfpway0tftyefaesx2wwqe99t0ww5wxwd" timestamp="1554884989" guid="6f216ee1-7bd9-4000-a228-0f7e28a08dd9"&gt;187&lt;/key&gt;&lt;/foreign-keys&gt;&lt;ref-type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0844E7">
        <w:fldChar w:fldCharType="separate"/>
      </w:r>
      <w:r w:rsidR="00A047A7">
        <w:rPr>
          <w:noProof/>
        </w:rPr>
        <w:t>(</w:t>
      </w:r>
      <w:r w:rsidR="00A047A7" w:rsidRPr="00A047A7">
        <w:rPr>
          <w:i/>
          <w:noProof/>
        </w:rPr>
        <w:t>21</w:t>
      </w:r>
      <w:r w:rsidR="00A047A7">
        <w:rPr>
          <w:noProof/>
        </w:rPr>
        <w:t>)</w:t>
      </w:r>
      <w:r w:rsidR="000844E7">
        <w:fldChar w:fldCharType="end"/>
      </w:r>
      <w:r>
        <w:t xml:space="preserve">. Position weight matrices were scored against the sequence –3 </w:t>
      </w:r>
      <w:proofErr w:type="spellStart"/>
      <w:r>
        <w:t>nt</w:t>
      </w:r>
      <w:proofErr w:type="spellEnd"/>
      <w:r>
        <w:t xml:space="preserve"> to +10 </w:t>
      </w:r>
      <w:proofErr w:type="spellStart"/>
      <w:r>
        <w:t>nt</w:t>
      </w:r>
      <w:proofErr w:type="spellEnd"/>
      <w:r>
        <w:t xml:space="preserve"> of the donor site, and –14 </w:t>
      </w:r>
      <w:proofErr w:type="spellStart"/>
      <w:r>
        <w:t>nt</w:t>
      </w:r>
      <w:proofErr w:type="spellEnd"/>
      <w:r>
        <w:t xml:space="preserve"> to +3 </w:t>
      </w:r>
      <w:proofErr w:type="spellStart"/>
      <w:r>
        <w:t>nt</w:t>
      </w:r>
      <w:proofErr w:type="spellEnd"/>
      <w:r>
        <w:t xml:space="preserve"> of the acceptor site. Junctions were further categorised as canonical or non-canonical based on the presence or absence of the GT/AG intron motif. For isoform analysis, linked splices from the same read were extracted from full length Nanopore error corrected reads</w:t>
      </w:r>
      <w:r w:rsidR="00040F22">
        <w:t xml:space="preserve"> </w:t>
      </w:r>
      <w:r>
        <w:t xml:space="preserve">and counted to create unique sets of splice junctions. </w:t>
      </w:r>
      <w:proofErr w:type="spellStart"/>
      <w:r>
        <w:t>Intronless</w:t>
      </w:r>
      <w:proofErr w:type="spellEnd"/>
      <w:r>
        <w:t xml:space="preserve"> reads were not counted. </w:t>
      </w:r>
      <w:proofErr w:type="spellStart"/>
      <w:r>
        <w:t>UpSet</w:t>
      </w:r>
      <w:proofErr w:type="spellEnd"/>
      <w:r>
        <w:t xml:space="preserve"> plots were generated in Python 3.6 using the package </w:t>
      </w:r>
      <w:proofErr w:type="spellStart"/>
      <w:r>
        <w:t>upsetplot</w:t>
      </w:r>
      <w:proofErr w:type="spellEnd"/>
      <w:r w:rsidRPr="5E433CC1">
        <w:t>.</w:t>
      </w:r>
    </w:p>
    <w:p w14:paraId="5EB2FE53" w14:textId="7CD1DC23" w:rsidR="36026677" w:rsidRPr="00A047A7" w:rsidRDefault="1D5C6E16">
      <w:pPr>
        <w:jc w:val="both"/>
        <w:rPr>
          <w:rFonts w:ascii="Calibri" w:eastAsia="Calibri" w:hAnsi="Calibri" w:cs="Calibri"/>
          <w:i/>
        </w:rPr>
      </w:pPr>
      <w:r w:rsidRPr="00A047A7">
        <w:rPr>
          <w:rFonts w:ascii="Calibri" w:eastAsia="Calibri" w:hAnsi="Calibri" w:cs="Calibri"/>
          <w:i/>
          <w:iCs/>
        </w:rPr>
        <w:t>V</w:t>
      </w:r>
      <w:r w:rsidR="00D01584" w:rsidRPr="00A047A7">
        <w:rPr>
          <w:rFonts w:ascii="Calibri" w:eastAsia="Calibri" w:hAnsi="Calibri" w:cs="Calibri"/>
          <w:i/>
          <w:iCs/>
        </w:rPr>
        <w:t>alidation</w:t>
      </w:r>
      <w:r w:rsidRPr="00A047A7">
        <w:rPr>
          <w:rFonts w:ascii="Calibri" w:eastAsia="Calibri" w:hAnsi="Calibri" w:cs="Calibri"/>
          <w:i/>
          <w:iCs/>
        </w:rPr>
        <w:t xml:space="preserve"> of novel splice sites</w:t>
      </w:r>
    </w:p>
    <w:p w14:paraId="1136392E" w14:textId="48D6856E" w:rsidR="00D01584" w:rsidRPr="00780D05" w:rsidRDefault="000C102A">
      <w:pPr>
        <w:jc w:val="both"/>
        <w:rPr>
          <w:rFonts w:ascii="Calibri" w:eastAsia="Calibri" w:hAnsi="Calibri" w:cs="Calibri"/>
          <w:highlight w:val="yellow"/>
        </w:rPr>
      </w:pPr>
      <w:r w:rsidRPr="00A047A7">
        <w:rPr>
          <w:rFonts w:ascii="Calibri" w:eastAsia="Calibri" w:hAnsi="Calibri" w:cs="Calibri"/>
        </w:rPr>
        <w:t xml:space="preserve">To </w:t>
      </w:r>
      <w:r w:rsidR="004A6E6D" w:rsidRPr="00A047A7">
        <w:rPr>
          <w:rFonts w:ascii="Calibri" w:eastAsia="Calibri" w:hAnsi="Calibri" w:cs="Calibri"/>
        </w:rPr>
        <w:t>validate</w:t>
      </w:r>
      <w:r w:rsidRPr="00A047A7">
        <w:rPr>
          <w:rFonts w:ascii="Calibri" w:eastAsia="Calibri" w:hAnsi="Calibri" w:cs="Calibri"/>
        </w:rPr>
        <w:t xml:space="preserve"> novel splice junctions detected </w:t>
      </w:r>
      <w:r w:rsidR="3475A706" w:rsidRPr="00A047A7">
        <w:rPr>
          <w:rFonts w:ascii="Calibri" w:eastAsia="Calibri" w:hAnsi="Calibri" w:cs="Calibri"/>
        </w:rPr>
        <w:t>in na</w:t>
      </w:r>
      <w:r w:rsidR="749E4EE7" w:rsidRPr="00A047A7">
        <w:rPr>
          <w:rFonts w:ascii="Calibri" w:eastAsia="Calibri" w:hAnsi="Calibri" w:cs="Calibri"/>
        </w:rPr>
        <w:t>nopore DRS</w:t>
      </w:r>
      <w:r w:rsidR="00A047A7">
        <w:rPr>
          <w:rFonts w:ascii="Calibri" w:eastAsia="Calibri" w:hAnsi="Calibri" w:cs="Calibri"/>
        </w:rPr>
        <w:t xml:space="preserve">, </w:t>
      </w:r>
      <w:r w:rsidR="737270E5" w:rsidRPr="1D5C6E16">
        <w:rPr>
          <w:rFonts w:ascii="Calibri" w:eastAsia="Calibri" w:hAnsi="Calibri" w:cs="Calibri"/>
        </w:rPr>
        <w:t xml:space="preserve">5 splice </w:t>
      </w:r>
      <w:r w:rsidR="00A047A7" w:rsidRPr="1D5C6E16">
        <w:rPr>
          <w:rFonts w:ascii="Calibri" w:eastAsia="Calibri" w:hAnsi="Calibri" w:cs="Calibri"/>
        </w:rPr>
        <w:t>sites</w:t>
      </w:r>
      <w:r w:rsidR="00A047A7">
        <w:rPr>
          <w:rFonts w:ascii="Calibri" w:eastAsia="Calibri" w:hAnsi="Calibri" w:cs="Calibri"/>
        </w:rPr>
        <w:t xml:space="preserve"> out of 2</w:t>
      </w:r>
      <w:r w:rsidR="00A047A7" w:rsidRPr="1D5C6E16">
        <w:rPr>
          <w:rFonts w:ascii="Calibri" w:eastAsia="Calibri" w:hAnsi="Calibri" w:cs="Calibri"/>
        </w:rPr>
        <w:t xml:space="preserve">0 most highly expressed splice sites </w:t>
      </w:r>
      <w:r w:rsidR="737270E5" w:rsidRPr="1D5C6E16">
        <w:rPr>
          <w:rFonts w:ascii="Calibri" w:eastAsia="Calibri" w:hAnsi="Calibri" w:cs="Calibri"/>
        </w:rPr>
        <w:t xml:space="preserve">were selected for further validation and </w:t>
      </w:r>
      <w:r w:rsidR="0821E93D" w:rsidRPr="1D5C6E16">
        <w:rPr>
          <w:rFonts w:ascii="Calibri" w:eastAsia="Calibri" w:hAnsi="Calibri" w:cs="Calibri"/>
        </w:rPr>
        <w:t xml:space="preserve">3 out of </w:t>
      </w:r>
      <w:r w:rsidR="00803E04" w:rsidRPr="1D5C6E16">
        <w:rPr>
          <w:rFonts w:ascii="Calibri" w:eastAsia="Calibri" w:hAnsi="Calibri" w:cs="Calibri"/>
        </w:rPr>
        <w:t>5</w:t>
      </w:r>
      <w:r w:rsidR="004272FF" w:rsidRPr="1D5C6E16">
        <w:rPr>
          <w:rFonts w:ascii="Calibri" w:eastAsia="Calibri" w:hAnsi="Calibri" w:cs="Calibri"/>
        </w:rPr>
        <w:t xml:space="preserve"> selected </w:t>
      </w:r>
      <w:r w:rsidR="0821E93D" w:rsidRPr="1D5C6E16">
        <w:rPr>
          <w:rFonts w:ascii="Calibri" w:eastAsia="Calibri" w:hAnsi="Calibri" w:cs="Calibri"/>
        </w:rPr>
        <w:t xml:space="preserve">splice sites were </w:t>
      </w:r>
      <w:r w:rsidR="737270E5" w:rsidRPr="1D5C6E16">
        <w:rPr>
          <w:rFonts w:ascii="Calibri" w:eastAsia="Calibri" w:hAnsi="Calibri" w:cs="Calibri"/>
        </w:rPr>
        <w:t xml:space="preserve">amplified </w:t>
      </w:r>
      <w:r w:rsidR="2C3B6E4F" w:rsidRPr="00A047A7">
        <w:rPr>
          <w:rFonts w:ascii="Calibri" w:eastAsia="Calibri" w:hAnsi="Calibri" w:cs="Calibri"/>
        </w:rPr>
        <w:t>in</w:t>
      </w:r>
      <w:r w:rsidR="00B8317A" w:rsidRPr="1D5C6E16">
        <w:rPr>
          <w:rFonts w:ascii="Calibri" w:eastAsia="Calibri" w:hAnsi="Calibri" w:cs="Calibri"/>
        </w:rPr>
        <w:t xml:space="preserve"> RT-PCR </w:t>
      </w:r>
      <w:r w:rsidR="01C620BC" w:rsidRPr="1D5C6E16">
        <w:rPr>
          <w:rFonts w:ascii="Calibri" w:eastAsia="Calibri" w:hAnsi="Calibri" w:cs="Calibri"/>
        </w:rPr>
        <w:t xml:space="preserve">followed by DNA </w:t>
      </w:r>
      <w:r w:rsidR="0821E93D" w:rsidRPr="1D5C6E16">
        <w:rPr>
          <w:rFonts w:ascii="Calibri" w:eastAsia="Calibri" w:hAnsi="Calibri" w:cs="Calibri"/>
        </w:rPr>
        <w:t>sequencing (described above)</w:t>
      </w:r>
      <w:r w:rsidR="00B8317A" w:rsidRPr="1D5C6E16">
        <w:rPr>
          <w:rFonts w:ascii="Calibri" w:eastAsia="Calibri" w:hAnsi="Calibri" w:cs="Calibri"/>
        </w:rPr>
        <w:t>.</w:t>
      </w:r>
    </w:p>
    <w:p w14:paraId="7844F55F" w14:textId="7BEB4206" w:rsidR="6C6FA64D" w:rsidRPr="00231B5C" w:rsidRDefault="6C6FA64D">
      <w:pPr>
        <w:jc w:val="both"/>
        <w:rPr>
          <w:rFonts w:ascii="Calibri" w:eastAsia="Calibri" w:hAnsi="Calibri" w:cs="Calibri"/>
          <w:i/>
          <w:iCs/>
        </w:rPr>
      </w:pPr>
      <w:r w:rsidRPr="00231B5C">
        <w:rPr>
          <w:rFonts w:ascii="Calibri" w:eastAsia="Calibri" w:hAnsi="Calibri" w:cs="Calibri"/>
          <w:i/>
          <w:iCs/>
        </w:rPr>
        <w:t xml:space="preserve">5’ </w:t>
      </w:r>
      <w:r w:rsidR="00525007" w:rsidRPr="00231B5C">
        <w:rPr>
          <w:rFonts w:ascii="Calibri" w:eastAsia="Calibri" w:hAnsi="Calibri" w:cs="Calibri"/>
          <w:i/>
          <w:iCs/>
        </w:rPr>
        <w:t>a</w:t>
      </w:r>
      <w:r w:rsidRPr="00231B5C">
        <w:rPr>
          <w:rFonts w:ascii="Calibri" w:eastAsia="Calibri" w:hAnsi="Calibri" w:cs="Calibri"/>
          <w:i/>
          <w:iCs/>
        </w:rPr>
        <w:t xml:space="preserve">dapter </w:t>
      </w:r>
      <w:r w:rsidR="00525007" w:rsidRPr="00231B5C">
        <w:rPr>
          <w:rFonts w:ascii="Calibri" w:eastAsia="Calibri" w:hAnsi="Calibri" w:cs="Calibri"/>
          <w:i/>
          <w:iCs/>
        </w:rPr>
        <w:t>d</w:t>
      </w:r>
      <w:r w:rsidRPr="00231B5C">
        <w:rPr>
          <w:rFonts w:ascii="Calibri" w:eastAsia="Calibri" w:hAnsi="Calibri" w:cs="Calibri"/>
          <w:i/>
          <w:iCs/>
        </w:rPr>
        <w:t xml:space="preserve">etection </w:t>
      </w:r>
      <w:r w:rsidR="00525007" w:rsidRPr="00231B5C">
        <w:rPr>
          <w:rFonts w:ascii="Calibri" w:eastAsia="Calibri" w:hAnsi="Calibri" w:cs="Calibri"/>
          <w:i/>
          <w:iCs/>
        </w:rPr>
        <w:t>a</w:t>
      </w:r>
      <w:r w:rsidRPr="00231B5C">
        <w:rPr>
          <w:rFonts w:ascii="Calibri" w:eastAsia="Calibri" w:hAnsi="Calibri" w:cs="Calibri"/>
          <w:i/>
          <w:iCs/>
        </w:rPr>
        <w:t>nalyses</w:t>
      </w:r>
      <w:r w:rsidR="00525007" w:rsidRPr="00231B5C">
        <w:rPr>
          <w:rFonts w:ascii="Calibri" w:eastAsia="Calibri" w:hAnsi="Calibri" w:cs="Calibri"/>
          <w:i/>
          <w:iCs/>
        </w:rPr>
        <w:t xml:space="preserve"> using nanopore DRS data</w:t>
      </w:r>
    </w:p>
    <w:p w14:paraId="2DFE5C39" w14:textId="78B813BE" w:rsidR="6C6FA64D" w:rsidRDefault="66B701AD" w:rsidP="6C6FA64D">
      <w:pPr>
        <w:jc w:val="both"/>
      </w:pPr>
      <w:r w:rsidRPr="66B701AD">
        <w:rPr>
          <w:rFonts w:ascii="Calibri" w:eastAsia="Calibri" w:hAnsi="Calibri" w:cs="Calibri"/>
        </w:rPr>
        <w:t xml:space="preserve">To produce positive and negative examples of 5’ adapter containing sequences, 5’ soft-clipped regions were extracted from aligned reads for the </w:t>
      </w:r>
      <w:r w:rsidRPr="00C819F1">
        <w:rPr>
          <w:rFonts w:ascii="Calibri" w:eastAsia="Calibri" w:hAnsi="Calibri" w:cs="Calibri"/>
        </w:rPr>
        <w:t xml:space="preserve">Col-0 </w:t>
      </w:r>
      <w:r w:rsidR="00C20364">
        <w:rPr>
          <w:rFonts w:ascii="Calibri" w:eastAsia="Calibri" w:hAnsi="Calibri" w:cs="Calibri"/>
        </w:rPr>
        <w:t xml:space="preserve">replicate 1 </w:t>
      </w:r>
      <w:r w:rsidRPr="66B701AD">
        <w:rPr>
          <w:rFonts w:ascii="Calibri" w:eastAsia="Calibri" w:hAnsi="Calibri" w:cs="Calibri"/>
        </w:rPr>
        <w:t>dataset</w:t>
      </w:r>
      <w:r w:rsidR="61960AA1" w:rsidRPr="66B701AD">
        <w:rPr>
          <w:rFonts w:ascii="Calibri" w:eastAsia="Calibri" w:hAnsi="Calibri" w:cs="Calibri"/>
        </w:rPr>
        <w:t>s (with and without adapter ligation)</w:t>
      </w:r>
      <w:r w:rsidRPr="66B701AD">
        <w:rPr>
          <w:rFonts w:ascii="Calibri" w:eastAsia="Calibri" w:hAnsi="Calibri" w:cs="Calibri"/>
        </w:rPr>
        <w:t xml:space="preserve">, using </w:t>
      </w:r>
      <w:proofErr w:type="spellStart"/>
      <w:r w:rsidR="61960AA1" w:rsidRPr="66B701AD">
        <w:rPr>
          <w:rFonts w:ascii="Calibri" w:eastAsia="Calibri" w:hAnsi="Calibri" w:cs="Calibri"/>
        </w:rPr>
        <w:t>pysam</w:t>
      </w:r>
      <w:proofErr w:type="spellEnd"/>
      <w:r w:rsidR="00C819F1">
        <w:rPr>
          <w:rFonts w:ascii="Calibri" w:eastAsia="Calibri" w:hAnsi="Calibri" w:cs="Calibri"/>
        </w:rPr>
        <w:t xml:space="preserve"> </w:t>
      </w:r>
      <w:r w:rsidR="00C819F1">
        <w:rPr>
          <w:rFonts w:ascii="Calibri" w:eastAsia="Calibri" w:hAnsi="Calibri" w:cs="Calibri"/>
        </w:rPr>
        <w:fldChar w:fldCharType="begin"/>
      </w:r>
      <w:r w:rsidR="00C819F1">
        <w:rPr>
          <w:rFonts w:ascii="Calibri" w:eastAsia="Calibri" w:hAnsi="Calibri" w:cs="Calibri"/>
        </w:rPr>
        <w:instrText xml:space="preserve"> ADDIN EN.CITE &lt;EndNote&gt;&lt;Cite&gt;&lt;Author&gt;Heger&lt;/Author&gt;&lt;Year&gt;2014&lt;/Year&gt;&lt;RecNum&gt;154&lt;/RecNum&gt;&lt;DisplayText&gt;(&lt;style face="italic"&gt;16&lt;/style&gt;)&lt;/DisplayText&gt;&lt;record&gt;&lt;rec-number&gt;154&lt;/rec-number&gt;&lt;foreign-keys&gt;&lt;key app="EN" db-id="vearfpway0tftyefaesx2wwqe99t0ww5wxwd" timestamp="1554797947" guid="493ad079-c65e-4743-803b-439995e28ff7"&gt;154&lt;/key&gt;&lt;/foreign-keys&gt;&lt;ref-type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C819F1">
        <w:rPr>
          <w:rFonts w:ascii="Calibri" w:eastAsia="Calibri" w:hAnsi="Calibri" w:cs="Calibri"/>
        </w:rPr>
        <w:fldChar w:fldCharType="separate"/>
      </w:r>
      <w:r w:rsidR="00C819F1">
        <w:rPr>
          <w:rFonts w:ascii="Calibri" w:eastAsia="Calibri" w:hAnsi="Calibri" w:cs="Calibri"/>
          <w:noProof/>
        </w:rPr>
        <w:t>(</w:t>
      </w:r>
      <w:r w:rsidR="00C819F1" w:rsidRPr="00C819F1">
        <w:rPr>
          <w:rFonts w:ascii="Calibri" w:eastAsia="Calibri" w:hAnsi="Calibri" w:cs="Calibri"/>
          <w:i/>
          <w:noProof/>
        </w:rPr>
        <w:t>16</w:t>
      </w:r>
      <w:r w:rsidR="00C819F1">
        <w:rPr>
          <w:rFonts w:ascii="Calibri" w:eastAsia="Calibri" w:hAnsi="Calibri" w:cs="Calibri"/>
          <w:noProof/>
        </w:rPr>
        <w:t>)</w:t>
      </w:r>
      <w:r w:rsidR="00C819F1">
        <w:rPr>
          <w:rFonts w:ascii="Calibri" w:eastAsia="Calibri" w:hAnsi="Calibri" w:cs="Calibri"/>
        </w:rPr>
        <w:fldChar w:fldCharType="end"/>
      </w:r>
      <w:r w:rsidR="61960AA1" w:rsidRPr="66B701AD">
        <w:rPr>
          <w:rFonts w:ascii="Calibri" w:eastAsia="Calibri" w:hAnsi="Calibri" w:cs="Calibri"/>
        </w:rPr>
        <w:t>.</w:t>
      </w:r>
      <w:r w:rsidRPr="66B701AD">
        <w:rPr>
          <w:rFonts w:ascii="Calibri" w:eastAsia="Calibri" w:hAnsi="Calibri" w:cs="Calibri"/>
        </w:rPr>
        <w:t xml:space="preserve"> These soft-clipped sequences were then searched for the presence of the </w:t>
      </w:r>
      <w:proofErr w:type="spellStart"/>
      <w:r w:rsidRPr="66B701AD">
        <w:rPr>
          <w:rFonts w:ascii="Calibri" w:eastAsia="Calibri" w:hAnsi="Calibri" w:cs="Calibri"/>
        </w:rPr>
        <w:t>GeneRacer</w:t>
      </w:r>
      <w:proofErr w:type="spellEnd"/>
      <w:r w:rsidR="0023788E">
        <w:rPr>
          <w:lang w:val="en-US"/>
        </w:rPr>
        <w:t>™</w:t>
      </w:r>
      <w:r w:rsidRPr="66B701AD">
        <w:rPr>
          <w:rFonts w:ascii="Calibri" w:eastAsia="Calibri" w:hAnsi="Calibri" w:cs="Calibri"/>
        </w:rPr>
        <w:t xml:space="preserve"> adapter</w:t>
      </w:r>
      <w:r w:rsidR="0023788E">
        <w:rPr>
          <w:rFonts w:ascii="Calibri" w:eastAsia="Calibri" w:hAnsi="Calibri" w:cs="Calibri"/>
        </w:rPr>
        <w:t xml:space="preserve"> sequence</w:t>
      </w:r>
      <w:r w:rsidRPr="66B701AD">
        <w:rPr>
          <w:rFonts w:ascii="Calibri" w:eastAsia="Calibri" w:hAnsi="Calibri" w:cs="Calibri"/>
        </w:rPr>
        <w:t xml:space="preserve"> using </w:t>
      </w:r>
      <w:proofErr w:type="spellStart"/>
      <w:r w:rsidRPr="66B701AD">
        <w:rPr>
          <w:rFonts w:ascii="Calibri" w:eastAsia="Calibri" w:hAnsi="Calibri" w:cs="Calibri"/>
        </w:rPr>
        <w:t>blastn</w:t>
      </w:r>
      <w:proofErr w:type="spellEnd"/>
      <w:r w:rsidRPr="66B701AD">
        <w:rPr>
          <w:rFonts w:ascii="Calibri" w:eastAsia="Calibri" w:hAnsi="Calibri" w:cs="Calibri"/>
        </w:rPr>
        <w:t xml:space="preserve"> version 2.7.1</w:t>
      </w:r>
      <w:r w:rsidR="007629E4">
        <w:rPr>
          <w:rFonts w:ascii="Calibri" w:eastAsia="Calibri" w:hAnsi="Calibri" w:cs="Calibri"/>
        </w:rPr>
        <w:t xml:space="preserve"> </w:t>
      </w:r>
      <w:r w:rsidR="007629E4" w:rsidRPr="61915D74">
        <w:fldChar w:fldCharType="begin"/>
      </w:r>
      <w:r w:rsidR="00A047A7">
        <w:instrText xml:space="preserve"> ADDIN EN.CITE &lt;EndNote&gt;&lt;Cite&gt;&lt;Author&gt;Camacho&lt;/Author&gt;&lt;Year&gt;2009&lt;/Year&gt;&lt;RecNum&gt;167&lt;/RecNum&gt;&lt;DisplayText&gt;(&lt;style face="italic"&gt;22&lt;/style&gt;)&lt;/DisplayText&gt;&lt;record&gt;&lt;rec-number&gt;167&lt;/rec-number&gt;&lt;foreign-keys&gt;&lt;key app="EN" db-id="vearfpway0tftyefaesx2wwqe99t0ww5wxwd" timestamp="1554798829" guid="e484925d-1a82-4787-ac52-8a124f6c1539"&gt;167&lt;/key&gt;&lt;/foreign-keys&gt;&lt;ref-type name="Journal Article"&gt;17&lt;/ref-type&gt;&lt;contributors&gt;&lt;authors&gt;&lt;author&gt;Camacho, Christiam&lt;/author&gt;&lt;author&gt;Coulouris, George&lt;/author&gt;&lt;author&gt;Avagyan, Vahram&lt;/author&gt;&lt;author&gt;Ma, Ning&lt;/author&gt;&lt;author&gt;Papadopoulos, Jason&lt;/author&gt;&lt;author&gt;Bealer, Kevin&lt;/author&gt;&lt;author&gt;Madden, Thomas L.&lt;/author&gt;&lt;/authors&gt;&lt;/contributors&gt;&lt;titles&gt;&lt;title&gt;BLAST+: architecture and applications&lt;/title&gt;&lt;secondary-title&gt;BMC bioinformatics&lt;/secondary-title&gt;&lt;/titles&gt;&lt;periodical&gt;&lt;full-title&gt;BMC Bioinformatics&lt;/full-title&gt;&lt;/periodical&gt;&lt;pages&gt;421-421&lt;/pages&gt;&lt;volume&gt;10&lt;/volume&gt;&lt;dates&gt;&lt;year&gt;2009&lt;/year&gt;&lt;/dates&gt;&lt;publisher&gt;BioMed Central&lt;/publisher&gt;&lt;isbn&gt;1471-2105&lt;/isbn&gt;&lt;accession-num&gt;20003500&lt;/accession-num&gt;&lt;urls&gt;&lt;related-urls&gt;&lt;url&gt;https://www.ncbi.nlm.nih.gov/pubmed/20003500&lt;/url&gt;&lt;url&gt;https://www.ncbi.nlm.nih.gov/pmc/PMC2803857/&lt;/url&gt;&lt;/related-urls&gt;&lt;/urls&gt;&lt;electronic-resource-num&gt;10.1186/1471-2105-10-421&lt;/electronic-resource-num&gt;&lt;remote-database-name&gt;PubMed&lt;/remote-database-name&gt;&lt;language&gt;eng&lt;/language&gt;&lt;/record&gt;&lt;/Cite&gt;&lt;/EndNote&gt;</w:instrText>
      </w:r>
      <w:r w:rsidR="007629E4" w:rsidRPr="61915D74">
        <w:rPr>
          <w:rFonts w:ascii="Calibri" w:eastAsia="Calibri" w:hAnsi="Calibri" w:cs="Calibri"/>
        </w:rPr>
        <w:fldChar w:fldCharType="separate"/>
      </w:r>
      <w:r w:rsidR="00A047A7" w:rsidRPr="00A047A7">
        <w:rPr>
          <w:noProof/>
        </w:rPr>
        <w:t>(</w:t>
      </w:r>
      <w:r w:rsidR="00A047A7" w:rsidRPr="00A047A7">
        <w:rPr>
          <w:i/>
          <w:noProof/>
        </w:rPr>
        <w:t>22</w:t>
      </w:r>
      <w:r w:rsidR="00A047A7" w:rsidRPr="00A047A7">
        <w:rPr>
          <w:noProof/>
        </w:rPr>
        <w:t>)</w:t>
      </w:r>
      <w:r w:rsidR="007629E4" w:rsidRPr="61915D74">
        <w:fldChar w:fldCharType="end"/>
      </w:r>
      <w:r w:rsidRPr="66B701AD">
        <w:rPr>
          <w:rFonts w:ascii="Calibri" w:eastAsia="Calibri" w:hAnsi="Calibri" w:cs="Calibri"/>
        </w:rPr>
        <w:t xml:space="preserve">. Two rules were initially applied to filter </w:t>
      </w:r>
      <w:proofErr w:type="spellStart"/>
      <w:r w:rsidRPr="66B701AD">
        <w:rPr>
          <w:rFonts w:ascii="Calibri" w:eastAsia="Calibri" w:hAnsi="Calibri" w:cs="Calibri"/>
        </w:rPr>
        <w:t>blastn</w:t>
      </w:r>
      <w:proofErr w:type="spellEnd"/>
      <w:r w:rsidRPr="66B701AD">
        <w:rPr>
          <w:rFonts w:ascii="Calibri" w:eastAsia="Calibri" w:hAnsi="Calibri" w:cs="Calibri"/>
        </w:rPr>
        <w:t xml:space="preserve"> results: a match of 10 </w:t>
      </w:r>
      <w:proofErr w:type="spellStart"/>
      <w:r w:rsidRPr="66B701AD">
        <w:rPr>
          <w:rFonts w:ascii="Calibri" w:eastAsia="Calibri" w:hAnsi="Calibri" w:cs="Calibri"/>
        </w:rPr>
        <w:t>nt</w:t>
      </w:r>
      <w:proofErr w:type="spellEnd"/>
      <w:r w:rsidRPr="66B701AD">
        <w:rPr>
          <w:rFonts w:ascii="Calibri" w:eastAsia="Calibri" w:hAnsi="Calibri" w:cs="Calibri"/>
        </w:rPr>
        <w:t xml:space="preserve"> or more to the 44 </w:t>
      </w:r>
      <w:proofErr w:type="spellStart"/>
      <w:r w:rsidRPr="66B701AD">
        <w:rPr>
          <w:rFonts w:ascii="Calibri" w:eastAsia="Calibri" w:hAnsi="Calibri" w:cs="Calibri"/>
        </w:rPr>
        <w:t>nt</w:t>
      </w:r>
      <w:proofErr w:type="spellEnd"/>
      <w:r w:rsidRPr="66B701AD">
        <w:rPr>
          <w:rFonts w:ascii="Calibri" w:eastAsia="Calibri" w:hAnsi="Calibri" w:cs="Calibri"/>
        </w:rPr>
        <w:t xml:space="preserve"> adapter, and an E value of less than 100. </w:t>
      </w:r>
      <w:r w:rsidR="258A7C21" w:rsidRPr="66B701AD">
        <w:rPr>
          <w:rFonts w:ascii="Calibri" w:eastAsia="Calibri" w:hAnsi="Calibri" w:cs="Calibri"/>
        </w:rPr>
        <w:t>R</w:t>
      </w:r>
      <w:r w:rsidRPr="66B701AD">
        <w:rPr>
          <w:rFonts w:ascii="Calibri" w:eastAsia="Calibri" w:hAnsi="Calibri" w:cs="Calibri"/>
        </w:rPr>
        <w:t xml:space="preserve">eads </w:t>
      </w:r>
      <w:r w:rsidR="258A7C21" w:rsidRPr="66B701AD">
        <w:rPr>
          <w:rFonts w:ascii="Calibri" w:eastAsia="Calibri" w:hAnsi="Calibri" w:cs="Calibri"/>
        </w:rPr>
        <w:t xml:space="preserve">from the adapter containing dataset </w:t>
      </w:r>
      <w:r w:rsidRPr="66B701AD">
        <w:rPr>
          <w:rFonts w:ascii="Calibri" w:eastAsia="Calibri" w:hAnsi="Calibri" w:cs="Calibri"/>
        </w:rPr>
        <w:t xml:space="preserve">that failed one or both of these criteria were used as negative training examples. A final rule requiring the match to the adapter sequence to occur directly adjacent to the aligned read was also applied. Reads </w:t>
      </w:r>
      <w:r w:rsidR="62DD228B" w:rsidRPr="66B701AD">
        <w:rPr>
          <w:rFonts w:ascii="Calibri" w:eastAsia="Calibri" w:hAnsi="Calibri" w:cs="Calibri"/>
        </w:rPr>
        <w:t xml:space="preserve">from the adapter containing dataset </w:t>
      </w:r>
      <w:r w:rsidRPr="66B701AD">
        <w:rPr>
          <w:rFonts w:ascii="Calibri" w:eastAsia="Calibri" w:hAnsi="Calibri" w:cs="Calibri"/>
        </w:rPr>
        <w:t xml:space="preserve">that passed all three rules were used as the positive training set. When comparing the ratio of positive to negative examples between datasets containing the adapter and those generated from the same tissue without, we found that these three rules gave a signal to noise ratio of </w:t>
      </w:r>
      <w:r w:rsidRPr="00BD2BE3">
        <w:rPr>
          <w:rFonts w:ascii="Calibri" w:eastAsia="Calibri" w:hAnsi="Calibri" w:cs="Calibri"/>
        </w:rPr>
        <w:t>&gt;5000</w:t>
      </w:r>
      <w:r w:rsidR="00D5755F">
        <w:rPr>
          <w:rFonts w:ascii="Calibri" w:eastAsia="Calibri" w:hAnsi="Calibri" w:cs="Calibri"/>
        </w:rPr>
        <w:t xml:space="preserve"> (Table </w:t>
      </w:r>
      <w:r w:rsidR="29C8335F">
        <w:rPr>
          <w:rFonts w:ascii="Calibri" w:eastAsia="Calibri" w:hAnsi="Calibri" w:cs="Calibri"/>
        </w:rPr>
        <w:t>S</w:t>
      </w:r>
      <w:r w:rsidR="00D5755F">
        <w:rPr>
          <w:rFonts w:ascii="Calibri" w:eastAsia="Calibri" w:hAnsi="Calibri" w:cs="Calibri"/>
        </w:rPr>
        <w:t>2)</w:t>
      </w:r>
      <w:r w:rsidRPr="66B701AD">
        <w:rPr>
          <w:rFonts w:ascii="Calibri" w:eastAsia="Calibri" w:hAnsi="Calibri" w:cs="Calibri"/>
        </w:rPr>
        <w:t>.</w:t>
      </w:r>
    </w:p>
    <w:p w14:paraId="51884103" w14:textId="226FF01C" w:rsidR="6C6FA64D" w:rsidRDefault="66B701AD" w:rsidP="61915D74">
      <w:pPr>
        <w:jc w:val="both"/>
      </w:pPr>
      <w:r w:rsidRPr="66B701AD">
        <w:rPr>
          <w:rFonts w:ascii="Calibri" w:eastAsia="Calibri" w:hAnsi="Calibri" w:cs="Calibri"/>
        </w:rPr>
        <w:t>72</w:t>
      </w:r>
      <w:r w:rsidR="0023788E">
        <w:rPr>
          <w:rFonts w:ascii="Calibri" w:eastAsia="Calibri" w:hAnsi="Calibri" w:cs="Calibri"/>
        </w:rPr>
        <w:t>,</w:t>
      </w:r>
      <w:r w:rsidRPr="66B701AD">
        <w:rPr>
          <w:rFonts w:ascii="Calibri" w:eastAsia="Calibri" w:hAnsi="Calibri" w:cs="Calibri"/>
        </w:rPr>
        <w:t>083 positive and 123</w:t>
      </w:r>
      <w:r w:rsidR="0023788E">
        <w:rPr>
          <w:rFonts w:ascii="Calibri" w:eastAsia="Calibri" w:hAnsi="Calibri" w:cs="Calibri"/>
        </w:rPr>
        <w:t>,</w:t>
      </w:r>
      <w:r w:rsidRPr="66B701AD">
        <w:rPr>
          <w:rFonts w:ascii="Calibri" w:eastAsia="Calibri" w:hAnsi="Calibri" w:cs="Calibri"/>
        </w:rPr>
        <w:t xml:space="preserve">739 negative training examples </w:t>
      </w:r>
      <w:r w:rsidRPr="00C819F1">
        <w:rPr>
          <w:rFonts w:ascii="Calibri" w:eastAsia="Calibri" w:hAnsi="Calibri" w:cs="Calibri"/>
        </w:rPr>
        <w:t xml:space="preserve">from Col-0 tissue </w:t>
      </w:r>
      <w:r w:rsidR="00C20364" w:rsidRPr="00C819F1">
        <w:rPr>
          <w:rFonts w:ascii="Calibri" w:eastAsia="Calibri" w:hAnsi="Calibri" w:cs="Calibri"/>
        </w:rPr>
        <w:t>replicate 1</w:t>
      </w:r>
      <w:r w:rsidRPr="66B701AD">
        <w:rPr>
          <w:rFonts w:ascii="Calibri" w:eastAsia="Calibri" w:hAnsi="Calibri" w:cs="Calibri"/>
        </w:rPr>
        <w:t xml:space="preserve"> were collected to train the neural network. We then estimated the amount of raw signal from the 5’ end of the squiggle which was required on average to capture the 5’ adapter. To do this</w:t>
      </w:r>
      <w:r w:rsidR="0023788E">
        <w:rPr>
          <w:rFonts w:ascii="Calibri" w:eastAsia="Calibri" w:hAnsi="Calibri" w:cs="Calibri"/>
        </w:rPr>
        <w:t>,</w:t>
      </w:r>
      <w:r w:rsidRPr="66B701AD">
        <w:rPr>
          <w:rFonts w:ascii="Calibri" w:eastAsia="Calibri" w:hAnsi="Calibri" w:cs="Calibri"/>
        </w:rPr>
        <w:t xml:space="preserve"> we used </w:t>
      </w:r>
      <w:proofErr w:type="spellStart"/>
      <w:r w:rsidRPr="66B701AD">
        <w:rPr>
          <w:rFonts w:ascii="Calibri" w:eastAsia="Calibri" w:hAnsi="Calibri" w:cs="Calibri"/>
        </w:rPr>
        <w:t>Nanopolish</w:t>
      </w:r>
      <w:proofErr w:type="spellEnd"/>
      <w:r w:rsidRPr="66B701AD">
        <w:rPr>
          <w:rFonts w:ascii="Calibri" w:eastAsia="Calibri" w:hAnsi="Calibri" w:cs="Calibri"/>
        </w:rPr>
        <w:t xml:space="preserve"> </w:t>
      </w:r>
      <w:proofErr w:type="spellStart"/>
      <w:r w:rsidRPr="66B701AD">
        <w:rPr>
          <w:rFonts w:ascii="Calibri" w:eastAsia="Calibri" w:hAnsi="Calibri" w:cs="Calibri"/>
        </w:rPr>
        <w:t>eventalign</w:t>
      </w:r>
      <w:proofErr w:type="spellEnd"/>
      <w:r w:rsidRPr="66B701AD">
        <w:rPr>
          <w:rFonts w:ascii="Calibri" w:eastAsia="Calibri" w:hAnsi="Calibri" w:cs="Calibri"/>
        </w:rPr>
        <w:t xml:space="preserve"> version </w:t>
      </w:r>
      <w:r w:rsidR="61915D74">
        <w:t xml:space="preserve">0.11.0 </w:t>
      </w:r>
      <w:r w:rsidR="007629E4" w:rsidRPr="61915D74">
        <w:fldChar w:fldCharType="begin"/>
      </w:r>
      <w:r w:rsidR="00A047A7">
        <w:instrText xml:space="preserve"> ADDIN EN.CITE &lt;EndNote&gt;&lt;Cite&gt;&lt;Author&gt;Loman&lt;/Author&gt;&lt;Year&gt;2015&lt;/Year&gt;&lt;RecNum&gt;166&lt;/RecNum&gt;&lt;DisplayText&gt;(&lt;style face="italic"&gt;23&lt;/style&gt;)&lt;/DisplayText&gt;&lt;record&gt;&lt;rec-number&gt;166&lt;/rec-number&gt;&lt;foreign-keys&gt;&lt;key app="EN" db-id="vearfpway0tftyefaesx2wwqe99t0ww5wxwd" timestamp="1554798784" guid="c97db01a-6e01-4e2f-9a31-35dfd9b6a426"&gt;166&lt;/key&gt;&lt;/foreign-keys&gt;&lt;ref-type name="Journal Article"&gt;17&lt;/ref-type&gt;&lt;contributors&gt;&lt;authors&gt;&lt;author&gt;Loman, Nicholas J.&lt;/author&gt;&lt;author&gt;Quick, Joshua&lt;/author&gt;&lt;author&gt;Simpson, Jared T.&lt;/author&gt;&lt;/authors&gt;&lt;/contributors&gt;&lt;titles&gt;&lt;title&gt;&lt;style face="normal" font="default" size="100%"&gt;A complete bacterial genome assembled &lt;/style&gt;&lt;style face="italic" font="default" size="100%"&gt;de novo&lt;/style&gt;&lt;style face="normal" font="default" size="100%"&gt; using only nanopore sequencing data&lt;/style&gt;&lt;/title&gt;&lt;secondary-title&gt;Nature Methods&lt;/secondary-title&gt;&lt;/titles&gt;&lt;periodical&gt;&lt;full-title&gt;Nat Methods&lt;/full-title&gt;&lt;abbr-1&gt;Nature methods&lt;/abbr-1&gt;&lt;/periodical&gt;&lt;pages&gt;733&lt;/pages&gt;&lt;volume&gt;12&lt;/volume&gt;&lt;dates&gt;&lt;year&gt;2015&lt;/year&gt;&lt;pub-dates&gt;&lt;date&gt;06/15/online&lt;/date&gt;&lt;/pub-dates&gt;&lt;/dates&gt;&lt;publisher&gt;Nature Publishing Group, a division of Macmillan Publishers Limited. All Rights Reserved.&lt;/publisher&gt;&lt;urls&gt;&lt;related-urls&gt;&lt;url&gt;&lt;style face="underline" font="default" size="100%"&gt;https://doi.org/10.1038/nmeth.3444&lt;/style&gt;&lt;/url&gt;&lt;/related-urls&gt;&lt;/urls&gt;&lt;electronic-resource-num&gt;&lt;style face="normal" font="default" size="100%"&gt;10.1038/nmeth.3444&amp;#xD;&lt;/style&gt;&lt;style face="underline" font="default" size="100%"&gt;https://www.nature.com/articles/nmeth.3444#supplementary-information&lt;/style&gt;&lt;/electronic-resource-num&gt;&lt;/record&gt;&lt;/Cite&gt;&lt;/EndNote&gt;</w:instrText>
      </w:r>
      <w:r w:rsidR="007629E4" w:rsidRPr="61915D74">
        <w:rPr>
          <w:rFonts w:ascii="Calibri" w:eastAsia="Calibri" w:hAnsi="Calibri" w:cs="Calibri"/>
        </w:rPr>
        <w:fldChar w:fldCharType="separate"/>
      </w:r>
      <w:r w:rsidR="00A047A7" w:rsidRPr="00A047A7">
        <w:rPr>
          <w:noProof/>
        </w:rPr>
        <w:t>(</w:t>
      </w:r>
      <w:r w:rsidR="00A047A7" w:rsidRPr="00A047A7">
        <w:rPr>
          <w:i/>
          <w:noProof/>
        </w:rPr>
        <w:t>23</w:t>
      </w:r>
      <w:r w:rsidR="00A047A7" w:rsidRPr="00A047A7">
        <w:rPr>
          <w:noProof/>
        </w:rPr>
        <w:t>)</w:t>
      </w:r>
      <w:r w:rsidR="007629E4" w:rsidRPr="61915D74">
        <w:fldChar w:fldCharType="end"/>
      </w:r>
      <w:r w:rsidRPr="66B701AD">
        <w:rPr>
          <w:rFonts w:ascii="Calibri" w:eastAsia="Calibri" w:hAnsi="Calibri" w:cs="Calibri"/>
        </w:rPr>
        <w:t xml:space="preserve"> to identify the interval in the raw read which corresponded to the mRNA alignment to the reference in the adapter positive examples. Since the adapter can be identified immediately adjacent the alignment in sequence space for these reads, the signal after the event alignment must correspond to signal originating from the adapter. The median length of these signals was </w:t>
      </w:r>
      <w:r w:rsidR="00BD2BE3" w:rsidRPr="00BD2BE3">
        <w:rPr>
          <w:rFonts w:ascii="Calibri" w:eastAsia="Calibri" w:hAnsi="Calibri" w:cs="Calibri"/>
        </w:rPr>
        <w:t>1441 points</w:t>
      </w:r>
      <w:r w:rsidRPr="00BD2BE3">
        <w:rPr>
          <w:rFonts w:ascii="Calibri" w:eastAsia="Calibri" w:hAnsi="Calibri" w:cs="Calibri"/>
        </w:rPr>
        <w:t xml:space="preserve">, and </w:t>
      </w:r>
      <w:r w:rsidR="00BD2BE3">
        <w:rPr>
          <w:rFonts w:ascii="Calibri" w:eastAsia="Calibri" w:hAnsi="Calibri" w:cs="Calibri"/>
        </w:rPr>
        <w:t>96</w:t>
      </w:r>
      <w:r w:rsidRPr="66B701AD">
        <w:rPr>
          <w:rFonts w:ascii="Calibri" w:eastAsia="Calibri" w:hAnsi="Calibri" w:cs="Calibri"/>
        </w:rPr>
        <w:t xml:space="preserve">% of the signals were less than 3000. </w:t>
      </w:r>
      <w:r w:rsidR="007629E4">
        <w:rPr>
          <w:rFonts w:ascii="Calibri" w:eastAsia="Calibri" w:hAnsi="Calibri" w:cs="Calibri"/>
        </w:rPr>
        <w:t>Therefore, we</w:t>
      </w:r>
      <w:r w:rsidRPr="66B701AD">
        <w:rPr>
          <w:rFonts w:ascii="Calibri" w:eastAsia="Calibri" w:hAnsi="Calibri" w:cs="Calibri"/>
        </w:rPr>
        <w:t xml:space="preserve"> used a window size of 3</w:t>
      </w:r>
      <w:r w:rsidR="007629E4">
        <w:rPr>
          <w:rFonts w:ascii="Calibri" w:eastAsia="Calibri" w:hAnsi="Calibri" w:cs="Calibri"/>
        </w:rPr>
        <w:t>,</w:t>
      </w:r>
      <w:r w:rsidRPr="66B701AD">
        <w:rPr>
          <w:rFonts w:ascii="Calibri" w:eastAsia="Calibri" w:hAnsi="Calibri" w:cs="Calibri"/>
        </w:rPr>
        <w:t>000 to make predictions.</w:t>
      </w:r>
    </w:p>
    <w:p w14:paraId="0BB5A3CC" w14:textId="4ABA2250" w:rsidR="6C6FA64D" w:rsidRDefault="66B701AD" w:rsidP="6C6FA64D">
      <w:pPr>
        <w:jc w:val="both"/>
      </w:pPr>
      <w:r w:rsidRPr="66B701AD">
        <w:rPr>
          <w:rFonts w:ascii="Calibri" w:eastAsia="Calibri" w:hAnsi="Calibri" w:cs="Calibri"/>
        </w:rPr>
        <w:t xml:space="preserve">The model was trained in python 3.6 using </w:t>
      </w:r>
      <w:proofErr w:type="spellStart"/>
      <w:r w:rsidRPr="66B701AD">
        <w:rPr>
          <w:rFonts w:ascii="Calibri" w:eastAsia="Calibri" w:hAnsi="Calibri" w:cs="Calibri"/>
        </w:rPr>
        <w:t>Keras</w:t>
      </w:r>
      <w:proofErr w:type="spellEnd"/>
      <w:r w:rsidRPr="66B701AD">
        <w:rPr>
          <w:rFonts w:ascii="Calibri" w:eastAsia="Calibri" w:hAnsi="Calibri" w:cs="Calibri"/>
        </w:rPr>
        <w:t xml:space="preserve"> version 2.2.4 with </w:t>
      </w:r>
      <w:proofErr w:type="spellStart"/>
      <w:r w:rsidRPr="66B701AD">
        <w:rPr>
          <w:rFonts w:ascii="Calibri" w:eastAsia="Calibri" w:hAnsi="Calibri" w:cs="Calibri"/>
        </w:rPr>
        <w:t>Tensorflow</w:t>
      </w:r>
      <w:proofErr w:type="spellEnd"/>
      <w:r w:rsidRPr="66B701AD">
        <w:rPr>
          <w:rFonts w:ascii="Calibri" w:eastAsia="Calibri" w:hAnsi="Calibri" w:cs="Calibri"/>
        </w:rPr>
        <w:t xml:space="preserve"> version 1.10.0 backend </w:t>
      </w:r>
      <w:r w:rsidR="007629E4" w:rsidRPr="76B561EC">
        <w:fldChar w:fldCharType="begin">
          <w:fldData xml:space="preserve">PEVuZE5vdGU+PENpdGU+PEF1dGhvcj5DaG9sbGV0PC9BdXRob3I+PFllYXI+MjAxODwvWWVhcj48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=
</w:fldData>
        </w:fldChar>
      </w:r>
      <w:r w:rsidR="00A047A7">
        <w:instrText xml:space="preserve"> ADDIN EN.CITE </w:instrText>
      </w:r>
      <w:r w:rsidR="00A047A7">
        <w:fldChar w:fldCharType="begin">
          <w:fldData xml:space="preserve">PEVuZE5vdGU+PENpdGU+PEF1dGhvcj5DaG9sbGV0PC9BdXRob3I+PFllYXI+MjAxODwvWWVhcj48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=
</w:fldData>
        </w:fldChar>
      </w:r>
      <w:r w:rsidR="00A047A7">
        <w:instrText xml:space="preserve"> ADDIN EN.CITE.DATA </w:instrText>
      </w:r>
      <w:r w:rsidR="00A047A7">
        <w:fldChar w:fldCharType="end"/>
      </w:r>
      <w:r w:rsidR="007629E4" w:rsidRPr="76B561EC">
        <w:rPr>
          <w:rFonts w:ascii="Calibri" w:eastAsia="Calibri" w:hAnsi="Calibri" w:cs="Calibri"/>
        </w:rPr>
      </w:r>
      <w:r w:rsidR="007629E4" w:rsidRPr="76B561EC">
        <w:rPr>
          <w:rFonts w:ascii="Calibri" w:eastAsia="Calibri" w:hAnsi="Calibri" w:cs="Calibri"/>
        </w:rPr>
        <w:fldChar w:fldCharType="separate"/>
      </w:r>
      <w:r w:rsidR="00A047A7" w:rsidRPr="00A047A7">
        <w:rPr>
          <w:noProof/>
        </w:rPr>
        <w:t>(</w:t>
      </w:r>
      <w:r w:rsidR="00A047A7" w:rsidRPr="00A047A7">
        <w:rPr>
          <w:i/>
          <w:noProof/>
        </w:rPr>
        <w:t>24, 25</w:t>
      </w:r>
      <w:r w:rsidR="00A047A7" w:rsidRPr="00A047A7">
        <w:rPr>
          <w:noProof/>
        </w:rPr>
        <w:t>)</w:t>
      </w:r>
      <w:r w:rsidR="007629E4" w:rsidRPr="76B561EC">
        <w:fldChar w:fldCharType="end"/>
      </w:r>
      <w:r w:rsidRPr="66B701AD">
        <w:rPr>
          <w:rFonts w:ascii="Calibri" w:eastAsia="Calibri" w:hAnsi="Calibri" w:cs="Calibri"/>
        </w:rPr>
        <w:t xml:space="preserve">. A </w:t>
      </w:r>
      <w:proofErr w:type="spellStart"/>
      <w:r w:rsidRPr="66B701AD">
        <w:rPr>
          <w:rFonts w:ascii="Calibri" w:eastAsia="Calibri" w:hAnsi="Calibri" w:cs="Calibri"/>
        </w:rPr>
        <w:t>ResNet</w:t>
      </w:r>
      <w:proofErr w:type="spellEnd"/>
      <w:r w:rsidRPr="66B701AD">
        <w:rPr>
          <w:rFonts w:ascii="Calibri" w:eastAsia="Calibri" w:hAnsi="Calibri" w:cs="Calibri"/>
        </w:rPr>
        <w:t xml:space="preserve"> style architecture was used</w:t>
      </w:r>
      <w:r w:rsidR="007629E4">
        <w:rPr>
          <w:rFonts w:ascii="Calibri" w:eastAsia="Calibri" w:hAnsi="Calibri" w:cs="Calibri"/>
        </w:rPr>
        <w:t xml:space="preserve"> </w:t>
      </w:r>
      <w:r w:rsidR="007629E4" w:rsidRPr="76B561EC">
        <w:fldChar w:fldCharType="begin"/>
      </w:r>
      <w:r w:rsidR="00A047A7">
        <w:instrText xml:space="preserve"> ADDIN EN.CITE &lt;EndNote&gt;&lt;Cite&gt;&lt;Author&gt;Kaiming He&lt;/Author&gt;&lt;Year&gt;2015&lt;/Year&gt;&lt;RecNum&gt;165&lt;/RecNum&gt;&lt;DisplayText&gt;(&lt;style face="italic"&gt;26&lt;/style&gt;)&lt;/DisplayText&gt;&lt;record&gt;&lt;rec-number&gt;165&lt;/rec-number&gt;&lt;foreign-keys&gt;&lt;key app="EN" db-id="vearfpway0tftyefaesx2wwqe99t0ww5wxwd" timestamp="1554798731" guid="e9ef24c1-a848-4076-8ed9-db0e2d9b69d7"&gt;165&lt;/key&gt;&lt;/foreign-keys&gt;&lt;ref-type name="Journal Article"&gt;17&lt;/ref-type&gt;&lt;contributors&gt;&lt;authors&gt;&lt;author&gt;Kaiming He, Xiangyu Zhang, Shaoqing Ren, Jian Sun&lt;/author&gt;&lt;/authors&gt;&lt;/contributors&gt;&lt;titles&gt;&lt;title&gt;Deep residual learning for image recognition&lt;/title&gt;&lt;/titles&gt;&lt;dates&gt;&lt;year&gt;2015&lt;/year&gt;&lt;/dates&gt;&lt;urls&gt;&lt;related-urls&gt;&lt;url&gt;&lt;style face="underline" font="default" size="100%"&gt;https://arxiv.org/abs/1512.03385&lt;/style&gt;&lt;/url&gt;&lt;/related-urls&gt;&lt;/urls&gt;&lt;/record&gt;&lt;/Cite&gt;&lt;/EndNote&gt;</w:instrText>
      </w:r>
      <w:r w:rsidR="007629E4" w:rsidRPr="76B561EC">
        <w:rPr>
          <w:rFonts w:ascii="Calibri" w:eastAsia="Calibri" w:hAnsi="Calibri" w:cs="Calibri"/>
        </w:rPr>
        <w:fldChar w:fldCharType="separate"/>
      </w:r>
      <w:r w:rsidR="00A047A7" w:rsidRPr="00A047A7">
        <w:rPr>
          <w:noProof/>
        </w:rPr>
        <w:t>(</w:t>
      </w:r>
      <w:r w:rsidR="00A047A7" w:rsidRPr="00A047A7">
        <w:rPr>
          <w:i/>
          <w:noProof/>
        </w:rPr>
        <w:t>26</w:t>
      </w:r>
      <w:r w:rsidR="00A047A7" w:rsidRPr="00A047A7">
        <w:rPr>
          <w:noProof/>
        </w:rPr>
        <w:t>)</w:t>
      </w:r>
      <w:r w:rsidR="007629E4" w:rsidRPr="76B561EC">
        <w:fldChar w:fldCharType="end"/>
      </w:r>
      <w:r w:rsidRPr="66B701AD">
        <w:rPr>
          <w:rFonts w:ascii="Calibri" w:eastAsia="Calibri" w:hAnsi="Calibri" w:cs="Calibri"/>
        </w:rPr>
        <w:t xml:space="preserve">, </w:t>
      </w:r>
      <w:r w:rsidR="007629E4">
        <w:rPr>
          <w:rFonts w:ascii="Calibri" w:eastAsia="Calibri" w:hAnsi="Calibri" w:cs="Calibri"/>
        </w:rPr>
        <w:t xml:space="preserve">composed </w:t>
      </w:r>
      <w:r w:rsidRPr="66B701AD">
        <w:rPr>
          <w:rFonts w:ascii="Calibri" w:eastAsia="Calibri" w:hAnsi="Calibri" w:cs="Calibri"/>
        </w:rPr>
        <w:t xml:space="preserve">of 8 residual blocks containing two convolutional layers of kernel size 5 and a shortcut convolution with kernel size 1. Down-sampling using maximum pooling layers with a stride of 2 was used between each residual block. A penultimate densely connected layer of size 16 was used, with training dropout of 0.5. Input signals were standardized by </w:t>
      </w:r>
      <w:r w:rsidR="004C015C">
        <w:rPr>
          <w:rFonts w:ascii="Calibri" w:eastAsia="Calibri" w:hAnsi="Calibri" w:cs="Calibri"/>
        </w:rPr>
        <w:t>m</w:t>
      </w:r>
      <w:r w:rsidRPr="66B701AD">
        <w:rPr>
          <w:rFonts w:ascii="Calibri" w:eastAsia="Calibri" w:hAnsi="Calibri" w:cs="Calibri"/>
        </w:rPr>
        <w:t xml:space="preserve">edian </w:t>
      </w:r>
      <w:r w:rsidR="004C015C">
        <w:rPr>
          <w:rFonts w:ascii="Calibri" w:eastAsia="Calibri" w:hAnsi="Calibri" w:cs="Calibri"/>
        </w:rPr>
        <w:t>a</w:t>
      </w:r>
      <w:r w:rsidRPr="66B701AD">
        <w:rPr>
          <w:rFonts w:ascii="Calibri" w:eastAsia="Calibri" w:hAnsi="Calibri" w:cs="Calibri"/>
        </w:rPr>
        <w:t xml:space="preserve">bsolute </w:t>
      </w:r>
      <w:r w:rsidR="004C015C">
        <w:rPr>
          <w:rFonts w:ascii="Calibri" w:eastAsia="Calibri" w:hAnsi="Calibri" w:cs="Calibri"/>
        </w:rPr>
        <w:t>deviation s</w:t>
      </w:r>
      <w:r w:rsidRPr="66B701AD">
        <w:rPr>
          <w:rFonts w:ascii="Calibri" w:eastAsia="Calibri" w:hAnsi="Calibri" w:cs="Calibri"/>
        </w:rPr>
        <w:t>caling across the whole read before the final 3</w:t>
      </w:r>
      <w:r w:rsidR="00C00D34">
        <w:rPr>
          <w:rFonts w:ascii="Calibri" w:eastAsia="Calibri" w:hAnsi="Calibri" w:cs="Calibri"/>
        </w:rPr>
        <w:t>,</w:t>
      </w:r>
      <w:r w:rsidRPr="66B701AD">
        <w:rPr>
          <w:rFonts w:ascii="Calibri" w:eastAsia="Calibri" w:hAnsi="Calibri" w:cs="Calibri"/>
        </w:rPr>
        <w:t xml:space="preserve">000 points were taken, and the negative samples were augmented by addition of random internal signals from </w:t>
      </w:r>
      <w:r w:rsidRPr="66B701AD">
        <w:rPr>
          <w:rFonts w:ascii="Calibri" w:eastAsia="Calibri" w:hAnsi="Calibri" w:cs="Calibri"/>
        </w:rPr>
        <w:lastRenderedPageBreak/>
        <w:t xml:space="preserve">reads and pure gaussian, multi-gaussian, and </w:t>
      </w:r>
      <w:proofErr w:type="spellStart"/>
      <w:r w:rsidRPr="66B701AD">
        <w:rPr>
          <w:rFonts w:ascii="Calibri" w:eastAsia="Calibri" w:hAnsi="Calibri" w:cs="Calibri"/>
        </w:rPr>
        <w:t>perlin</w:t>
      </w:r>
      <w:proofErr w:type="spellEnd"/>
      <w:r w:rsidRPr="66B701AD">
        <w:rPr>
          <w:rFonts w:ascii="Calibri" w:eastAsia="Calibri" w:hAnsi="Calibri" w:cs="Calibri"/>
        </w:rPr>
        <w:t xml:space="preserve"> noise signals. The whole dataset was also augmented on the fly during training by the addition of gaussian noise with standard deviation of 0.1. Models were trained for a maximum of 100 epochs (batch size of 128, 100 batches per epoch, positive and negative examples sampled in a 1:1 ratio) using the </w:t>
      </w:r>
      <w:proofErr w:type="spellStart"/>
      <w:r w:rsidRPr="66B701AD">
        <w:rPr>
          <w:rFonts w:ascii="Calibri" w:eastAsia="Calibri" w:hAnsi="Calibri" w:cs="Calibri"/>
        </w:rPr>
        <w:t>RMSprop</w:t>
      </w:r>
      <w:proofErr w:type="spellEnd"/>
      <w:r w:rsidRPr="66B701AD">
        <w:rPr>
          <w:rFonts w:ascii="Calibri" w:eastAsia="Calibri" w:hAnsi="Calibri" w:cs="Calibri"/>
        </w:rPr>
        <w:t xml:space="preserve"> optimiser with an initial learning rate of </w:t>
      </w:r>
      <w:r w:rsidR="004C015C">
        <w:rPr>
          <w:rFonts w:ascii="Calibri" w:eastAsia="Calibri" w:hAnsi="Calibri" w:cs="Calibri"/>
        </w:rPr>
        <w:t>0.001</w:t>
      </w:r>
      <w:r w:rsidRPr="66B701AD">
        <w:rPr>
          <w:rFonts w:ascii="Calibri" w:eastAsia="Calibri" w:hAnsi="Calibri" w:cs="Calibri"/>
        </w:rPr>
        <w:t>, which was reduced by a factor of 10 after three epochs with no reduction in validation loss. Early stopping was used after five epochs with no reduction in validation loss. Model performance was evaluated using five</w:t>
      </w:r>
      <w:r w:rsidR="00CE1736">
        <w:rPr>
          <w:rFonts w:ascii="Calibri" w:eastAsia="Calibri" w:hAnsi="Calibri" w:cs="Calibri"/>
        </w:rPr>
        <w:t>-</w:t>
      </w:r>
      <w:r w:rsidRPr="66B701AD">
        <w:rPr>
          <w:rFonts w:ascii="Calibri" w:eastAsia="Calibri" w:hAnsi="Calibri" w:cs="Calibri"/>
        </w:rPr>
        <w:t xml:space="preserve">fold cross validation and by testing on independently generated datasets </w:t>
      </w:r>
      <w:r w:rsidRPr="00C819F1">
        <w:t xml:space="preserve">from Col-0 </w:t>
      </w:r>
      <w:r w:rsidR="00C20364" w:rsidRPr="00C819F1">
        <w:t>replicate 2</w:t>
      </w:r>
      <w:r w:rsidRPr="66B701AD">
        <w:rPr>
          <w:rFonts w:ascii="Calibri" w:eastAsia="Calibri" w:hAnsi="Calibri" w:cs="Calibri"/>
        </w:rPr>
        <w:t>, produced with and without the adapter ligation protocol (</w:t>
      </w:r>
      <w:r w:rsidR="00C14A57">
        <w:rPr>
          <w:rFonts w:ascii="Calibri" w:eastAsia="Calibri" w:hAnsi="Calibri" w:cs="Calibri"/>
        </w:rPr>
        <w:t>Fig S3</w:t>
      </w:r>
      <w:proofErr w:type="gramStart"/>
      <w:r w:rsidR="00C14A57">
        <w:rPr>
          <w:rFonts w:ascii="Calibri" w:eastAsia="Calibri" w:hAnsi="Calibri" w:cs="Calibri"/>
        </w:rPr>
        <w:t>B,C</w:t>
      </w:r>
      <w:proofErr w:type="gramEnd"/>
      <w:r w:rsidRPr="66B701AD">
        <w:rPr>
          <w:rFonts w:ascii="Calibri" w:eastAsia="Calibri" w:hAnsi="Calibri" w:cs="Calibri"/>
        </w:rPr>
        <w:t>).</w:t>
      </w:r>
    </w:p>
    <w:p w14:paraId="6813E798" w14:textId="6E93A938" w:rsidR="6C6FA64D" w:rsidRDefault="5E20CD61" w:rsidP="76B561EC">
      <w:pPr>
        <w:rPr>
          <w:rFonts w:ascii="Calibri" w:eastAsia="Calibri" w:hAnsi="Calibri" w:cs="Calibri"/>
        </w:rPr>
      </w:pPr>
      <w:r w:rsidRPr="5E20CD61">
        <w:rPr>
          <w:rFonts w:ascii="Calibri" w:eastAsia="Calibri" w:hAnsi="Calibri" w:cs="Calibri"/>
        </w:rPr>
        <w:t xml:space="preserve">For evaluation of the reduction in 3’ bias of adapter ligated datasets, we used the Araport11 exon annotations to produce per base coverage for each gene in the </w:t>
      </w:r>
      <w:r w:rsidRPr="00C819F1">
        <w:rPr>
          <w:rFonts w:ascii="Calibri" w:eastAsia="Calibri" w:hAnsi="Calibri" w:cs="Calibri"/>
        </w:rPr>
        <w:t xml:space="preserve">Col-0 </w:t>
      </w:r>
      <w:r w:rsidR="00C20364" w:rsidRPr="00C819F1">
        <w:rPr>
          <w:rFonts w:ascii="Calibri" w:eastAsia="Calibri" w:hAnsi="Calibri" w:cs="Calibri"/>
        </w:rPr>
        <w:t>replicate 2</w:t>
      </w:r>
      <w:r w:rsidRPr="5E20CD61">
        <w:rPr>
          <w:rFonts w:ascii="Calibri" w:eastAsia="Calibri" w:hAnsi="Calibri" w:cs="Calibri"/>
        </w:rPr>
        <w:t xml:space="preserve"> dataset. Coverage was generated separately for reads predicted to contain adapters and those that did not. Leading zeros at the very 5’ and 3’ of genes were assumed to be caused by mis-annotation of UTRs and so were trimmed. The quartile coefficient of variation (interquartile range / median) was then used as a robust measure of variation in coverage across each gene. To orthogonally validate the 5’ ends of adapter ligated reads, </w:t>
      </w:r>
      <w:r w:rsidR="00A12DF5">
        <w:rPr>
          <w:rFonts w:ascii="Calibri" w:eastAsia="Calibri" w:hAnsi="Calibri" w:cs="Calibri"/>
        </w:rPr>
        <w:t>full length cDNA clone sequences were downloaded from RIKEN RAFL. These were mapped with minimap2</w:t>
      </w:r>
      <w:r w:rsidR="00C819F1">
        <w:rPr>
          <w:rFonts w:ascii="Calibri" w:eastAsia="Calibri" w:hAnsi="Calibri" w:cs="Calibri"/>
        </w:rPr>
        <w:t xml:space="preserve"> </w:t>
      </w:r>
      <w:r w:rsidR="00C819F1">
        <w:rPr>
          <w:rFonts w:ascii="Calibri" w:eastAsia="Calibri" w:hAnsi="Calibri" w:cs="Calibri"/>
        </w:rPr>
        <w:fldChar w:fldCharType="begin"/>
      </w:r>
      <w:r w:rsidR="00C819F1">
        <w:rPr>
          <w:rFonts w:ascii="Calibri" w:eastAsia="Calibri" w:hAnsi="Calibri" w:cs="Calibri"/>
        </w:rPr>
        <w:instrText xml:space="preserve"> ADDIN EN.CITE &lt;EndNote&gt;&lt;Cite&gt;&lt;Author&gt;Li&lt;/Author&gt;&lt;Year&gt;2018&lt;/Year&gt;&lt;RecNum&gt;170&lt;/RecNum&gt;&lt;DisplayText&gt;(&lt;style face="italic"&gt;13&lt;/style&gt;)&lt;/DisplayText&gt;&lt;record&gt;&lt;rec-number&gt;170&lt;/rec-number&gt;&lt;foreign-keys&gt;&lt;key app="EN" db-id="vearfpway0tftyefaesx2wwqe99t0ww5wxwd" timestamp="1554798988" guid="48473241-8484-4dd0-8c33-9f2ea7dc306d"&gt;170&lt;/key&gt;&lt;/foreign-keys&gt;&lt;ref-type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C819F1">
        <w:rPr>
          <w:rFonts w:ascii="Calibri" w:eastAsia="Calibri" w:hAnsi="Calibri" w:cs="Calibri"/>
        </w:rPr>
        <w:fldChar w:fldCharType="separate"/>
      </w:r>
      <w:r w:rsidR="00C819F1">
        <w:rPr>
          <w:rFonts w:ascii="Calibri" w:eastAsia="Calibri" w:hAnsi="Calibri" w:cs="Calibri"/>
          <w:noProof/>
        </w:rPr>
        <w:t>(</w:t>
      </w:r>
      <w:r w:rsidR="00C819F1" w:rsidRPr="00C819F1">
        <w:rPr>
          <w:rFonts w:ascii="Calibri" w:eastAsia="Calibri" w:hAnsi="Calibri" w:cs="Calibri"/>
          <w:i/>
          <w:noProof/>
        </w:rPr>
        <w:t>13</w:t>
      </w:r>
      <w:r w:rsidR="00C819F1">
        <w:rPr>
          <w:rFonts w:ascii="Calibri" w:eastAsia="Calibri" w:hAnsi="Calibri" w:cs="Calibri"/>
          <w:noProof/>
        </w:rPr>
        <w:t>)</w:t>
      </w:r>
      <w:r w:rsidR="00C819F1">
        <w:rPr>
          <w:rFonts w:ascii="Calibri" w:eastAsia="Calibri" w:hAnsi="Calibri" w:cs="Calibri"/>
        </w:rPr>
        <w:fldChar w:fldCharType="end"/>
      </w:r>
      <w:r w:rsidR="00C819F1">
        <w:rPr>
          <w:rFonts w:ascii="Calibri" w:eastAsia="Calibri" w:hAnsi="Calibri" w:cs="Calibri"/>
        </w:rPr>
        <w:t xml:space="preserve"> in spl</w:t>
      </w:r>
      <w:r w:rsidR="00A12DF5">
        <w:rPr>
          <w:rFonts w:ascii="Calibri" w:eastAsia="Calibri" w:hAnsi="Calibri" w:cs="Calibri"/>
        </w:rPr>
        <w:t>iced mode and</w:t>
      </w:r>
      <w:r w:rsidR="00547CC0">
        <w:rPr>
          <w:rFonts w:ascii="Calibri" w:eastAsia="Calibri" w:hAnsi="Calibri" w:cs="Calibri"/>
        </w:rPr>
        <w:t xml:space="preserve"> distance from each nanopore alignment 5’ end to the nearest RIKEN RAFL alignment</w:t>
      </w:r>
      <w:r w:rsidR="001B5764">
        <w:rPr>
          <w:rFonts w:ascii="Calibri" w:eastAsia="Calibri" w:hAnsi="Calibri" w:cs="Calibri"/>
        </w:rPr>
        <w:t xml:space="preserve"> </w:t>
      </w:r>
      <w:r w:rsidR="007E6D29" w:rsidRPr="00C819F1">
        <w:fldChar w:fldCharType="begin">
          <w:fldData xml:space="preserve">PEVuZE5vdGU+PENpdGU+PEF1dGhvcj5TZWtpPC9BdXRob3I+PFllYXI+MjAwMjwvWWVhcj48UmVj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</w:fldData>
        </w:fldChar>
      </w:r>
      <w:r w:rsidR="00A047A7">
        <w:instrText xml:space="preserve"> ADDIN EN.CITE </w:instrText>
      </w:r>
      <w:r w:rsidR="00A047A7">
        <w:fldChar w:fldCharType="begin">
          <w:fldData xml:space="preserve">PEVuZE5vdGU+PENpdGU+PEF1dGhvcj5TZWtpPC9BdXRob3I+PFllYXI+MjAwMjwvWWVhcj48UmVj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</w:fldData>
        </w:fldChar>
      </w:r>
      <w:r w:rsidR="00A047A7">
        <w:instrText xml:space="preserve"> ADDIN EN.CITE.DATA </w:instrText>
      </w:r>
      <w:r w:rsidR="00A047A7">
        <w:fldChar w:fldCharType="end"/>
      </w:r>
      <w:r w:rsidR="007E6D29" w:rsidRPr="00C819F1">
        <w:rPr>
          <w:rFonts w:ascii="Calibri" w:eastAsia="Calibri" w:hAnsi="Calibri" w:cs="Calibri"/>
        </w:rPr>
      </w:r>
      <w:r w:rsidR="007E6D29" w:rsidRPr="00C819F1">
        <w:rPr>
          <w:rFonts w:ascii="Calibri" w:eastAsia="Calibri" w:hAnsi="Calibri" w:cs="Calibri"/>
        </w:rPr>
        <w:fldChar w:fldCharType="separate"/>
      </w:r>
      <w:r w:rsidR="00A047A7" w:rsidRPr="00A047A7">
        <w:rPr>
          <w:noProof/>
        </w:rPr>
        <w:t>(</w:t>
      </w:r>
      <w:r w:rsidR="00A047A7" w:rsidRPr="00A047A7">
        <w:rPr>
          <w:i/>
          <w:noProof/>
        </w:rPr>
        <w:t>27</w:t>
      </w:r>
      <w:r w:rsidR="00A047A7" w:rsidRPr="00A047A7">
        <w:rPr>
          <w:noProof/>
        </w:rPr>
        <w:t>)</w:t>
      </w:r>
      <w:r w:rsidR="007E6D29" w:rsidRPr="00C819F1">
        <w:fldChar w:fldCharType="end"/>
      </w:r>
      <w:r w:rsidR="00C819F1">
        <w:t xml:space="preserve">. </w:t>
      </w:r>
      <w:r w:rsidR="00936AEA">
        <w:rPr>
          <w:rFonts w:ascii="Calibri" w:eastAsia="Calibri" w:hAnsi="Calibri" w:cs="Calibri"/>
        </w:rPr>
        <w:t>5</w:t>
      </w:r>
      <w:r w:rsidR="00547CC0">
        <w:rPr>
          <w:rFonts w:ascii="Calibri" w:eastAsia="Calibri" w:hAnsi="Calibri" w:cs="Calibri"/>
        </w:rPr>
        <w:t>’</w:t>
      </w:r>
      <w:r w:rsidR="00C80D1B">
        <w:rPr>
          <w:rFonts w:ascii="Calibri" w:eastAsia="Calibri" w:hAnsi="Calibri" w:cs="Calibri"/>
        </w:rPr>
        <w:t xml:space="preserve"> end</w:t>
      </w:r>
      <w:r w:rsidR="00A12DF5">
        <w:rPr>
          <w:rFonts w:ascii="Calibri" w:eastAsia="Calibri" w:hAnsi="Calibri" w:cs="Calibri"/>
        </w:rPr>
        <w:t xml:space="preserve"> </w:t>
      </w:r>
      <w:r w:rsidRPr="5E20CD61">
        <w:rPr>
          <w:rFonts w:ascii="Calibri" w:eastAsia="Calibri" w:hAnsi="Calibri" w:cs="Calibri"/>
        </w:rPr>
        <w:t xml:space="preserve">was calculated using </w:t>
      </w:r>
      <w:proofErr w:type="spellStart"/>
      <w:r w:rsidRPr="5E20CD61">
        <w:rPr>
          <w:rFonts w:ascii="Calibri" w:eastAsia="Calibri" w:hAnsi="Calibri" w:cs="Calibri"/>
        </w:rPr>
        <w:t>bedtools</w:t>
      </w:r>
      <w:proofErr w:type="spellEnd"/>
      <w:r w:rsidR="00547CC0">
        <w:rPr>
          <w:rFonts w:ascii="Calibri" w:eastAsia="Calibri" w:hAnsi="Calibri" w:cs="Calibri"/>
        </w:rPr>
        <w:t xml:space="preserve"> </w:t>
      </w:r>
      <w:r w:rsidR="002173D8">
        <w:rPr>
          <w:rFonts w:ascii="Calibri" w:eastAsia="Calibri" w:hAnsi="Calibri" w:cs="Calibri"/>
        </w:rPr>
        <w:fldChar w:fldCharType="begin"/>
      </w:r>
      <w:r w:rsidR="000664AF">
        <w:rPr>
          <w:rFonts w:ascii="Calibri" w:eastAsia="Calibri" w:hAnsi="Calibri" w:cs="Calibri"/>
        </w:rPr>
        <w:instrText xml:space="preserve"> ADDIN EN.CITE &lt;EndNote&gt;&lt;Cite&gt;&lt;Author&gt;Quinlan&lt;/Author&gt;&lt;Year&gt;2010&lt;/Year&gt;&lt;RecNum&gt;158&lt;/RecNum&gt;&lt;DisplayText&gt;(&lt;style face="italic"&gt;9&lt;/style&gt;)&lt;/DisplayText&gt;&lt;record&gt;&lt;rec-number&gt;158&lt;/rec-number&gt;&lt;foreign-keys&gt;&lt;key app="EN" db-id="vearfpway0tftyefaesx2wwqe99t0ww5wxwd" timestamp="1554798215" guid="9d2cdd01-7a6d-4f7c-b8f9-79b1def8f071"&gt;158&lt;/key&gt;&lt;/foreign-keys&gt;&lt;ref-type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2173D8">
        <w:rPr>
          <w:rFonts w:ascii="Calibri" w:eastAsia="Calibri" w:hAnsi="Calibri" w:cs="Calibri"/>
        </w:rPr>
        <w:fldChar w:fldCharType="separate"/>
      </w:r>
      <w:r w:rsidR="000664AF">
        <w:rPr>
          <w:rFonts w:ascii="Calibri" w:eastAsia="Calibri" w:hAnsi="Calibri" w:cs="Calibri"/>
          <w:noProof/>
        </w:rPr>
        <w:t>(</w:t>
      </w:r>
      <w:r w:rsidR="000664AF" w:rsidRPr="000664AF">
        <w:rPr>
          <w:rFonts w:ascii="Calibri" w:eastAsia="Calibri" w:hAnsi="Calibri" w:cs="Calibri"/>
          <w:i/>
          <w:noProof/>
        </w:rPr>
        <w:t>9</w:t>
      </w:r>
      <w:r w:rsidR="000664AF">
        <w:rPr>
          <w:rFonts w:ascii="Calibri" w:eastAsia="Calibri" w:hAnsi="Calibri" w:cs="Calibri"/>
          <w:noProof/>
        </w:rPr>
        <w:t>)</w:t>
      </w:r>
      <w:r w:rsidR="002173D8">
        <w:rPr>
          <w:rFonts w:ascii="Calibri" w:eastAsia="Calibri" w:hAnsi="Calibri" w:cs="Calibri"/>
        </w:rPr>
        <w:fldChar w:fldCharType="end"/>
      </w:r>
      <w:r w:rsidR="002173D8">
        <w:rPr>
          <w:rFonts w:ascii="Calibri" w:eastAsia="Calibri" w:hAnsi="Calibri" w:cs="Calibri"/>
        </w:rPr>
        <w:t>.</w:t>
      </w:r>
      <w:r w:rsidRPr="5E20CD61">
        <w:rPr>
          <w:rFonts w:ascii="Calibri" w:eastAsia="Calibri" w:hAnsi="Calibri" w:cs="Calibri"/>
        </w:rPr>
        <w:t xml:space="preserve"> The amount of 5’ end sequence which is rescued when 5’ adapters are used was estimated by identifying the largest peak in 5’ end locations per gene in the absenc</w:t>
      </w:r>
      <w:r w:rsidR="0080538F">
        <w:rPr>
          <w:rFonts w:ascii="Calibri" w:eastAsia="Calibri" w:hAnsi="Calibri" w:cs="Calibri"/>
        </w:rPr>
        <w:t>e of adapter, and then measured</w:t>
      </w:r>
      <w:r w:rsidRPr="5E20CD61">
        <w:rPr>
          <w:rFonts w:ascii="Calibri" w:eastAsia="Calibri" w:hAnsi="Calibri" w:cs="Calibri"/>
        </w:rPr>
        <w:t xml:space="preserve"> how this peak shifted </w:t>
      </w:r>
      <w:r w:rsidR="008C0727">
        <w:rPr>
          <w:rFonts w:ascii="Calibri" w:eastAsia="Calibri" w:hAnsi="Calibri" w:cs="Calibri"/>
        </w:rPr>
        <w:t>using</w:t>
      </w:r>
      <w:r w:rsidRPr="5E20CD61">
        <w:rPr>
          <w:rFonts w:ascii="Calibri" w:eastAsia="Calibri" w:hAnsi="Calibri" w:cs="Calibri"/>
        </w:rPr>
        <w:t xml:space="preserve"> reads predicted to contain adapters.</w:t>
      </w:r>
    </w:p>
    <w:p w14:paraId="5EAB7BC7" w14:textId="2728BB68" w:rsidR="00525007" w:rsidRPr="00231B5C" w:rsidRDefault="00525007">
      <w:pPr>
        <w:rPr>
          <w:i/>
          <w:iCs/>
        </w:rPr>
      </w:pPr>
      <w:r w:rsidRPr="00231B5C">
        <w:rPr>
          <w:i/>
          <w:iCs/>
        </w:rPr>
        <w:t>Differential error site analysis using nanopore DRS data</w:t>
      </w:r>
    </w:p>
    <w:p w14:paraId="02E61505" w14:textId="2D55D1F6" w:rsidR="00525007" w:rsidRDefault="00C00D34" w:rsidP="00525007">
      <w:r>
        <w:t xml:space="preserve">To detect sites of </w:t>
      </w:r>
      <w:proofErr w:type="spellStart"/>
      <w:r>
        <w:t>V</w:t>
      </w:r>
      <w:r w:rsidR="00525007">
        <w:t>irilizer</w:t>
      </w:r>
      <w:proofErr w:type="spellEnd"/>
      <w:r w:rsidR="00525007">
        <w:t xml:space="preserve"> dependent </w:t>
      </w:r>
      <w:r w:rsidRPr="00C00D34">
        <w:t>m</w:t>
      </w:r>
      <w:r w:rsidRPr="00C00D34">
        <w:rPr>
          <w:vertAlign w:val="superscript"/>
        </w:rPr>
        <w:t>6</w:t>
      </w:r>
      <w:r>
        <w:t xml:space="preserve">A </w:t>
      </w:r>
      <w:r w:rsidR="00525007" w:rsidRPr="00C00D34">
        <w:t>RNA</w:t>
      </w:r>
      <w:r w:rsidR="00525007">
        <w:t xml:space="preserve"> modifications, we developed scripts to test changes in per base error profiles of aligned reads. Pileup columns for each position with &gt;10 reads coverage were generated using </w:t>
      </w:r>
      <w:proofErr w:type="spellStart"/>
      <w:r w:rsidR="00525007">
        <w:t>pysam</w:t>
      </w:r>
      <w:proofErr w:type="spellEnd"/>
      <w:r w:rsidRPr="7E527C1C">
        <w:t xml:space="preserve"> </w:t>
      </w:r>
      <w:r>
        <w:fldChar w:fldCharType="begin"/>
      </w:r>
      <w:r w:rsidR="00A047A7">
        <w:instrText xml:space="preserve"> ADDIN EN.CITE &lt;EndNote&gt;&lt;Cite&gt;&lt;Author&gt;Heger&lt;/Author&gt;&lt;Year&gt;2014&lt;/Year&gt;&lt;RecNum&gt;154&lt;/RecNum&gt;&lt;DisplayText&gt;(&lt;style face="italic"&gt;16&lt;/style&gt;)&lt;/DisplayText&gt;&lt;record&gt;&lt;rec-number&gt;154&lt;/rec-number&gt;&lt;foreign-keys&gt;&lt;key app="EN" db-id="vearfpway0tftyefaesx2wwqe99t0ww5wxwd" timestamp="1554797947" guid="493ad079-c65e-4743-803b-439995e28ff7"&gt;154&lt;/key&gt;&lt;/foreign-keys&gt;&lt;ref-type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fldChar w:fldCharType="separate"/>
      </w:r>
      <w:r w:rsidR="00A047A7">
        <w:rPr>
          <w:noProof/>
        </w:rPr>
        <w:t>(</w:t>
      </w:r>
      <w:r w:rsidR="00A047A7" w:rsidRPr="00A047A7">
        <w:rPr>
          <w:i/>
          <w:noProof/>
        </w:rPr>
        <w:t>16</w:t>
      </w:r>
      <w:r w:rsidR="00A047A7">
        <w:rPr>
          <w:noProof/>
        </w:rPr>
        <w:t>)</w:t>
      </w:r>
      <w:r>
        <w:fldChar w:fldCharType="end"/>
      </w:r>
      <w:r w:rsidR="00525007">
        <w:t xml:space="preserve"> and reads in each column were categorised as either A, C, G, T or indel. The relative proportions of each category were counted. Counts from replicates of the same condition were aggregated and a 2x5 contingency table was produced for each base comparing </w:t>
      </w:r>
      <w:r w:rsidR="00525007">
        <w:softHyphen/>
      </w:r>
      <w:r w:rsidR="00525007" w:rsidRPr="7E527C1C">
        <w:rPr>
          <w:i/>
          <w:iCs/>
        </w:rPr>
        <w:t xml:space="preserve">vir-1 </w:t>
      </w:r>
      <w:r w:rsidR="00525007">
        <w:t xml:space="preserve">and VIR complemented lines. A G-test was performed to identify bases with significantly altered error profiles. For bases </w:t>
      </w:r>
      <w:r w:rsidR="00F73C5B">
        <w:t>with</w:t>
      </w:r>
      <w:r w:rsidR="00525007" w:rsidRPr="7E527C1C">
        <w:t xml:space="preserve"> </w:t>
      </w:r>
      <w:r w:rsidRPr="7E527C1C">
        <w:rPr>
          <w:i/>
          <w:iCs/>
        </w:rPr>
        <w:t>p-</w:t>
      </w:r>
      <w:r w:rsidR="00525007">
        <w:t xml:space="preserve">value </w:t>
      </w:r>
      <w:r>
        <w:t>less than 0.05, G-</w:t>
      </w:r>
      <w:r w:rsidR="00525007">
        <w:t xml:space="preserve">tests for homogeneity between replicates of the same condition were then performed. </w:t>
      </w:r>
      <w:r w:rsidR="71FD2D3B">
        <w:t>Bases where the sum of the G statistic for homogene</w:t>
      </w:r>
      <w:r w:rsidR="512C40AA">
        <w:t xml:space="preserve">ity tests was greater than the G statistic for the </w:t>
      </w:r>
      <w:r w:rsidR="51BA0F54" w:rsidRPr="00231B5C">
        <w:rPr>
          <w:i/>
          <w:iCs/>
        </w:rPr>
        <w:t xml:space="preserve">vir-1 </w:t>
      </w:r>
      <w:r w:rsidR="51BA0F54" w:rsidRPr="7E527C1C">
        <w:t xml:space="preserve">and complemented line comparison were </w:t>
      </w:r>
      <w:r w:rsidR="5744ECE1" w:rsidRPr="7E527C1C">
        <w:t>filtered.</w:t>
      </w:r>
      <w:r w:rsidR="18515869" w:rsidRPr="7E527C1C">
        <w:t xml:space="preserve"> </w:t>
      </w:r>
      <w:r w:rsidR="00525007">
        <w:t xml:space="preserve">Multiple testing correction was carried out using the </w:t>
      </w:r>
      <w:proofErr w:type="spellStart"/>
      <w:r w:rsidR="00525007">
        <w:t>Benjamini</w:t>
      </w:r>
      <w:proofErr w:type="spellEnd"/>
      <w:r w:rsidR="00525007">
        <w:t>-Hochberg method</w:t>
      </w:r>
      <w:r w:rsidR="5744ECE1" w:rsidRPr="7E527C1C">
        <w:t>,</w:t>
      </w:r>
      <w:r w:rsidR="47225006">
        <w:t xml:space="preserve"> and an FDR </w:t>
      </w:r>
      <w:r w:rsidR="7E527C1C">
        <w:t xml:space="preserve">threshold </w:t>
      </w:r>
      <w:r w:rsidR="47225006">
        <w:t>of 0.05 was used</w:t>
      </w:r>
      <w:r w:rsidR="22BB4249" w:rsidRPr="7E527C1C">
        <w:t xml:space="preserve">. </w:t>
      </w:r>
      <w:r w:rsidR="00525007">
        <w:t>The log</w:t>
      </w:r>
      <w:r w:rsidR="00525007" w:rsidRPr="00231B5C">
        <w:rPr>
          <w:vertAlign w:val="subscript"/>
        </w:rPr>
        <w:t>2</w:t>
      </w:r>
      <w:r w:rsidR="00525007">
        <w:t xml:space="preserve"> fold change in mismatch to match ratio </w:t>
      </w:r>
      <w:r w:rsidR="6639EB8F" w:rsidRPr="7E527C1C">
        <w:t>(</w:t>
      </w:r>
      <w:r w:rsidR="55F24FCB">
        <w:t>compared to the r</w:t>
      </w:r>
      <w:r w:rsidR="6639EB8F">
        <w:t>eference base)</w:t>
      </w:r>
      <w:r w:rsidR="55F24FCB" w:rsidRPr="7E527C1C">
        <w:t xml:space="preserve"> </w:t>
      </w:r>
      <w:r w:rsidR="00525007">
        <w:t xml:space="preserve">between VIR complemented and </w:t>
      </w:r>
      <w:r w:rsidR="00525007" w:rsidRPr="7E527C1C">
        <w:rPr>
          <w:i/>
          <w:iCs/>
        </w:rPr>
        <w:t>vir-1</w:t>
      </w:r>
      <w:r w:rsidR="00525007">
        <w:t xml:space="preserve"> was calculated using the Haldane correction for zero counts. Bases which had a log fold change &gt; 1 were considered to have a reduced error rate in the </w:t>
      </w:r>
      <w:r w:rsidR="00525007" w:rsidRPr="7E527C1C">
        <w:rPr>
          <w:i/>
          <w:iCs/>
        </w:rPr>
        <w:t xml:space="preserve">vir-1 </w:t>
      </w:r>
      <w:r w:rsidR="00525007">
        <w:t>mutant.</w:t>
      </w:r>
    </w:p>
    <w:p w14:paraId="3B40296C" w14:textId="69119B7F" w:rsidR="00525007" w:rsidRDefault="00525007" w:rsidP="00525007">
      <w:r>
        <w:t xml:space="preserve">To identify motifs enriched at sites with reduced error rate, </w:t>
      </w:r>
      <w:r w:rsidR="68ECA991">
        <w:t xml:space="preserve">reduced </w:t>
      </w:r>
      <w:r>
        <w:t xml:space="preserve">error </w:t>
      </w:r>
      <w:r w:rsidR="68ECA991">
        <w:t xml:space="preserve">rate </w:t>
      </w:r>
      <w:r>
        <w:t xml:space="preserve">sites were increased in size by 5nt in each direction and overlapping sites were merged using </w:t>
      </w:r>
      <w:proofErr w:type="spellStart"/>
      <w:r>
        <w:t>bedtools</w:t>
      </w:r>
      <w:proofErr w:type="spellEnd"/>
      <w:r>
        <w:t xml:space="preserve"> version 2.27.1</w:t>
      </w:r>
      <w:r w:rsidR="00C01A33" w:rsidRPr="740F2D5D">
        <w:t xml:space="preserve"> </w:t>
      </w:r>
      <w:r w:rsidR="00C01A33">
        <w:fldChar w:fldCharType="begin"/>
      </w:r>
      <w:r w:rsidR="000664AF">
        <w:instrText xml:space="preserve"> ADDIN EN.CITE &lt;EndNote&gt;&lt;Cite&gt;&lt;Author&gt;Quinlan&lt;/Author&gt;&lt;Year&gt;2010&lt;/Year&gt;&lt;RecNum&gt;158&lt;/RecNum&gt;&lt;DisplayText&gt;(&lt;style face="italic"&gt;9&lt;/style&gt;)&lt;/DisplayText&gt;&lt;record&gt;&lt;rec-number&gt;158&lt;/rec-number&gt;&lt;foreign-keys&gt;&lt;key app="EN" db-id="vearfpway0tftyefaesx2wwqe99t0ww5wxwd" timestamp="1554798215" guid="9d2cdd01-7a6d-4f7c-b8f9-79b1def8f071"&gt;158&lt;/key&gt;&lt;/foreign-keys&gt;&lt;ref-type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C01A33">
        <w:fldChar w:fldCharType="separate"/>
      </w:r>
      <w:r w:rsidR="000664AF">
        <w:rPr>
          <w:noProof/>
        </w:rPr>
        <w:t>(</w:t>
      </w:r>
      <w:r w:rsidR="000664AF" w:rsidRPr="000664AF">
        <w:rPr>
          <w:i/>
          <w:noProof/>
        </w:rPr>
        <w:t>9</w:t>
      </w:r>
      <w:r w:rsidR="000664AF">
        <w:rPr>
          <w:noProof/>
        </w:rPr>
        <w:t>)</w:t>
      </w:r>
      <w:r w:rsidR="00C01A33">
        <w:fldChar w:fldCharType="end"/>
      </w:r>
      <w:r>
        <w:t>. Sequences corresponding to these sites were extrac</w:t>
      </w:r>
      <w:r w:rsidR="00C01A33">
        <w:t>ted from the TAIR10 reference and o</w:t>
      </w:r>
      <w:r>
        <w:t>verrepresented motifs were detected in the sequences using MEME version 5.0.2</w:t>
      </w:r>
      <w:r w:rsidR="00C01A33" w:rsidRPr="740F2D5D">
        <w:t xml:space="preserve"> </w:t>
      </w:r>
      <w:r w:rsidR="00C01A33">
        <w:fldChar w:fldCharType="begin"/>
      </w:r>
      <w:r w:rsidR="00A047A7">
        <w:instrText xml:space="preserve"> ADDIN EN.CITE &lt;EndNote&gt;&lt;Cite&gt;&lt;Author&gt;Bailey&lt;/Author&gt;&lt;Year&gt;2009&lt;/Year&gt;&lt;RecNum&gt;174&lt;/RecNum&gt;&lt;DisplayText&gt;(&lt;style face="italic"&gt;28&lt;/style&gt;)&lt;/DisplayText&gt;&lt;record&gt;&lt;rec-number&gt;174&lt;/rec-number&gt;&lt;foreign-keys&gt;&lt;key app="EN" db-id="vearfpway0tftyefaesx2wwqe99t0ww5wxwd" timestamp="1554800578" guid="7ec7d6e0-81bb-466b-972a-0a51b015a901"&gt;174&lt;/key&gt;&lt;/foreign-keys&gt;&lt;ref-type name="Journal Article"&gt;17&lt;/ref-type&gt;&lt;contributors&gt;&lt;authors&gt;&lt;author&gt;Bailey, Timothy L.&lt;/author&gt;&lt;author&gt;Boden, Mikael&lt;/author&gt;&lt;author&gt;Buske, Fabian A.&lt;/author&gt;&lt;author&gt;Frith, Martin&lt;/author&gt;&lt;author&gt;Grant, Charles E.&lt;/author&gt;&lt;author&gt;Clementi, Luca&lt;/author&gt;&lt;author&gt;Ren, Jingyuan&lt;/author&gt;&lt;author&gt;Li, Wilfred W.&lt;/author&gt;&lt;author&gt;Noble, William S.&lt;/author&gt;&lt;/authors&gt;&lt;/contributors&gt;&lt;titles&gt;&lt;title&gt;MEME Suite: tools for motif discovery and searching&lt;/title&gt;&lt;secondary-title&gt;Nucleic Acids Research&lt;/secondary-title&gt;&lt;/titles&gt;&lt;periodical&gt;&lt;full-title&gt;Nucleic acids research&lt;/full-title&gt;&lt;/periodical&gt;&lt;pages&gt;W202-W208&lt;/pages&gt;&lt;volume&gt;37&lt;/volume&gt;&lt;number&gt;suppl_2&lt;/number&gt;&lt;dates&gt;&lt;year&gt;2009&lt;/year&gt;&lt;/dates&gt;&lt;isbn&gt;0305-1048&lt;/isbn&gt;&lt;urls&gt;&lt;related-urls&gt;&lt;url&gt;https://doi.org/10.1093/nar/gkp335&lt;/url&gt;&lt;/related-urls&gt;&lt;/urls&gt;&lt;electronic-resource-num&gt;10.1093/nar/gkp335&lt;/electronic-resource-num&gt;&lt;access-date&gt;4/9/2019&lt;/access-date&gt;&lt;/record&gt;&lt;/Cite&gt;&lt;/EndNote&gt;</w:instrText>
      </w:r>
      <w:r w:rsidR="00C01A33">
        <w:fldChar w:fldCharType="separate"/>
      </w:r>
      <w:r w:rsidR="00A047A7">
        <w:rPr>
          <w:noProof/>
        </w:rPr>
        <w:t>(</w:t>
      </w:r>
      <w:r w:rsidR="00A047A7" w:rsidRPr="00A047A7">
        <w:rPr>
          <w:i/>
          <w:noProof/>
        </w:rPr>
        <w:t>28</w:t>
      </w:r>
      <w:r w:rsidR="00A047A7">
        <w:rPr>
          <w:noProof/>
        </w:rPr>
        <w:t>)</w:t>
      </w:r>
      <w:r w:rsidR="00C01A33">
        <w:fldChar w:fldCharType="end"/>
      </w:r>
      <w:r w:rsidR="6BDFB14D" w:rsidRPr="6BDFB14D">
        <w:t xml:space="preserve">, run in zero or one occurrence mode with </w:t>
      </w:r>
      <w:r w:rsidR="50E13F9F" w:rsidRPr="50E13F9F">
        <w:t xml:space="preserve">a </w:t>
      </w:r>
      <w:r w:rsidR="1059EF5E" w:rsidRPr="50E13F9F">
        <w:t>motif size</w:t>
      </w:r>
      <w:r w:rsidR="06C6A6BF" w:rsidRPr="50E13F9F">
        <w:t xml:space="preserve"> range of 5-7 and a minimum </w:t>
      </w:r>
      <w:r w:rsidR="740F2D5D" w:rsidRPr="50E13F9F">
        <w:t xml:space="preserve">requirement </w:t>
      </w:r>
      <w:r w:rsidR="06C6A6BF" w:rsidRPr="50E13F9F">
        <w:t>of 100 sequence matches</w:t>
      </w:r>
      <w:r w:rsidR="00F73C5B" w:rsidRPr="740F2D5D">
        <w:t>.</w:t>
      </w:r>
      <w:r>
        <w:t xml:space="preserve"> The presence of these motifs at error sites was then detected using FIMO version 5.0.2</w:t>
      </w:r>
      <w:r w:rsidR="00BB4479" w:rsidRPr="740F2D5D">
        <w:t xml:space="preserve"> </w:t>
      </w:r>
      <w:r w:rsidR="00BB4479">
        <w:fldChar w:fldCharType="begin"/>
      </w:r>
      <w:r w:rsidR="00A047A7">
        <w:instrText xml:space="preserve"> ADDIN EN.CITE &lt;EndNote&gt;&lt;Cite&gt;&lt;Author&gt;Grant&lt;/Author&gt;&lt;Year&gt;2011&lt;/Year&gt;&lt;RecNum&gt;175&lt;/RecNum&gt;&lt;DisplayText&gt;(&lt;style face="italic"&gt;29&lt;/style&gt;)&lt;/DisplayText&gt;&lt;record&gt;&lt;rec-number&gt;175&lt;/rec-number&gt;&lt;foreign-keys&gt;&lt;key app="EN" db-id="vearfpway0tftyefaesx2wwqe99t0ww5wxwd" timestamp="1554804585" guid="9635b257-ebc7-476b-add9-b4d4f94b99c8"&gt;175&lt;/key&gt;&lt;/foreign-keys&gt;&lt;ref-type name="Journal Article"&gt;17&lt;/ref-type&gt;&lt;contributors&gt;&lt;authors&gt;&lt;author&gt;Grant, Charles E.&lt;/author&gt;&lt;author&gt;Bailey, Timothy L.&lt;/author&gt;&lt;author&gt;Noble, William Stafford&lt;/author&gt;&lt;/authors&gt;&lt;/contributors&gt;&lt;titles&gt;&lt;title&gt;FIMO: scanning for occurrences of a given motif&lt;/title&gt;&lt;secondary-title&gt;Bioinformatics (Oxford, England)&lt;/secondary-title&gt;&lt;/titles&gt;&lt;periodical&gt;&lt;full-title&gt;Bioinformatics (Oxford, England)&lt;/full-title&gt;&lt;/periodical&gt;&lt;pages&gt;1017-1018&lt;/pages&gt;&lt;volume&gt;27&lt;/volume&gt;&lt;number&gt;7&lt;/number&gt;&lt;edition&gt;02/16&lt;/edition&gt;&lt;dates&gt;&lt;year&gt;2011&lt;/year&gt;&lt;/dates&gt;&lt;publisher&gt;Oxford University Press&lt;/publisher&gt;&lt;isbn&gt;1367-4811&amp;#xD;1367-4803&lt;/isbn&gt;&lt;accession-num&gt;21330290&lt;/accession-num&gt;&lt;urls&gt;&lt;related-urls&gt;&lt;url&gt;https://www.ncbi.nlm.nih.gov/pubmed/21330290&lt;/url&gt;&lt;url&gt;https://www.ncbi.nlm.nih.gov/pmc/PMC3065696/&lt;/url&gt;&lt;/related-urls&gt;&lt;/urls&gt;&lt;electronic-resource-num&gt;10.1093/bioinformatics/btr064&lt;/electronic-resource-num&gt;&lt;remote-database-name&gt;PubMed&lt;/remote-database-name&gt;&lt;language&gt;eng&lt;/language&gt;&lt;/record&gt;&lt;/Cite&gt;&lt;/EndNote&gt;</w:instrText>
      </w:r>
      <w:r w:rsidR="00BB4479">
        <w:fldChar w:fldCharType="separate"/>
      </w:r>
      <w:r w:rsidR="00A047A7">
        <w:rPr>
          <w:noProof/>
        </w:rPr>
        <w:t>(</w:t>
      </w:r>
      <w:r w:rsidR="00A047A7" w:rsidRPr="00A047A7">
        <w:rPr>
          <w:i/>
          <w:noProof/>
        </w:rPr>
        <w:t>29</w:t>
      </w:r>
      <w:r w:rsidR="00A047A7">
        <w:rPr>
          <w:noProof/>
        </w:rPr>
        <w:t>)</w:t>
      </w:r>
      <w:r w:rsidR="00BB4479">
        <w:fldChar w:fldCharType="end"/>
      </w:r>
      <w:r w:rsidR="339E93CC">
        <w:t>. A</w:t>
      </w:r>
      <w:r w:rsidR="13D5DAB8">
        <w:t xml:space="preserve"> relaxed FDR threshold of 0.1 was used with FIMO to capture </w:t>
      </w:r>
      <w:r w:rsidR="2CAB5A5F">
        <w:t>more degenerate motifs matching the m</w:t>
      </w:r>
      <w:r w:rsidR="2CAB5A5F" w:rsidRPr="00231B5C">
        <w:rPr>
          <w:vertAlign w:val="superscript"/>
        </w:rPr>
        <w:t>6</w:t>
      </w:r>
      <w:r w:rsidR="2CAB5A5F">
        <w:t>A consensu</w:t>
      </w:r>
      <w:r w:rsidR="096FF68F">
        <w:t>s.</w:t>
      </w:r>
    </w:p>
    <w:p w14:paraId="797F9FA6" w14:textId="77777777" w:rsidR="00BE0D17" w:rsidRPr="00231B5C" w:rsidRDefault="00BE0D17">
      <w:pPr>
        <w:jc w:val="both"/>
        <w:rPr>
          <w:i/>
          <w:iCs/>
        </w:rPr>
      </w:pPr>
      <w:r w:rsidRPr="00231B5C">
        <w:rPr>
          <w:i/>
          <w:iCs/>
        </w:rPr>
        <w:t>Differential gene expression analysis using nanopore DRS data</w:t>
      </w:r>
    </w:p>
    <w:p w14:paraId="301C96FF" w14:textId="0199ADCF" w:rsidR="00BE0D17" w:rsidRDefault="00BE0D17" w:rsidP="00BE0D17">
      <w:pPr>
        <w:jc w:val="both"/>
      </w:pPr>
      <w:r>
        <w:lastRenderedPageBreak/>
        <w:t xml:space="preserve">Gene level counts were produced for each </w:t>
      </w:r>
      <w:r w:rsidR="581E75E8">
        <w:t>n</w:t>
      </w:r>
      <w:r>
        <w:t xml:space="preserve">anopore DRS replicate using </w:t>
      </w:r>
      <w:proofErr w:type="spellStart"/>
      <w:r>
        <w:t>featureCounts</w:t>
      </w:r>
      <w:proofErr w:type="spellEnd"/>
      <w:r>
        <w:t xml:space="preserve"> version 1.6.3 </w:t>
      </w:r>
      <w:r>
        <w:fldChar w:fldCharType="begin"/>
      </w:r>
      <w:r w:rsidR="00A047A7">
        <w:instrText xml:space="preserve"> ADDIN EN.CITE &lt;EndNote&gt;&lt;Cite&gt;&lt;Author&gt;Liao&lt;/Author&gt;&lt;Year&gt;2013&lt;/Year&gt;&lt;RecNum&gt;163&lt;/RecNum&gt;&lt;DisplayText&gt;(&lt;style face="italic"&gt;30&lt;/style&gt;)&lt;/DisplayText&gt;&lt;record&gt;&lt;rec-number&gt;163&lt;/rec-number&gt;&lt;foreign-keys&gt;&lt;key app="EN" db-id="vearfpway0tftyefaesx2wwqe99t0ww5wxwd" timestamp="1554798605" guid="4193f25e-1d36-4155-9f2b-14fc57a951fa"&gt;163&lt;/key&gt;&lt;/foreign-keys&gt;&lt;ref-type name="Journal Article"&gt;17&lt;/ref-type&gt;&lt;contributors&gt;&lt;authors&gt;&lt;author&gt;Liao, Yang&lt;/author&gt;&lt;author&gt;Smyth, Gordon K.&lt;/author&gt;&lt;author&gt;Shi, Wei&lt;/author&gt;&lt;/authors&gt;&lt;/contributors&gt;&lt;titles&gt;&lt;title&gt;The Subread aligner: fast, accurate and scalable read mapping by seed-and-vote&lt;/title&gt;&lt;secondary-title&gt;Nucleic acids research&lt;/secondary-title&gt;&lt;/titles&gt;&lt;periodical&gt;&lt;full-title&gt;Nucleic acids research&lt;/full-title&gt;&lt;/periodical&gt;&lt;pages&gt;e108-e108&lt;/pages&gt;&lt;volume&gt;41&lt;/volume&gt;&lt;number&gt;10&lt;/number&gt;&lt;edition&gt;04/03&lt;/edition&gt;&lt;dates&gt;&lt;year&gt;2013&lt;/year&gt;&lt;/dates&gt;&lt;publisher&gt;Oxford University Press&lt;/publisher&gt;&lt;isbn&gt;1362-4962&amp;#xD;0305-1048&lt;/isbn&gt;&lt;accession-num&gt;23558742&lt;/accession-num&gt;&lt;urls&gt;&lt;related-urls&gt;&lt;url&gt;https://www.ncbi.nlm.nih.gov/pubmed/23558742&lt;/url&gt;&lt;url&gt;https://www.ncbi.nlm.nih.gov/pmc/PMC3664803/&lt;/url&gt;&lt;/related-urls&gt;&lt;/urls&gt;&lt;electronic-resource-num&gt;10.1093/nar/gkt214&lt;/electronic-resource-num&gt;&lt;remote-database-name&gt;PubMed&lt;/remote-database-name&gt;&lt;language&gt;eng&lt;/language&gt;&lt;/record&gt;&lt;/Cite&gt;&lt;/EndNote&gt;</w:instrText>
      </w:r>
      <w:r>
        <w:fldChar w:fldCharType="separate"/>
      </w:r>
      <w:r w:rsidR="00A047A7">
        <w:rPr>
          <w:noProof/>
        </w:rPr>
        <w:t>(</w:t>
      </w:r>
      <w:r w:rsidR="00A047A7" w:rsidRPr="00A047A7">
        <w:rPr>
          <w:i/>
          <w:noProof/>
        </w:rPr>
        <w:t>30</w:t>
      </w:r>
      <w:r w:rsidR="00A047A7">
        <w:rPr>
          <w:noProof/>
        </w:rPr>
        <w:t>)</w:t>
      </w:r>
      <w:r>
        <w:fldChar w:fldCharType="end"/>
      </w:r>
      <w:r>
        <w:t xml:space="preserve"> in long-read mode with strand specific counting. Differential expression analysis between VIR complemented and </w:t>
      </w:r>
      <w:r w:rsidRPr="77D02D05">
        <w:rPr>
          <w:i/>
          <w:iCs/>
        </w:rPr>
        <w:t>vir-1</w:t>
      </w:r>
      <w:r>
        <w:t xml:space="preserve"> lines was then performed in R version 3.5 using </w:t>
      </w:r>
      <w:proofErr w:type="spellStart"/>
      <w:r>
        <w:t>edgeR</w:t>
      </w:r>
      <w:proofErr w:type="spellEnd"/>
      <w:r>
        <w:t xml:space="preserve"> version 3.24.3 </w:t>
      </w:r>
      <w:r>
        <w:fldChar w:fldCharType="begin"/>
      </w:r>
      <w:r w:rsidR="00231B5C">
        <w:instrText xml:space="preserve"> ADDIN EN.CITE &lt;EndNote&gt;&lt;Cite&gt;&lt;Author&gt;Robinson&lt;/Author&gt;&lt;Year&gt;2010&lt;/Year&gt;&lt;RecNum&gt;157&lt;/RecNum&gt;&lt;DisplayText&gt;(&lt;style face="italic"&gt;7&lt;/style&gt;)&lt;/DisplayText&gt;&lt;record&gt;&lt;rec-number&gt;157&lt;/rec-number&gt;&lt;foreign-keys&gt;&lt;key app="EN" db-id="vearfpway0tftyefaesx2wwqe99t0ww5wxwd" timestamp="1554798177" guid="c1837065-d9cc-4a47-9a2a-6a8221504624"&gt;157&lt;/key&gt;&lt;/foreign-keys&gt;&lt;ref-type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fldChar w:fldCharType="separate"/>
      </w:r>
      <w:r w:rsidR="00231B5C">
        <w:rPr>
          <w:noProof/>
        </w:rPr>
        <w:t>(</w:t>
      </w:r>
      <w:r w:rsidR="00231B5C" w:rsidRPr="00C819F1">
        <w:rPr>
          <w:i/>
        </w:rPr>
        <w:t>7</w:t>
      </w:r>
      <w:r w:rsidR="00231B5C">
        <w:rPr>
          <w:noProof/>
        </w:rPr>
        <w:t>)</w:t>
      </w:r>
      <w:r>
        <w:fldChar w:fldCharType="end"/>
      </w:r>
      <w:r>
        <w:t xml:space="preserve">. </w:t>
      </w:r>
    </w:p>
    <w:p w14:paraId="53D9797F" w14:textId="362B1B54" w:rsidR="00BE0D17" w:rsidRPr="00231B5C" w:rsidRDefault="258EEAC6">
      <w:pPr>
        <w:jc w:val="both"/>
        <w:rPr>
          <w:i/>
          <w:iCs/>
        </w:rPr>
      </w:pPr>
      <w:r w:rsidRPr="00231B5C">
        <w:rPr>
          <w:i/>
          <w:iCs/>
        </w:rPr>
        <w:t>Identification of alternative 3’ end positions and chimeric RNA using nanopore DRS data</w:t>
      </w:r>
    </w:p>
    <w:p w14:paraId="3C8EEE9B" w14:textId="7058C283" w:rsidR="258EEAC6" w:rsidRDefault="77D02D05">
      <w:r>
        <w:t xml:space="preserve">Genes with differential 3’ end usage were identified by producing 3’ profiles of reads which overlapped with each annotated gene locus by &gt;20%. These profiles were then compared between VIR complemented and </w:t>
      </w:r>
      <w:r w:rsidRPr="1BAAA3CC">
        <w:rPr>
          <w:i/>
          <w:iCs/>
        </w:rPr>
        <w:t xml:space="preserve">vir-1 </w:t>
      </w:r>
      <w:r>
        <w:t xml:space="preserve">using a Kolmogorov </w:t>
      </w:r>
      <w:proofErr w:type="spellStart"/>
      <w:r>
        <w:t>Smirmov</w:t>
      </w:r>
      <w:proofErr w:type="spellEnd"/>
      <w:r>
        <w:t xml:space="preserve"> test to identify changes. Multiple testing correction was performed using the </w:t>
      </w:r>
      <w:proofErr w:type="spellStart"/>
      <w:r>
        <w:t>Benjamini</w:t>
      </w:r>
      <w:proofErr w:type="spellEnd"/>
      <w:r>
        <w:t xml:space="preserve"> Hochberg method. To approximately identify the direction and distance of the change, the normalised single base level histograms of the Col-0 profile was subtracted from that of the mutant profile, and the minimum and maximum points in the difference profile were found. These represent the site of most reduced and increased relative usage, respectively. Results were filtered for FDR &lt; 0.05 and absolute change of site &gt; 13 </w:t>
      </w:r>
      <w:proofErr w:type="spellStart"/>
      <w:r>
        <w:t>nt</w:t>
      </w:r>
      <w:proofErr w:type="spellEnd"/>
      <w:r w:rsidR="7636D2DE">
        <w:t xml:space="preserve"> (the </w:t>
      </w:r>
      <w:r w:rsidR="1BAAA3CC">
        <w:t xml:space="preserve">measured </w:t>
      </w:r>
      <w:r w:rsidR="7636D2DE">
        <w:t xml:space="preserve">error range of </w:t>
      </w:r>
      <w:r w:rsidR="1BAAA3CC">
        <w:t>nanopore DRS 3’ end alignment)</w:t>
      </w:r>
      <w:r w:rsidR="7636D2DE">
        <w:t>.</w:t>
      </w:r>
    </w:p>
    <w:p w14:paraId="4CEB49EB" w14:textId="4AEB5B67" w:rsidR="00BE0D17" w:rsidRDefault="5E20CD61" w:rsidP="00BE0D17">
      <w:r>
        <w:t>To identify genes with significant increases in chimer</w:t>
      </w:r>
      <w:r w:rsidR="639582F1">
        <w:t xml:space="preserve">as </w:t>
      </w:r>
      <w:r>
        <w:t xml:space="preserve">in the </w:t>
      </w:r>
      <w:r w:rsidRPr="496182D9">
        <w:rPr>
          <w:i/>
          <w:iCs/>
        </w:rPr>
        <w:t xml:space="preserve">vir-1 </w:t>
      </w:r>
      <w:r>
        <w:t>mutant, we used the Araport11 annotation</w:t>
      </w:r>
      <w:r w:rsidR="005F4FAB" w:rsidRPr="496182D9">
        <w:t xml:space="preserve"> </w:t>
      </w:r>
      <w:r w:rsidR="005F4FAB">
        <w:fldChar w:fldCharType="begin"/>
      </w:r>
      <w:r w:rsidR="00A047A7">
        <w:instrText xml:space="preserve"> ADDIN EN.CITE &lt;EndNote&gt;&lt;Cite&gt;&lt;Author&gt;Cheng&lt;/Author&gt;&lt;Year&gt;2017&lt;/Year&gt;&lt;RecNum&gt;156&lt;/RecNum&gt;&lt;DisplayText&gt;(&lt;style face="italic"&gt;18&lt;/style&gt;)&lt;/DisplayText&gt;&lt;record&gt;&lt;rec-number&gt;156&lt;/rec-number&gt;&lt;foreign-keys&gt;&lt;key app="EN" db-id="vearfpway0tftyefaesx2wwqe99t0ww5wxwd" timestamp="1554798135" guid="572fafb4-29c1-4311-b0af-cd1cefbb0151"&gt;156&lt;/key&gt;&lt;/foreign-keys&gt;&lt;ref-type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5F4FAB">
        <w:fldChar w:fldCharType="separate"/>
      </w:r>
      <w:r w:rsidR="00A047A7">
        <w:rPr>
          <w:noProof/>
        </w:rPr>
        <w:t>(</w:t>
      </w:r>
      <w:r w:rsidR="00A047A7" w:rsidRPr="00A047A7">
        <w:rPr>
          <w:i/>
          <w:noProof/>
        </w:rPr>
        <w:t>18</w:t>
      </w:r>
      <w:r w:rsidR="00A047A7">
        <w:rPr>
          <w:noProof/>
        </w:rPr>
        <w:t>)</w:t>
      </w:r>
      <w:r w:rsidR="005F4FAB">
        <w:fldChar w:fldCharType="end"/>
      </w:r>
      <w:r>
        <w:t xml:space="preserve"> to identify reads which overlapped with multiple adjacent gene loci (chimeric reads) and those that originated from a single locus (non-chimeric reads). Chimeric reads were considered to originate from the most upstream gene with which they overlapped. We pooled reads from replicates of a condition and used 50 bootstrapped 75% samples without replacement to estimate the ratio of chimeric to non-chimeric reads at each gene in that condition. </w:t>
      </w:r>
      <w:r w:rsidR="5A6D8499">
        <w:t>The Haldane correction for z</w:t>
      </w:r>
      <w:r w:rsidR="496182D9">
        <w:t>ero counts</w:t>
      </w:r>
      <w:r w:rsidR="5A6D8499">
        <w:t xml:space="preserve"> </w:t>
      </w:r>
      <w:r w:rsidR="496182D9">
        <w:t xml:space="preserve">was applied. </w:t>
      </w:r>
      <w:r w:rsidR="73DF7CA8">
        <w:t xml:space="preserve">The distributions of </w:t>
      </w:r>
      <w:r w:rsidR="2078B345">
        <w:t xml:space="preserve">complemented line and </w:t>
      </w:r>
      <w:r w:rsidR="2078B345" w:rsidRPr="00231B5C">
        <w:rPr>
          <w:i/>
          <w:iCs/>
        </w:rPr>
        <w:t xml:space="preserve">vir-1 </w:t>
      </w:r>
      <w:r w:rsidR="2078B345" w:rsidRPr="496182D9">
        <w:t>chimeric to non-chimeric ratios were tested using a</w:t>
      </w:r>
      <w:r w:rsidR="07C9F52E" w:rsidRPr="496182D9">
        <w:t xml:space="preserve"> Kolmogorov Smirnoff test to detect </w:t>
      </w:r>
      <w:r w:rsidR="34D64570" w:rsidRPr="496182D9">
        <w:t>loci with altered chimera production.</w:t>
      </w:r>
      <w:r w:rsidR="07C9F52E" w:rsidRPr="496182D9">
        <w:t xml:space="preserve"> </w:t>
      </w:r>
      <w:r w:rsidR="12DFF42C">
        <w:t xml:space="preserve">All possible pairwise combinations </w:t>
      </w:r>
      <w:r w:rsidR="11BC4794">
        <w:t xml:space="preserve">of </w:t>
      </w:r>
      <w:proofErr w:type="spellStart"/>
      <w:r w:rsidR="11BC4794">
        <w:t>VIRc</w:t>
      </w:r>
      <w:proofErr w:type="spellEnd"/>
      <w:r w:rsidR="11BC4794">
        <w:t xml:space="preserve"> and </w:t>
      </w:r>
      <w:r w:rsidR="11BC4794" w:rsidRPr="00231B5C">
        <w:rPr>
          <w:i/>
          <w:iCs/>
        </w:rPr>
        <w:t>vir-1</w:t>
      </w:r>
      <w:r w:rsidR="12DFF42C">
        <w:t xml:space="preserve"> bootstraps </w:t>
      </w:r>
      <w:r>
        <w:t>w</w:t>
      </w:r>
      <w:r w:rsidR="7766326E">
        <w:t>ere t</w:t>
      </w:r>
      <w:r>
        <w:t xml:space="preserve">hen </w:t>
      </w:r>
      <w:r w:rsidR="7766326E">
        <w:t>compared</w:t>
      </w:r>
      <w:r w:rsidRPr="496182D9">
        <w:t xml:space="preserve"> </w:t>
      </w:r>
      <w:r w:rsidR="7766326E">
        <w:t>produce a distribution of estimates of</w:t>
      </w:r>
      <w:r>
        <w:t xml:space="preserve"> the change in chimeric to non-chimeric ratio in the</w:t>
      </w:r>
      <w:r w:rsidRPr="496182D9">
        <w:rPr>
          <w:i/>
          <w:iCs/>
        </w:rPr>
        <w:t xml:space="preserve"> vir-1</w:t>
      </w:r>
      <w:r>
        <w:t xml:space="preserve"> mutant. Loci which had more than one chimeric read in </w:t>
      </w:r>
      <w:r w:rsidRPr="496182D9">
        <w:rPr>
          <w:i/>
          <w:iCs/>
        </w:rPr>
        <w:t xml:space="preserve">vir-1 </w:t>
      </w:r>
      <w:r w:rsidRPr="258EEAC6">
        <w:t xml:space="preserve">and </w:t>
      </w:r>
      <w:r>
        <w:t xml:space="preserve">demonstrated at least a two-fold increase in chimeric read ratio in more than 50% of bootstrap </w:t>
      </w:r>
      <w:r w:rsidR="34D64570">
        <w:t>comparisons</w:t>
      </w:r>
      <w:r w:rsidR="24436C2E">
        <w:t>, plus were significantly changed at FDR &lt; 0.05,</w:t>
      </w:r>
      <w:r w:rsidR="34D64570" w:rsidRPr="496182D9">
        <w:t xml:space="preserve"> </w:t>
      </w:r>
      <w:r>
        <w:t xml:space="preserve">were considered to be sites of increased chimeric RNA formation in </w:t>
      </w:r>
      <w:r w:rsidRPr="496182D9">
        <w:rPr>
          <w:i/>
          <w:iCs/>
        </w:rPr>
        <w:t xml:space="preserve">vir-1 </w:t>
      </w:r>
      <w:r>
        <w:t>mutant.</w:t>
      </w:r>
    </w:p>
    <w:p w14:paraId="48D70C5A" w14:textId="77777777" w:rsidR="004D7314" w:rsidRPr="00231B5C" w:rsidRDefault="004D7314">
      <w:pPr>
        <w:jc w:val="both"/>
        <w:rPr>
          <w:b/>
          <w:bCs/>
          <w:u w:val="single"/>
          <w:lang w:val="en-US"/>
        </w:rPr>
      </w:pPr>
      <w:proofErr w:type="spellStart"/>
      <w:r w:rsidRPr="00231B5C">
        <w:rPr>
          <w:b/>
          <w:bCs/>
          <w:u w:val="single"/>
          <w:lang w:val="en-US"/>
        </w:rPr>
        <w:t>miCLIP</w:t>
      </w:r>
      <w:proofErr w:type="spellEnd"/>
    </w:p>
    <w:p w14:paraId="4DD76884" w14:textId="3B5D5AD7" w:rsidR="11F03492" w:rsidRPr="00231B5C" w:rsidRDefault="11F03492" w:rsidP="007436D8">
      <w:pPr>
        <w:jc w:val="both"/>
        <w:rPr>
          <w:lang w:val="en-US"/>
        </w:rPr>
      </w:pPr>
      <w:r w:rsidRPr="007436D8">
        <w:rPr>
          <w:i/>
          <w:lang w:val="en-US"/>
        </w:rPr>
        <w:t xml:space="preserve">Preparation </w:t>
      </w:r>
      <w:r w:rsidR="53A5B685" w:rsidRPr="007436D8">
        <w:rPr>
          <w:i/>
          <w:lang w:val="en-US"/>
        </w:rPr>
        <w:t xml:space="preserve">of </w:t>
      </w:r>
      <w:proofErr w:type="spellStart"/>
      <w:r w:rsidR="53A5B685" w:rsidRPr="007436D8">
        <w:rPr>
          <w:i/>
          <w:lang w:val="en-US"/>
        </w:rPr>
        <w:t>miCLIP</w:t>
      </w:r>
      <w:proofErr w:type="spellEnd"/>
      <w:r w:rsidR="53A5B685" w:rsidRPr="007436D8">
        <w:rPr>
          <w:i/>
          <w:lang w:val="en-US"/>
        </w:rPr>
        <w:t xml:space="preserve"> libraries</w:t>
      </w:r>
    </w:p>
    <w:p w14:paraId="7D01B8FA" w14:textId="787F26D2" w:rsidR="00CC53F5" w:rsidRDefault="00CC53F5" w:rsidP="007271BB">
      <w:pPr>
        <w:jc w:val="both"/>
        <w:rPr>
          <w:lang w:val="en-US"/>
        </w:rPr>
      </w:pPr>
      <w:r>
        <w:rPr>
          <w:lang w:val="en-US"/>
        </w:rPr>
        <w:t xml:space="preserve">Total RNA for </w:t>
      </w:r>
      <w:proofErr w:type="spellStart"/>
      <w:r w:rsidRPr="00CC53F5">
        <w:rPr>
          <w:lang w:val="en-US"/>
        </w:rPr>
        <w:t>miCLIP</w:t>
      </w:r>
      <w:proofErr w:type="spellEnd"/>
      <w:r w:rsidRPr="00CC53F5">
        <w:rPr>
          <w:lang w:val="en-US"/>
        </w:rPr>
        <w:t xml:space="preserve"> </w:t>
      </w:r>
      <w:r>
        <w:rPr>
          <w:lang w:val="en-US"/>
        </w:rPr>
        <w:t xml:space="preserve">was isolated </w:t>
      </w:r>
      <w:r w:rsidR="00FC0203">
        <w:rPr>
          <w:lang w:val="en-US"/>
        </w:rPr>
        <w:t xml:space="preserve">from 7.5 mg of </w:t>
      </w:r>
      <w:r w:rsidR="0088245A">
        <w:rPr>
          <w:lang w:val="en-US"/>
        </w:rPr>
        <w:t>14-day</w:t>
      </w:r>
      <w:r w:rsidR="00FC0203">
        <w:rPr>
          <w:lang w:val="en-US"/>
        </w:rPr>
        <w:t xml:space="preserve"> old Arabidopsis Col-0 seedlings </w:t>
      </w:r>
      <w:r>
        <w:rPr>
          <w:lang w:val="en-US"/>
        </w:rPr>
        <w:t xml:space="preserve">as </w:t>
      </w:r>
      <w:r w:rsidR="00FC0203">
        <w:rPr>
          <w:lang w:val="en-US"/>
        </w:rPr>
        <w:t>previously described</w:t>
      </w:r>
      <w:r w:rsidR="00A936C0">
        <w:rPr>
          <w:lang w:val="en-US"/>
        </w:rPr>
        <w:t xml:space="preserve"> </w:t>
      </w:r>
      <w:r w:rsidR="00A936C0" w:rsidRPr="00231B5C">
        <w:fldChar w:fldCharType="begin"/>
      </w:r>
      <w:r w:rsidR="00A047A7">
        <w:instrText xml:space="preserve"> ADDIN EN.CITE &lt;EndNote&gt;&lt;Cite&gt;&lt;Author&gt;Quesada&lt;/Author&gt;&lt;Year&gt;2003&lt;/Year&gt;&lt;RecNum&gt;142&lt;/RecNum&gt;&lt;DisplayText&gt;(&lt;style face="italic"&gt;31&lt;/style&gt;)&lt;/DisplayText&gt;&lt;record&gt;&lt;rec-number&gt;142&lt;/rec-number&gt;&lt;foreign-keys&gt;&lt;key app="EN" db-id="vearfpway0tftyefaesx2wwqe99t0ww5wxwd" timestamp="1536578948" guid="7df79169-e741-46e8-b7c1-63f100e977d5"&gt;142&lt;/key&gt;&lt;/foreign-keys&gt;&lt;ref-type name="Journal Article"&gt;17&lt;/ref-type&gt;&lt;contributors&gt;&lt;authors&gt;&lt;author&gt;Quesada, Victor&lt;/author&gt;&lt;author&gt;Macknight, Richard&lt;/author&gt;&lt;author&gt;Dean, Caroline&lt;/author&gt;&lt;author&gt;Simpson, Gordon G.&lt;/author&gt;&lt;/authors&gt;&lt;/contributors&gt;&lt;titles&gt;&lt;title&gt;&lt;style face="normal" font="default" size="100%"&gt;Autoregulation of &lt;/style&gt;&lt;style face="italic" font="default" size="100%"&gt;FCA&lt;/style&gt;&lt;style face="normal" font="default" size="100%"&gt; pre-mRNA processing controls Arabidopsis flowering time&lt;/style&gt;&lt;/title&gt;&lt;secondary-title&gt;The EMBO Journal&lt;/secondary-title&gt;&lt;/titles&gt;&lt;periodical&gt;&lt;full-title&gt;The EMBO Journal&lt;/full-title&gt;&lt;/periodical&gt;&lt;pages&gt;3142-3152&lt;/pages&gt;&lt;volume&gt;22&lt;/volume&gt;&lt;number&gt;12&lt;/number&gt;&lt;dates&gt;&lt;year&gt;2003&lt;/year&gt;&lt;pub-dates&gt;&lt;date&gt;09/11/received&amp;#xD;04/16/revised&amp;#xD;04/28/accepted&lt;/date&gt;&lt;/pub-dates&gt;&lt;/dates&gt;&lt;pub-location&gt;Oxford, UK&lt;/pub-location&gt;&lt;publisher&gt;Oxford University Press&lt;/publisher&gt;&lt;isbn&gt;0261-4189&amp;#xD;1460-2075&lt;/isbn&gt;&lt;accession-num&gt;PMC162157&lt;/accession-num&gt;&lt;urls&gt;&lt;related-urls&gt;&lt;url&gt;&lt;style face="underline" font="default" size="100%"&gt;http://www.ncbi.nlm.nih.gov/pmc/articles/PMC162157/&lt;/style&gt;&lt;/url&gt;&lt;/related-urls&gt;&lt;/urls&gt;&lt;electronic-resource-num&gt;10.1093/emboj/cdg305&lt;/electronic-resource-num&gt;&lt;remote-database-name&gt;PMC&lt;/remote-database-name&gt;&lt;/record&gt;&lt;/Cite&gt;&lt;/EndNote&gt;</w:instrText>
      </w:r>
      <w:r w:rsidR="00A936C0" w:rsidRPr="00231B5C">
        <w:rPr>
          <w:lang w:val="en-US"/>
        </w:rPr>
        <w:fldChar w:fldCharType="separate"/>
      </w:r>
      <w:r w:rsidR="00A047A7" w:rsidRPr="00A047A7">
        <w:rPr>
          <w:noProof/>
        </w:rPr>
        <w:t>(</w:t>
      </w:r>
      <w:r w:rsidR="00A047A7" w:rsidRPr="00A047A7">
        <w:rPr>
          <w:i/>
          <w:noProof/>
        </w:rPr>
        <w:t>31</w:t>
      </w:r>
      <w:r w:rsidR="00A047A7" w:rsidRPr="00A047A7">
        <w:rPr>
          <w:noProof/>
        </w:rPr>
        <w:t>)</w:t>
      </w:r>
      <w:r w:rsidR="00A936C0" w:rsidRPr="00231B5C">
        <w:fldChar w:fldCharType="end"/>
      </w:r>
      <w:r w:rsidR="00A936C0">
        <w:rPr>
          <w:noProof/>
        </w:rPr>
        <w:t>. m</w:t>
      </w:r>
      <w:r w:rsidR="00FC0203">
        <w:rPr>
          <w:noProof/>
        </w:rPr>
        <w:t>RNA was isolated from ~1 mg of total RNA using oligo(dT) and streptavidin paramagnetic beads (</w:t>
      </w:r>
      <w:r w:rsidR="00FC0203" w:rsidRPr="00FC0203">
        <w:rPr>
          <w:noProof/>
        </w:rPr>
        <w:t>PolyATtract® mRNA Isolation Systems</w:t>
      </w:r>
      <w:r w:rsidR="00FC0203">
        <w:rPr>
          <w:noProof/>
        </w:rPr>
        <w:t>, Promega)</w:t>
      </w:r>
      <w:r w:rsidR="00A936C0">
        <w:rPr>
          <w:noProof/>
        </w:rPr>
        <w:t xml:space="preserve"> as per manufacturer’s instructions</w:t>
      </w:r>
      <w:r w:rsidR="00FC0203">
        <w:rPr>
          <w:noProof/>
        </w:rPr>
        <w:t xml:space="preserve">. miCLIP </w:t>
      </w:r>
      <w:r>
        <w:rPr>
          <w:lang w:val="en-US"/>
        </w:rPr>
        <w:t xml:space="preserve">was carried out using 15 µg of </w:t>
      </w:r>
      <w:r w:rsidR="00A936C0">
        <w:rPr>
          <w:lang w:val="en-US"/>
        </w:rPr>
        <w:t>m</w:t>
      </w:r>
      <w:r>
        <w:rPr>
          <w:lang w:val="en-US"/>
        </w:rPr>
        <w:t>RNA as described in</w:t>
      </w:r>
      <w:r w:rsidR="00A936C0">
        <w:rPr>
          <w:lang w:val="en-US"/>
        </w:rPr>
        <w:t xml:space="preserve"> </w:t>
      </w:r>
      <w:r w:rsidR="00A936C0" w:rsidRPr="00231B5C">
        <w:fldChar w:fldCharType="begin"/>
      </w:r>
      <w:r w:rsidR="00A047A7">
        <w:instrText xml:space="preserve"> ADDIN EN.CITE &lt;EndNote&gt;&lt;Cite&gt;&lt;Author&gt;Grozhik&lt;/Author&gt;&lt;Year&gt;2017&lt;/Year&gt;&lt;RecNum&gt;148&lt;/RecNum&gt;&lt;DisplayText&gt;(&lt;style face="italic"&gt;32&lt;/style&gt;)&lt;/DisplayText&gt;&lt;record&gt;&lt;rec-number&gt;148&lt;/rec-number&gt;&lt;foreign-keys&gt;&lt;key app="EN" db-id="vearfpway0tftyefaesx2wwqe99t0ww5wxwd" timestamp="1554393349" guid="9868b10b-3cf2-4f32-beff-d69ab5374cbc"&gt;148&lt;/key&gt;&lt;/foreign-keys&gt;&lt;ref-type name="Journal Article"&gt;17&lt;/ref-type&gt;&lt;contributors&gt;&lt;authors&gt;&lt;author&gt;Grozhik, Anya V.&lt;/author&gt;&lt;author&gt;Linder, Bastian&lt;/author&gt;&lt;author&gt;Olarerin-George, Anthony O.&lt;/author&gt;&lt;author&gt;Jaffrey, Samie R.&lt;/author&gt;&lt;/authors&gt;&lt;/contributors&gt;&lt;titles&gt;&lt;title&gt;&lt;style face="normal" font="default" size="100%"&gt;Mapping m&lt;/style&gt;&lt;style face="superscript" font="default" size="100%"&gt;6&lt;/style&gt;&lt;style face="normal" font="default" size="100%"&gt;A at individual-nucleotide resolution using crosslinking and immunoprecipitation (miCLIP)&lt;/style&gt;&lt;/title&gt;&lt;secondary-title&gt;Methods in molecular biology (Clifton, N.J.)&lt;/secondary-title&gt;&lt;/titles&gt;&lt;periodical&gt;&lt;full-title&gt;Methods in molecular biology (Clifton, N.J.)&lt;/full-title&gt;&lt;/periodical&gt;&lt;pages&gt;55-78&lt;/pages&gt;&lt;volume&gt;1562&lt;/volume&gt;&lt;dates&gt;&lt;year&gt;2017&lt;/year&gt;&lt;/dates&gt;&lt;isbn&gt;1940-6029&amp;#xD;1064-3745&lt;/isbn&gt;&lt;accession-num&gt;28349454&lt;/accession-num&gt;&lt;urls&gt;&lt;related-urls&gt;&lt;url&gt;&lt;style face="underline" font="default" size="100%"&gt;https://www.ncbi.nlm.nih.gov/pubmed/28349454&lt;/style&gt;&lt;/url&gt;&lt;url&gt;&lt;style face="underline" font="default" size="100%"&gt;https://www.ncbi.nlm.nih.gov/pmc/PMC5562447/&lt;/style&gt;&lt;/url&gt;&lt;/related-urls&gt;&lt;/urls&gt;&lt;electronic-resource-num&gt;10.1007/978-1-4939-6807-7_5&lt;/electronic-resource-num&gt;&lt;remote-database-name&gt;PubMed&lt;/remote-database-name&gt;&lt;language&gt;eng&lt;/language&gt;&lt;/record&gt;&lt;/Cite&gt;&lt;/EndNote&gt;</w:instrText>
      </w:r>
      <w:r w:rsidR="00A936C0" w:rsidRPr="00231B5C">
        <w:rPr>
          <w:lang w:val="en-US"/>
        </w:rPr>
        <w:fldChar w:fldCharType="separate"/>
      </w:r>
      <w:r w:rsidR="00A047A7" w:rsidRPr="00A047A7">
        <w:rPr>
          <w:noProof/>
        </w:rPr>
        <w:t>(</w:t>
      </w:r>
      <w:r w:rsidR="00A047A7" w:rsidRPr="00A047A7">
        <w:rPr>
          <w:i/>
          <w:noProof/>
        </w:rPr>
        <w:t>32</w:t>
      </w:r>
      <w:r w:rsidR="00A047A7" w:rsidRPr="00A047A7">
        <w:rPr>
          <w:noProof/>
        </w:rPr>
        <w:t>)</w:t>
      </w:r>
      <w:r w:rsidR="00A936C0" w:rsidRPr="00231B5C">
        <w:fldChar w:fldCharType="end"/>
      </w:r>
      <w:r w:rsidR="00A936C0">
        <w:rPr>
          <w:lang w:val="en-US"/>
        </w:rPr>
        <w:t xml:space="preserve"> </w:t>
      </w:r>
      <w:r w:rsidR="005936B5">
        <w:rPr>
          <w:lang w:val="en-US"/>
        </w:rPr>
        <w:t>using a</w:t>
      </w:r>
      <w:r w:rsidR="005936B5" w:rsidRPr="005936B5">
        <w:rPr>
          <w:lang w:val="en-US"/>
        </w:rPr>
        <w:t>ntibod</w:t>
      </w:r>
      <w:r w:rsidR="00A936C0">
        <w:rPr>
          <w:lang w:val="en-US"/>
        </w:rPr>
        <w:t>y against N6-methyladenosine</w:t>
      </w:r>
      <w:r w:rsidR="00A06B64">
        <w:rPr>
          <w:lang w:val="en-US"/>
        </w:rPr>
        <w:t xml:space="preserve"> (</w:t>
      </w:r>
      <w:r w:rsidR="006106BC">
        <w:rPr>
          <w:lang w:val="en-US"/>
        </w:rPr>
        <w:t>#</w:t>
      </w:r>
      <w:r w:rsidR="006106BC" w:rsidRPr="006106BC">
        <w:rPr>
          <w:lang w:val="en-US"/>
        </w:rPr>
        <w:t>202 003</w:t>
      </w:r>
      <w:r w:rsidR="006106BC">
        <w:rPr>
          <w:lang w:val="en-US"/>
        </w:rPr>
        <w:t xml:space="preserve"> Synaptic Systems) with minor modifications. </w:t>
      </w:r>
      <w:r w:rsidR="000E44D5">
        <w:rPr>
          <w:lang w:val="en-US"/>
        </w:rPr>
        <w:t xml:space="preserve">No-antibody controls were processed throughout the experiment. </w:t>
      </w:r>
      <w:r w:rsidR="006106BC">
        <w:rPr>
          <w:lang w:val="en-US"/>
        </w:rPr>
        <w:t>4-12% Bis-Tris gel electrophoresis was run at 180</w:t>
      </w:r>
      <w:r w:rsidR="0088245A">
        <w:rPr>
          <w:lang w:val="en-US"/>
        </w:rPr>
        <w:t xml:space="preserve"> </w:t>
      </w:r>
      <w:r w:rsidR="006106BC">
        <w:rPr>
          <w:lang w:val="en-US"/>
        </w:rPr>
        <w:t xml:space="preserve">V for 50 minutes, while transfer of the RNA-antibody complexes </w:t>
      </w:r>
      <w:r w:rsidR="00E80588">
        <w:rPr>
          <w:lang w:val="en-US"/>
        </w:rPr>
        <w:t>was carried out at 30</w:t>
      </w:r>
      <w:r w:rsidR="0088245A">
        <w:rPr>
          <w:lang w:val="en-US"/>
        </w:rPr>
        <w:t xml:space="preserve"> </w:t>
      </w:r>
      <w:r w:rsidR="00E80588">
        <w:rPr>
          <w:lang w:val="en-US"/>
        </w:rPr>
        <w:t xml:space="preserve">V for 60 </w:t>
      </w:r>
      <w:r w:rsidR="00A06924">
        <w:rPr>
          <w:lang w:val="en-US"/>
        </w:rPr>
        <w:t>minutes. Following the transfer, membranes were</w:t>
      </w:r>
      <w:r w:rsidR="00E80588">
        <w:rPr>
          <w:lang w:val="en-US"/>
        </w:rPr>
        <w:t xml:space="preserve"> exposed to the Medical X-Ray Film Blue (Agfa) at -80</w:t>
      </w:r>
      <w:r w:rsidR="0088245A" w:rsidRPr="008100A7">
        <w:t xml:space="preserve">°C </w:t>
      </w:r>
      <w:r w:rsidR="00E80588">
        <w:rPr>
          <w:lang w:val="en-US"/>
        </w:rPr>
        <w:t>overnight. Reverse transcription was carried out u</w:t>
      </w:r>
      <w:r w:rsidR="005F4927">
        <w:rPr>
          <w:lang w:val="en-US"/>
        </w:rPr>
        <w:t xml:space="preserve">sing barcoded RT primers - RT41, </w:t>
      </w:r>
      <w:r w:rsidR="00E80588">
        <w:rPr>
          <w:lang w:val="en-US"/>
        </w:rPr>
        <w:t>RT48</w:t>
      </w:r>
      <w:r w:rsidR="005F4927">
        <w:rPr>
          <w:lang w:val="en-US"/>
        </w:rPr>
        <w:t xml:space="preserve">, </w:t>
      </w:r>
      <w:r w:rsidR="00E80588">
        <w:rPr>
          <w:lang w:val="en-US"/>
        </w:rPr>
        <w:t xml:space="preserve">RT49 </w:t>
      </w:r>
      <w:r w:rsidR="005F4927">
        <w:rPr>
          <w:lang w:val="en-US"/>
        </w:rPr>
        <w:t>and RT</w:t>
      </w:r>
      <w:r w:rsidR="00E80588">
        <w:rPr>
          <w:lang w:val="en-US"/>
        </w:rPr>
        <w:t>50</w:t>
      </w:r>
      <w:r w:rsidR="005F4927">
        <w:rPr>
          <w:lang w:val="en-US"/>
        </w:rPr>
        <w:t xml:space="preserve"> </w:t>
      </w:r>
      <w:r w:rsidR="00757955">
        <w:rPr>
          <w:lang w:val="en-US"/>
        </w:rPr>
        <w:t>(</w:t>
      </w:r>
      <w:r w:rsidR="00757955" w:rsidRPr="005F4927">
        <w:rPr>
          <w:lang w:val="en-US"/>
        </w:rPr>
        <w:t>Integrated DNA Technologies</w:t>
      </w:r>
      <w:r w:rsidR="00757955">
        <w:rPr>
          <w:lang w:val="en-US"/>
        </w:rPr>
        <w:t xml:space="preserve">) </w:t>
      </w:r>
      <w:r w:rsidR="005F4927">
        <w:rPr>
          <w:lang w:val="en-US"/>
        </w:rPr>
        <w:t>(</w:t>
      </w:r>
      <w:r w:rsidR="005F4927" w:rsidRPr="007436D8">
        <w:rPr>
          <w:lang w:val="en-US"/>
        </w:rPr>
        <w:t>Table</w:t>
      </w:r>
      <w:r w:rsidR="0088245A" w:rsidRPr="007436D8">
        <w:rPr>
          <w:lang w:val="en-US"/>
        </w:rPr>
        <w:t xml:space="preserve"> S</w:t>
      </w:r>
      <w:r w:rsidR="70ADB400" w:rsidRPr="007436D8">
        <w:rPr>
          <w:lang w:val="en-US"/>
        </w:rPr>
        <w:t>5</w:t>
      </w:r>
      <w:r w:rsidR="005F4927">
        <w:rPr>
          <w:lang w:val="en-US"/>
        </w:rPr>
        <w:t xml:space="preserve">). </w:t>
      </w:r>
      <w:r w:rsidR="0042032E">
        <w:rPr>
          <w:lang w:val="en-US"/>
        </w:rPr>
        <w:t xml:space="preserve">After reverse transcription, one cDNA fraction corresponding to 70-200 </w:t>
      </w:r>
      <w:proofErr w:type="spellStart"/>
      <w:r w:rsidR="0042032E">
        <w:rPr>
          <w:lang w:val="en-US"/>
        </w:rPr>
        <w:t>nt</w:t>
      </w:r>
      <w:proofErr w:type="spellEnd"/>
      <w:r w:rsidR="0042032E">
        <w:rPr>
          <w:lang w:val="en-US"/>
        </w:rPr>
        <w:t xml:space="preserve"> was purified from the 6% TBE-urea gel (</w:t>
      </w:r>
      <w:proofErr w:type="spellStart"/>
      <w:r w:rsidR="007824DA">
        <w:rPr>
          <w:lang w:val="en-US"/>
        </w:rPr>
        <w:t>Thermo</w:t>
      </w:r>
      <w:proofErr w:type="spellEnd"/>
      <w:r w:rsidR="007824DA">
        <w:rPr>
          <w:lang w:val="en-US"/>
        </w:rPr>
        <w:t xml:space="preserve"> Fisher</w:t>
      </w:r>
      <w:r w:rsidR="0042032E">
        <w:rPr>
          <w:lang w:val="en-US"/>
        </w:rPr>
        <w:t xml:space="preserve"> Scientific). </w:t>
      </w:r>
      <w:r w:rsidR="000E44D5">
        <w:rPr>
          <w:lang w:val="en-US"/>
        </w:rPr>
        <w:t xml:space="preserve">After final PCR, all libraries were pooled together and purified using </w:t>
      </w:r>
      <w:proofErr w:type="spellStart"/>
      <w:r w:rsidR="000E44D5">
        <w:rPr>
          <w:lang w:val="en-US"/>
        </w:rPr>
        <w:t>Agencourt</w:t>
      </w:r>
      <w:proofErr w:type="spellEnd"/>
      <w:r w:rsidR="000E44D5">
        <w:rPr>
          <w:lang w:val="en-US"/>
        </w:rPr>
        <w:t xml:space="preserve"> </w:t>
      </w:r>
      <w:proofErr w:type="spellStart"/>
      <w:r w:rsidR="000E44D5">
        <w:rPr>
          <w:lang w:val="en-US"/>
        </w:rPr>
        <w:t>Ampure</w:t>
      </w:r>
      <w:proofErr w:type="spellEnd"/>
      <w:r w:rsidR="000E44D5">
        <w:rPr>
          <w:lang w:val="en-US"/>
        </w:rPr>
        <w:t xml:space="preserve"> XP magnetic beads (Beck</w:t>
      </w:r>
      <w:r w:rsidR="0006219F">
        <w:rPr>
          <w:lang w:val="en-US"/>
        </w:rPr>
        <w:t xml:space="preserve">man Coulter) and eluted in </w:t>
      </w:r>
      <w:r w:rsidR="00A936C0">
        <w:rPr>
          <w:lang w:val="en-US"/>
        </w:rPr>
        <w:t>nuclease-free water</w:t>
      </w:r>
      <w:r w:rsidR="000E44D5">
        <w:rPr>
          <w:lang w:val="en-US"/>
        </w:rPr>
        <w:t xml:space="preserve">. </w:t>
      </w:r>
      <w:r w:rsidR="0006219F">
        <w:rPr>
          <w:lang w:val="en-US"/>
        </w:rPr>
        <w:t xml:space="preserve">Paired-end sequencing with read length of 100 </w:t>
      </w:r>
      <w:proofErr w:type="spellStart"/>
      <w:r w:rsidR="0006219F">
        <w:rPr>
          <w:lang w:val="en-US"/>
        </w:rPr>
        <w:t>bp</w:t>
      </w:r>
      <w:proofErr w:type="spellEnd"/>
      <w:r w:rsidR="0006219F">
        <w:rPr>
          <w:lang w:val="en-US"/>
        </w:rPr>
        <w:t xml:space="preserve"> was carried out on Illumina </w:t>
      </w:r>
      <w:proofErr w:type="spellStart"/>
      <w:r w:rsidR="0006219F">
        <w:rPr>
          <w:lang w:val="en-US"/>
        </w:rPr>
        <w:t>MiSeq</w:t>
      </w:r>
      <w:proofErr w:type="spellEnd"/>
      <w:r w:rsidR="0006219F">
        <w:rPr>
          <w:lang w:val="en-US"/>
        </w:rPr>
        <w:t xml:space="preserve"> v2 at Edinburgh Genomics</w:t>
      </w:r>
      <w:r w:rsidR="00907A74">
        <w:rPr>
          <w:lang w:val="en-US"/>
        </w:rPr>
        <w:t xml:space="preserve"> of the University of Edinburgh</w:t>
      </w:r>
      <w:r w:rsidR="0006219F">
        <w:rPr>
          <w:lang w:val="en-US"/>
        </w:rPr>
        <w:t xml:space="preserve">. </w:t>
      </w:r>
      <w:r w:rsidR="00907A74">
        <w:rPr>
          <w:lang w:val="en-US"/>
        </w:rPr>
        <w:t xml:space="preserve">Input </w:t>
      </w:r>
      <w:r w:rsidR="00907A74">
        <w:rPr>
          <w:lang w:val="en-US"/>
        </w:rPr>
        <w:lastRenderedPageBreak/>
        <w:t xml:space="preserve">sample libraries </w:t>
      </w:r>
      <w:r w:rsidR="0006219F">
        <w:rPr>
          <w:lang w:val="en-US"/>
        </w:rPr>
        <w:t xml:space="preserve">were prepared </w:t>
      </w:r>
      <w:r w:rsidR="0006219F" w:rsidRPr="008100A7">
        <w:t xml:space="preserve">using </w:t>
      </w:r>
      <w:proofErr w:type="spellStart"/>
      <w:r w:rsidR="0006219F" w:rsidRPr="008100A7">
        <w:t>NEBNext</w:t>
      </w:r>
      <w:proofErr w:type="spellEnd"/>
      <w:r w:rsidR="0006219F" w:rsidRPr="008100A7">
        <w:t>® Ultra™ Directional RNA Library Prep Kit for Illumina® (New England Biolabs® Inc.)</w:t>
      </w:r>
      <w:r w:rsidR="00907A74">
        <w:t xml:space="preserve"> and sequenced on Illumina </w:t>
      </w:r>
      <w:r w:rsidR="00907A74" w:rsidRPr="00BD0C79">
        <w:t xml:space="preserve">HiSeq2000 at the </w:t>
      </w:r>
      <w:r w:rsidR="00907A74">
        <w:t>Tayside Centre for Genomics analysis</w:t>
      </w:r>
      <w:r w:rsidR="00907A74" w:rsidRPr="00BD0C79">
        <w:t xml:space="preserve"> of the University of Dundee</w:t>
      </w:r>
      <w:r w:rsidR="00907A74">
        <w:t xml:space="preserve"> with pair-end read length of 75bp</w:t>
      </w:r>
      <w:r w:rsidR="0006219F" w:rsidRPr="008100A7">
        <w:t xml:space="preserve">. </w:t>
      </w:r>
      <w:r w:rsidR="005E665D">
        <w:rPr>
          <w:lang w:val="en-US"/>
        </w:rPr>
        <w:t xml:space="preserve"> </w:t>
      </w:r>
    </w:p>
    <w:p w14:paraId="46223852" w14:textId="14490DE1" w:rsidR="00CF012D" w:rsidRPr="00231B5C" w:rsidRDefault="00525007">
      <w:pPr>
        <w:jc w:val="both"/>
        <w:rPr>
          <w:i/>
          <w:iCs/>
        </w:rPr>
      </w:pPr>
      <w:r w:rsidRPr="00231B5C">
        <w:rPr>
          <w:i/>
          <w:iCs/>
        </w:rPr>
        <w:t>P</w:t>
      </w:r>
      <w:r w:rsidR="007D3C8D" w:rsidRPr="00231B5C">
        <w:rPr>
          <w:i/>
          <w:iCs/>
        </w:rPr>
        <w:t xml:space="preserve">rocessing for </w:t>
      </w:r>
      <w:proofErr w:type="spellStart"/>
      <w:r w:rsidR="007D3C8D" w:rsidRPr="00231B5C">
        <w:rPr>
          <w:i/>
          <w:iCs/>
        </w:rPr>
        <w:t>miCLIP</w:t>
      </w:r>
      <w:proofErr w:type="spellEnd"/>
      <w:r w:rsidR="007D3C8D" w:rsidRPr="00231B5C">
        <w:rPr>
          <w:i/>
          <w:iCs/>
        </w:rPr>
        <w:t xml:space="preserve"> sequencing</w:t>
      </w:r>
      <w:r w:rsidRPr="00231B5C">
        <w:rPr>
          <w:i/>
          <w:iCs/>
        </w:rPr>
        <w:t xml:space="preserve"> data</w:t>
      </w:r>
    </w:p>
    <w:p w14:paraId="226BCAE3" w14:textId="74CC9355" w:rsidR="00317F61" w:rsidRPr="00231B5C" w:rsidRDefault="006A5A79">
      <w:pPr>
        <w:jc w:val="both"/>
        <w:rPr>
          <w:b/>
          <w:bCs/>
          <w:u w:val="single"/>
          <w:lang w:val="en-US"/>
        </w:rPr>
      </w:pPr>
      <w:proofErr w:type="spellStart"/>
      <w:r w:rsidRPr="006A5A79">
        <w:t>m</w:t>
      </w:r>
      <w:r>
        <w:t>iCLIP</w:t>
      </w:r>
      <w:proofErr w:type="spellEnd"/>
      <w:r>
        <w:t xml:space="preserve"> data w</w:t>
      </w:r>
      <w:r w:rsidR="008F0DB3">
        <w:t>ere</w:t>
      </w:r>
      <w:r>
        <w:t xml:space="preserve"> assessed for quality using </w:t>
      </w:r>
      <w:proofErr w:type="spellStart"/>
      <w:r>
        <w:t>FastQC</w:t>
      </w:r>
      <w:proofErr w:type="spellEnd"/>
      <w:r w:rsidRPr="77D9F852">
        <w:t xml:space="preserve"> </w:t>
      </w:r>
      <w:r w:rsidR="00C5290D">
        <w:t xml:space="preserve">version </w:t>
      </w:r>
      <w:r w:rsidR="00337093">
        <w:t xml:space="preserve">0.11.8 </w:t>
      </w:r>
      <w:r w:rsidR="00F73C5B">
        <w:fldChar w:fldCharType="begin"/>
      </w:r>
      <w:r w:rsidR="00A047A7">
        <w:instrText xml:space="preserve"> ADDIN EN.CITE &lt;EndNote&gt;&lt;Cite&gt;&lt;Author&gt;Andrews&lt;/Author&gt;&lt;Year&gt;2010&lt;/Year&gt;&lt;RecNum&gt;153&lt;/RecNum&gt;&lt;DisplayText&gt;(&lt;style face="italic"&gt;33&lt;/style&gt;)&lt;/DisplayText&gt;&lt;record&gt;&lt;rec-number&gt;153&lt;/rec-number&gt;&lt;foreign-keys&gt;&lt;key app="EN" db-id="vearfpway0tftyefaesx2wwqe99t0ww5wxwd" timestamp="1554797798" guid="42920b8b-be44-4068-b20b-feaad37d71fc"&gt;153&lt;/key&gt;&lt;/foreign-keys&gt;&lt;ref-type name="Journal Article"&gt;17&lt;/ref-type&gt;&lt;contributors&gt;&lt;authors&gt;&lt;author&gt;Andrews, Simon&lt;/author&gt;&lt;/authors&gt;&lt;/contributors&gt;&lt;titles&gt;&lt;title&gt;FastQC: a quality control tool for high throughput sequence data.&lt;/title&gt;&lt;/titles&gt;&lt;dates&gt;&lt;year&gt;2010&lt;/year&gt;&lt;/dates&gt;&lt;urls&gt;&lt;related-urls&gt;&lt;url&gt;http://www.bioinformatics.babraham.ac.uk/projects/fastqc/&lt;/url&gt;&lt;/related-urls&gt;&lt;/urls&gt;&lt;/record&gt;&lt;/Cite&gt;&lt;/EndNote&gt;</w:instrText>
      </w:r>
      <w:r w:rsidR="00F73C5B">
        <w:fldChar w:fldCharType="separate"/>
      </w:r>
      <w:r w:rsidR="00A047A7">
        <w:rPr>
          <w:noProof/>
        </w:rPr>
        <w:t>(</w:t>
      </w:r>
      <w:r w:rsidR="00A047A7" w:rsidRPr="00A047A7">
        <w:rPr>
          <w:i/>
          <w:noProof/>
        </w:rPr>
        <w:t>33</w:t>
      </w:r>
      <w:r w:rsidR="00A047A7">
        <w:rPr>
          <w:noProof/>
        </w:rPr>
        <w:t>)</w:t>
      </w:r>
      <w:r w:rsidR="00F73C5B">
        <w:fldChar w:fldCharType="end"/>
      </w:r>
      <w:r>
        <w:t xml:space="preserve"> and </w:t>
      </w:r>
      <w:proofErr w:type="spellStart"/>
      <w:r>
        <w:t>MultiQC</w:t>
      </w:r>
      <w:proofErr w:type="spellEnd"/>
      <w:r w:rsidRPr="77D9F852">
        <w:t xml:space="preserve"> </w:t>
      </w:r>
      <w:r w:rsidR="00C5290D">
        <w:t xml:space="preserve">version </w:t>
      </w:r>
      <w:r w:rsidR="00337093">
        <w:t>1.7</w:t>
      </w:r>
      <w:r w:rsidR="00ED2C38" w:rsidRPr="77D9F852">
        <w:t xml:space="preserve"> </w:t>
      </w:r>
      <w:r w:rsidR="00F73C5B">
        <w:fldChar w:fldCharType="begin"/>
      </w:r>
      <w:r w:rsidR="00A047A7">
        <w:instrText xml:space="preserve"> ADDIN EN.CITE &lt;EndNote&gt;&lt;Cite&gt;&lt;Author&gt;Ewels&lt;/Author&gt;&lt;Year&gt;2016&lt;/Year&gt;&lt;RecNum&gt;164&lt;/RecNum&gt;&lt;DisplayText&gt;(&lt;style face="italic"&gt;34&lt;/style&gt;)&lt;/DisplayText&gt;&lt;record&gt;&lt;rec-number&gt;164&lt;/rec-number&gt;&lt;foreign-keys&gt;&lt;key app="EN" db-id="vearfpway0tftyefaesx2wwqe99t0ww5wxwd" timestamp="1554798653" guid="774736eb-8297-4f8b-a805-7b2cf9163222"&gt;164&lt;/key&gt;&lt;/foreign-keys&gt;&lt;ref-type name="Journal Article"&gt;17&lt;/ref-type&gt;&lt;contributors&gt;&lt;authors&gt;&lt;author&gt;Ewels, Philip&lt;/author&gt;&lt;author&gt;Magnusson, Måns&lt;/author&gt;&lt;author&gt;Käller, Max&lt;/author&gt;&lt;author&gt;Lundin, Sverker&lt;/author&gt;&lt;/authors&gt;&lt;/contributors&gt;&lt;titles&gt;&lt;title&gt;MultiQC: summarize analysis results for multiple tools and samples in a single report&lt;/title&gt;&lt;secondary-title&gt;Bioinformatics&lt;/secondary-title&gt;&lt;/titles&gt;&lt;periodical&gt;&lt;full-title&gt;Bioinformatics&lt;/full-title&gt;&lt;/periodical&gt;&lt;pages&gt;3047-3048&lt;/pages&gt;&lt;volume&gt;32&lt;/volume&gt;&lt;number&gt;19&lt;/number&gt;&lt;dates&gt;&lt;year&gt;2016&lt;/year&gt;&lt;/dates&gt;&lt;isbn&gt;1367-4803&lt;/isbn&gt;&lt;urls&gt;&lt;related-urls&gt;&lt;url&gt;https://doi.org/10.1093/bioinformatics/btw354&lt;/url&gt;&lt;/related-urls&gt;&lt;/urls&gt;&lt;electronic-resource-num&gt;10.1093/bioinformatics/btw354&lt;/electronic-resource-num&gt;&lt;access-date&gt;4/9/2019&lt;/access-date&gt;&lt;/record&gt;&lt;/Cite&gt;&lt;/EndNote&gt;</w:instrText>
      </w:r>
      <w:r w:rsidR="00F73C5B">
        <w:fldChar w:fldCharType="separate"/>
      </w:r>
      <w:r w:rsidR="00A047A7">
        <w:rPr>
          <w:noProof/>
        </w:rPr>
        <w:t>(</w:t>
      </w:r>
      <w:r w:rsidR="00A047A7" w:rsidRPr="00A047A7">
        <w:rPr>
          <w:i/>
          <w:noProof/>
        </w:rPr>
        <w:t>34</w:t>
      </w:r>
      <w:r w:rsidR="00A047A7">
        <w:rPr>
          <w:noProof/>
        </w:rPr>
        <w:t>)</w:t>
      </w:r>
      <w:r w:rsidR="00F73C5B">
        <w:fldChar w:fldCharType="end"/>
      </w:r>
      <w:r w:rsidRPr="77D9F852">
        <w:t>.</w:t>
      </w:r>
      <w:r w:rsidR="00A06924">
        <w:t xml:space="preserve"> Only the forward read was used</w:t>
      </w:r>
      <w:r>
        <w:t xml:space="preserve"> for analysis as the </w:t>
      </w:r>
      <w:proofErr w:type="spellStart"/>
      <w:r w:rsidR="008F0DB3">
        <w:t>m</w:t>
      </w:r>
      <w:r w:rsidR="00C5290D">
        <w:t>iCLIP</w:t>
      </w:r>
      <w:proofErr w:type="spellEnd"/>
      <w:r w:rsidR="00C5290D">
        <w:t xml:space="preserve"> site is located at the 5’ position of the forward read.</w:t>
      </w:r>
      <w:r w:rsidRPr="77D9F852">
        <w:t xml:space="preserve"> </w:t>
      </w:r>
      <w:r w:rsidR="00C5290D">
        <w:t xml:space="preserve">3’ </w:t>
      </w:r>
      <w:r w:rsidR="008F0DB3">
        <w:t>a</w:t>
      </w:r>
      <w:r>
        <w:t xml:space="preserve">dapter </w:t>
      </w:r>
      <w:r w:rsidR="00C5290D">
        <w:t xml:space="preserve">and poly(A) sequences were trimmed using </w:t>
      </w:r>
      <w:proofErr w:type="spellStart"/>
      <w:r w:rsidR="00C5290D">
        <w:t>cutadapt</w:t>
      </w:r>
      <w:proofErr w:type="spellEnd"/>
      <w:r w:rsidR="00C5290D">
        <w:t xml:space="preserve"> version </w:t>
      </w:r>
      <w:r w:rsidR="00337093">
        <w:t>1.18</w:t>
      </w:r>
      <w:r w:rsidR="00C22209" w:rsidRPr="77D9F852">
        <w:t xml:space="preserve"> </w:t>
      </w:r>
      <w:r w:rsidR="00C22209">
        <w:fldChar w:fldCharType="begin"/>
      </w:r>
      <w:r w:rsidR="00A047A7">
        <w:instrText xml:space="preserve"> ADDIN EN.CITE &lt;EndNote&gt;&lt;Cite&gt;&lt;Author&gt;Martin&lt;/Author&gt;&lt;Year&gt;2011&lt;/Year&gt;&lt;RecNum&gt;149&lt;/RecNum&gt;&lt;DisplayText&gt;(&lt;style face="italic"&gt;35&lt;/style&gt;)&lt;/DisplayText&gt;&lt;record&gt;&lt;rec-number&gt;149&lt;/rec-number&gt;&lt;foreign-keys&gt;&lt;key app="EN" db-id="vearfpway0tftyefaesx2wwqe99t0ww5wxwd" timestamp="1554797147" guid="3bcdb76b-88db-4024-96ba-e84fccd9ec60"&gt;149&lt;/key&gt;&lt;/foreign-keys&gt;&lt;ref-type name="Journal Article"&gt;17&lt;/ref-type&gt;&lt;contributors&gt;&lt;authors&gt;&lt;author&gt;Martin, Marcel&lt;/author&gt;&lt;/authors&gt;&lt;/contributors&gt;&lt;titles&gt;&lt;title&gt;Cutadapt removes adapter sequences from high-throughput sequencing reads&lt;/title&gt;&lt;secondary-title&gt;2011&lt;/secondary-title&gt;&lt;short-title&gt;Cutadapt removes adapter sequences from high-throughput sequencing reads&lt;/short-title&gt;&lt;/titles&gt;&lt;periodical&gt;&lt;full-title&gt;2011&lt;/full-title&gt;&lt;/periodical&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00C22209">
        <w:fldChar w:fldCharType="separate"/>
      </w:r>
      <w:r w:rsidR="00A047A7">
        <w:rPr>
          <w:noProof/>
        </w:rPr>
        <w:t>(</w:t>
      </w:r>
      <w:r w:rsidR="00A047A7" w:rsidRPr="00A047A7">
        <w:rPr>
          <w:i/>
          <w:noProof/>
        </w:rPr>
        <w:t>35</w:t>
      </w:r>
      <w:r w:rsidR="00A047A7">
        <w:rPr>
          <w:noProof/>
        </w:rPr>
        <w:t>)</w:t>
      </w:r>
      <w:r w:rsidR="00C22209">
        <w:fldChar w:fldCharType="end"/>
      </w:r>
      <w:r w:rsidR="00C5290D">
        <w:t xml:space="preserve"> and Unique Molecular Identifiers were extracted from the 5’ of the reads using UMI-tools</w:t>
      </w:r>
      <w:r w:rsidR="00337093">
        <w:t xml:space="preserve"> version 0.5.5</w:t>
      </w:r>
      <w:r w:rsidR="00C5290D" w:rsidRPr="77D9F852">
        <w:t xml:space="preserve"> </w:t>
      </w:r>
      <w:r w:rsidR="00F73C5B">
        <w:fldChar w:fldCharType="begin"/>
      </w:r>
      <w:r w:rsidR="00A047A7">
        <w:instrText xml:space="preserve"> ADDIN EN.CITE &lt;EndNote&gt;&lt;Cite&gt;&lt;Author&gt;Smith&lt;/Author&gt;&lt;Year&gt;2017&lt;/Year&gt;&lt;RecNum&gt;152&lt;/RecNum&gt;&lt;DisplayText&gt;(&lt;style face="italic"&gt;36&lt;/style&gt;)&lt;/DisplayText&gt;&lt;record&gt;&lt;rec-number&gt;152&lt;/rec-number&gt;&lt;foreign-keys&gt;&lt;key app="EN" db-id="vearfpway0tftyefaesx2wwqe99t0ww5wxwd" timestamp="1554797559" guid="2ca95b51-a908-4589-a982-b390b1a8e5ab"&gt;152&lt;/key&gt;&lt;/foreign-keys&gt;&lt;ref-type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Press&lt;/publisher&gt;&lt;isbn&gt;1549-5469&amp;#xD;1088-9051&lt;/isbn&gt;&lt;accession-num&gt;28100584&lt;/accession-num&gt;&lt;urls&gt;&lt;related-urls&gt;&lt;url&gt;&lt;style face="underline" font="default" size="100%"&gt;https://www.ncbi.nlm.nih.gov/pubmed/28100584&lt;/style&gt;&lt;/url&gt;&lt;url&gt;&lt;style face="underline" font="default" size="100%"&gt;https://www.ncbi.nlm.nih.gov/pmc/PMC5340976/&lt;/style&gt;&lt;/url&gt;&lt;/related-urls&gt;&lt;/urls&gt;&lt;electronic-resource-num&gt;10.1101/gr.209601.116&lt;/electronic-resource-num&gt;&lt;remote-database-name&gt;PubMed&lt;/remote-database-name&gt;&lt;language&gt;eng&lt;/language&gt;&lt;/record&gt;&lt;/Cite&gt;&lt;/EndNote&gt;</w:instrText>
      </w:r>
      <w:r w:rsidR="00F73C5B">
        <w:fldChar w:fldCharType="separate"/>
      </w:r>
      <w:r w:rsidR="00A047A7">
        <w:rPr>
          <w:noProof/>
        </w:rPr>
        <w:t>(</w:t>
      </w:r>
      <w:r w:rsidR="00A047A7" w:rsidRPr="00A047A7">
        <w:rPr>
          <w:i/>
          <w:noProof/>
        </w:rPr>
        <w:t>36</w:t>
      </w:r>
      <w:r w:rsidR="00A047A7">
        <w:rPr>
          <w:noProof/>
        </w:rPr>
        <w:t>)</w:t>
      </w:r>
      <w:r w:rsidR="00F73C5B">
        <w:fldChar w:fldCharType="end"/>
      </w:r>
      <w:r w:rsidR="00C5290D">
        <w:t>. I</w:t>
      </w:r>
      <w:r w:rsidR="00ED2C38">
        <w:t>mmunoprecipitation</w:t>
      </w:r>
      <w:r w:rsidR="00C5290D">
        <w:t xml:space="preserve"> and no</w:t>
      </w:r>
      <w:r w:rsidR="00F73C5B" w:rsidRPr="77D9F852">
        <w:t xml:space="preserve"> </w:t>
      </w:r>
      <w:r w:rsidR="008F0DB3">
        <w:t>a</w:t>
      </w:r>
      <w:r w:rsidR="00C5290D">
        <w:t xml:space="preserve">ntibody controls were demultiplexed and multiplexing barcodes were trimmed using </w:t>
      </w:r>
      <w:proofErr w:type="spellStart"/>
      <w:r w:rsidR="00C5290D">
        <w:t>seqkit</w:t>
      </w:r>
      <w:proofErr w:type="spellEnd"/>
      <w:r w:rsidR="00C5290D" w:rsidRPr="77D9F852">
        <w:t xml:space="preserve"> </w:t>
      </w:r>
      <w:r w:rsidR="00337093">
        <w:t xml:space="preserve">version 0.10.0 </w:t>
      </w:r>
      <w:r w:rsidR="00F73C5B">
        <w:fldChar w:fldCharType="begin"/>
      </w:r>
      <w:r w:rsidR="00A047A7">
        <w:instrText xml:space="preserve"> ADDIN EN.CITE &lt;EndNote&gt;&lt;Cite&gt;&lt;Author&gt;Shen&lt;/Author&gt;&lt;Year&gt;2016&lt;/Year&gt;&lt;RecNum&gt;173&lt;/RecNum&gt;&lt;DisplayText&gt;(&lt;style face="italic"&gt;11&lt;/style&gt;)&lt;/DisplayText&gt;&lt;record&gt;&lt;rec-number&gt;173&lt;/rec-number&gt;&lt;foreign-keys&gt;&lt;key app="EN" db-id="vearfpway0tftyefaesx2wwqe99t0ww5wxwd" timestamp="1554799123" guid="f7777684-d35a-43aa-ac11-46d68ae36d82"&gt;173&lt;/key&gt;&lt;/foreign-keys&gt;&lt;ref-type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Science&lt;/publisher&gt;&lt;urls&gt;&lt;related-urls&gt;&lt;url&gt;&lt;style face="underline" font="default" size="100%"&gt;https://doi.org/10.1371/journal.pone.0163962&lt;/style&gt;&lt;/url&gt;&lt;/related-urls&gt;&lt;/urls&gt;&lt;electronic-resource-num&gt;10.1371/journal.pone.0163962&lt;/electronic-resource-num&gt;&lt;/record&gt;&lt;/Cite&gt;&lt;/EndNote&gt;</w:instrText>
      </w:r>
      <w:r w:rsidR="00F73C5B">
        <w:fldChar w:fldCharType="separate"/>
      </w:r>
      <w:r w:rsidR="00A047A7">
        <w:rPr>
          <w:noProof/>
        </w:rPr>
        <w:t>(</w:t>
      </w:r>
      <w:r w:rsidR="00A047A7" w:rsidRPr="00A047A7">
        <w:rPr>
          <w:i/>
          <w:noProof/>
        </w:rPr>
        <w:t>11</w:t>
      </w:r>
      <w:r w:rsidR="00A047A7">
        <w:rPr>
          <w:noProof/>
        </w:rPr>
        <w:t>)</w:t>
      </w:r>
      <w:r w:rsidR="00F73C5B">
        <w:fldChar w:fldCharType="end"/>
      </w:r>
      <w:r w:rsidR="00C5290D">
        <w:t>. Reads were mapped to the TAIR10 reference genome with Araport11 reference annotation</w:t>
      </w:r>
      <w:r w:rsidR="005F4FAB" w:rsidRPr="77D9F852">
        <w:t xml:space="preserve"> </w:t>
      </w:r>
      <w:r w:rsidR="005F4FAB">
        <w:fldChar w:fldCharType="begin"/>
      </w:r>
      <w:r w:rsidR="00A047A7">
        <w:instrText xml:space="preserve"> ADDIN EN.CITE &lt;EndNote&gt;&lt;Cite&gt;&lt;Author&gt;Cheng&lt;/Author&gt;&lt;Year&gt;2017&lt;/Year&gt;&lt;RecNum&gt;156&lt;/RecNum&gt;&lt;DisplayText&gt;(&lt;style face="italic"&gt;18&lt;/style&gt;)&lt;/DisplayText&gt;&lt;record&gt;&lt;rec-number&gt;156&lt;/rec-number&gt;&lt;foreign-keys&gt;&lt;key app="EN" db-id="vearfpway0tftyefaesx2wwqe99t0ww5wxwd" timestamp="1554798135" guid="572fafb4-29c1-4311-b0af-cd1cefbb0151"&gt;156&lt;/key&gt;&lt;/foreign-keys&gt;&lt;ref-type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5F4FAB">
        <w:fldChar w:fldCharType="separate"/>
      </w:r>
      <w:r w:rsidR="00A047A7">
        <w:rPr>
          <w:noProof/>
        </w:rPr>
        <w:t>(</w:t>
      </w:r>
      <w:r w:rsidR="00A047A7" w:rsidRPr="00A047A7">
        <w:rPr>
          <w:i/>
          <w:noProof/>
        </w:rPr>
        <w:t>18</w:t>
      </w:r>
      <w:r w:rsidR="00A047A7">
        <w:rPr>
          <w:noProof/>
        </w:rPr>
        <w:t>)</w:t>
      </w:r>
      <w:r w:rsidR="005F4FAB">
        <w:fldChar w:fldCharType="end"/>
      </w:r>
      <w:r w:rsidR="00C5290D">
        <w:t xml:space="preserve">, using STAR version </w:t>
      </w:r>
      <w:r w:rsidR="00337093">
        <w:t>2.6.1</w:t>
      </w:r>
      <w:r w:rsidR="00C5290D" w:rsidRPr="77D9F852">
        <w:t xml:space="preserve"> </w:t>
      </w:r>
      <w:r w:rsidR="001643D9">
        <w:fldChar w:fldCharType="begin"/>
      </w:r>
      <w:r w:rsidR="00231B5C">
        <w:instrText xml:space="preserve"> ADDIN EN.CITE &lt;EndNote&gt;&lt;Cite&gt;&lt;Author&gt;Dobin&lt;/Author&gt;&lt;Year&gt;2013&lt;/Year&gt;&lt;RecNum&gt;160&lt;/RecNum&gt;&lt;DisplayText&gt;(&lt;style face="italic"&gt;4&lt;/style&gt;)&lt;/DisplayText&gt;&lt;record&gt;&lt;rec-number&gt;160&lt;/rec-number&gt;&lt;foreign-keys&gt;&lt;key app="EN" db-id="vearfpway0tftyefaesx2wwqe99t0ww5wxwd" timestamp="1554798338" guid="290ba96a-5144-464b-a39d-cffee74242a0"&gt;160&lt;/key&gt;&lt;/foreign-keys&gt;&lt;ref-type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1643D9">
        <w:fldChar w:fldCharType="separate"/>
      </w:r>
      <w:r w:rsidR="00231B5C">
        <w:rPr>
          <w:noProof/>
        </w:rPr>
        <w:t>(</w:t>
      </w:r>
      <w:r w:rsidR="00231B5C" w:rsidRPr="00231B5C">
        <w:rPr>
          <w:i/>
          <w:noProof/>
        </w:rPr>
        <w:t>4</w:t>
      </w:r>
      <w:r w:rsidR="00231B5C">
        <w:rPr>
          <w:noProof/>
        </w:rPr>
        <w:t>)</w:t>
      </w:r>
      <w:r w:rsidR="001643D9">
        <w:fldChar w:fldCharType="end"/>
      </w:r>
      <w:r w:rsidR="008F0DB3" w:rsidRPr="77D9F852">
        <w:t>,</w:t>
      </w:r>
      <w:r w:rsidR="00C5290D">
        <w:t xml:space="preserve"> a maximum multimapping rate of 5, a minimum splice junction overhang of 8 </w:t>
      </w:r>
      <w:proofErr w:type="spellStart"/>
      <w:r w:rsidR="00C5290D">
        <w:t>nt</w:t>
      </w:r>
      <w:proofErr w:type="spellEnd"/>
      <w:r w:rsidR="00C5290D">
        <w:t xml:space="preserve"> (3 </w:t>
      </w:r>
      <w:proofErr w:type="spellStart"/>
      <w:r w:rsidR="00C5290D">
        <w:t>nt</w:t>
      </w:r>
      <w:proofErr w:type="spellEnd"/>
      <w:r w:rsidR="00C5290D">
        <w:t xml:space="preserve"> for junctions in</w:t>
      </w:r>
      <w:r w:rsidR="00337093">
        <w:t xml:space="preserve"> the</w:t>
      </w:r>
      <w:r w:rsidR="00C5290D">
        <w:t xml:space="preserve"> Araport11 reference), a maximum of 5 mismatches per read, and intron length boundaries of 60 - 10,000 nt. SAM and BAM file manipulations were performed using </w:t>
      </w:r>
      <w:proofErr w:type="spellStart"/>
      <w:r w:rsidR="00C5290D">
        <w:t>samtools</w:t>
      </w:r>
      <w:proofErr w:type="spellEnd"/>
      <w:r w:rsidR="00C5290D" w:rsidRPr="77D9F852">
        <w:t xml:space="preserve"> </w:t>
      </w:r>
      <w:r w:rsidR="00337093">
        <w:t>version 1.9</w:t>
      </w:r>
      <w:r w:rsidR="00B7636A" w:rsidRPr="77D9F852">
        <w:t xml:space="preserve"> </w:t>
      </w:r>
      <w:r w:rsidR="001643D9">
        <w:fldChar w:fldCharType="begin"/>
      </w:r>
      <w:r w:rsidR="000664AF">
        <w:instrText xml:space="preserve"> ADDIN EN.CITE &lt;EndNote&gt;&lt;Cite&gt;&lt;Author&gt;Wysoker&lt;/Author&gt;&lt;Year&gt;2009&lt;/Year&gt;&lt;RecNum&gt;150&lt;/RecNum&gt;&lt;DisplayText&gt;(&lt;style face="italic"&gt;8&lt;/style&gt;)&lt;/DisplayText&gt;&lt;record&gt;&lt;rec-number&gt;150&lt;/rec-number&gt;&lt;foreign-keys&gt;&lt;key app="EN" db-id="vearfpway0tftyefaesx2wwqe99t0ww5wxwd" timestamp="1554797370" guid="c1151ce4-fa18-4d61-8b66-1a0f85281b31"&gt;150&lt;/key&gt;&lt;/foreign-keys&gt;&lt;ref-type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1643D9">
        <w:fldChar w:fldCharType="separate"/>
      </w:r>
      <w:r w:rsidR="000664AF">
        <w:rPr>
          <w:noProof/>
        </w:rPr>
        <w:t>(</w:t>
      </w:r>
      <w:r w:rsidR="000664AF" w:rsidRPr="000664AF">
        <w:rPr>
          <w:i/>
          <w:noProof/>
        </w:rPr>
        <w:t>8</w:t>
      </w:r>
      <w:r w:rsidR="000664AF">
        <w:rPr>
          <w:noProof/>
        </w:rPr>
        <w:t>)</w:t>
      </w:r>
      <w:r w:rsidR="001643D9">
        <w:fldChar w:fldCharType="end"/>
      </w:r>
      <w:r w:rsidR="00C5290D">
        <w:t>. Removal of PCR duplicates was then performed usin</w:t>
      </w:r>
      <w:r w:rsidR="00B7636A">
        <w:t xml:space="preserve">g UMI-tools in directional model </w:t>
      </w:r>
      <w:r w:rsidR="001643D9">
        <w:fldChar w:fldCharType="begin"/>
      </w:r>
      <w:r w:rsidR="00A047A7">
        <w:instrText xml:space="preserve"> ADDIN EN.CITE &lt;EndNote&gt;&lt;Cite&gt;&lt;Author&gt;Smith&lt;/Author&gt;&lt;Year&gt;2017&lt;/Year&gt;&lt;RecNum&gt;152&lt;/RecNum&gt;&lt;DisplayText&gt;(&lt;style face="italic"&gt;36&lt;/style&gt;)&lt;/DisplayText&gt;&lt;record&gt;&lt;rec-number&gt;152&lt;/rec-number&gt;&lt;foreign-keys&gt;&lt;key app="EN" db-id="vearfpway0tftyefaesx2wwqe99t0ww5wxwd" timestamp="1554797559" guid="2ca95b51-a908-4589-a982-b390b1a8e5ab"&gt;152&lt;/key&gt;&lt;/foreign-keys&gt;&lt;ref-type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Press&lt;/publisher&gt;&lt;isbn&gt;1549-5469&amp;#xD;1088-9051&lt;/isbn&gt;&lt;accession-num&gt;28100584&lt;/accession-num&gt;&lt;urls&gt;&lt;related-urls&gt;&lt;url&gt;&lt;style face="underline" font="default" size="100%"&gt;https://www.ncbi.nlm.nih.gov/pubmed/28100584&lt;/style&gt;&lt;/url&gt;&lt;url&gt;&lt;style face="underline" font="default" size="100%"&gt;https://www.ncbi.nlm.nih.gov/pmc/PMC5340976/&lt;/style&gt;&lt;/url&gt;&lt;/related-urls&gt;&lt;/urls&gt;&lt;electronic-resource-num&gt;10.1101/gr.209601.116&lt;/electronic-resource-num&gt;&lt;remote-database-name&gt;PubMed&lt;/remote-database-name&gt;&lt;language&gt;eng&lt;/language&gt;&lt;/record&gt;&lt;/Cite&gt;&lt;/EndNote&gt;</w:instrText>
      </w:r>
      <w:r w:rsidR="001643D9">
        <w:fldChar w:fldCharType="separate"/>
      </w:r>
      <w:r w:rsidR="00A047A7">
        <w:rPr>
          <w:noProof/>
        </w:rPr>
        <w:t>(</w:t>
      </w:r>
      <w:r w:rsidR="00A047A7" w:rsidRPr="00A047A7">
        <w:rPr>
          <w:i/>
          <w:noProof/>
        </w:rPr>
        <w:t>36</w:t>
      </w:r>
      <w:r w:rsidR="00A047A7">
        <w:rPr>
          <w:noProof/>
        </w:rPr>
        <w:t>)</w:t>
      </w:r>
      <w:r w:rsidR="001643D9">
        <w:fldChar w:fldCharType="end"/>
      </w:r>
      <w:r w:rsidR="00C5290D" w:rsidRPr="77D9F852">
        <w:t xml:space="preserve">. </w:t>
      </w:r>
      <w:proofErr w:type="spellStart"/>
      <w:r w:rsidR="008F0DB3">
        <w:t>m</w:t>
      </w:r>
      <w:r w:rsidR="00C5290D">
        <w:t>iCLIP</w:t>
      </w:r>
      <w:proofErr w:type="spellEnd"/>
      <w:r w:rsidR="00C5290D">
        <w:t xml:space="preserve"> 5’ coverage and matched input 5’ coverage tracks were generated using </w:t>
      </w:r>
      <w:proofErr w:type="spellStart"/>
      <w:r w:rsidR="00C5290D">
        <w:t>bedtools</w:t>
      </w:r>
      <w:proofErr w:type="spellEnd"/>
      <w:r w:rsidR="00C5290D">
        <w:t xml:space="preserve"> version </w:t>
      </w:r>
      <w:r w:rsidR="00337093">
        <w:t>2.27.1</w:t>
      </w:r>
      <w:r w:rsidR="001643D9" w:rsidRPr="77D9F852">
        <w:t xml:space="preserve"> </w:t>
      </w:r>
      <w:r w:rsidR="001643D9">
        <w:fldChar w:fldCharType="begin"/>
      </w:r>
      <w:r w:rsidR="000664AF">
        <w:instrText xml:space="preserve"> ADDIN EN.CITE &lt;EndNote&gt;&lt;Cite&gt;&lt;Author&gt;Quinlan&lt;/Author&gt;&lt;Year&gt;2010&lt;/Year&gt;&lt;RecNum&gt;158&lt;/RecNum&gt;&lt;DisplayText&gt;(&lt;style face="italic"&gt;9&lt;/style&gt;)&lt;/DisplayText&gt;&lt;record&gt;&lt;rec-number&gt;158&lt;/rec-number&gt;&lt;foreign-keys&gt;&lt;key app="EN" db-id="vearfpway0tftyefaesx2wwqe99t0ww5wxwd" timestamp="1554798215" guid="9d2cdd01-7a6d-4f7c-b8f9-79b1def8f071"&gt;158&lt;/key&gt;&lt;/foreign-keys&gt;&lt;ref-type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1643D9">
        <w:fldChar w:fldCharType="separate"/>
      </w:r>
      <w:r w:rsidR="000664AF">
        <w:rPr>
          <w:noProof/>
        </w:rPr>
        <w:t>(</w:t>
      </w:r>
      <w:r w:rsidR="000664AF" w:rsidRPr="000664AF">
        <w:rPr>
          <w:i/>
          <w:noProof/>
        </w:rPr>
        <w:t>9</w:t>
      </w:r>
      <w:r w:rsidR="000664AF">
        <w:rPr>
          <w:noProof/>
        </w:rPr>
        <w:t>)</w:t>
      </w:r>
      <w:r w:rsidR="001643D9">
        <w:fldChar w:fldCharType="end"/>
      </w:r>
      <w:r w:rsidR="00C5290D">
        <w:t xml:space="preserve"> and these were used to call </w:t>
      </w:r>
      <w:proofErr w:type="spellStart"/>
      <w:r w:rsidR="00C5290D">
        <w:t>miCLIP</w:t>
      </w:r>
      <w:proofErr w:type="spellEnd"/>
      <w:r w:rsidR="00C5290D">
        <w:t xml:space="preserve"> peaks at single nucleotide resolution with Piranha</w:t>
      </w:r>
      <w:r w:rsidR="00ED2C38">
        <w:t xml:space="preserve"> version </w:t>
      </w:r>
      <w:r w:rsidR="00337093">
        <w:t>1.2.1</w:t>
      </w:r>
      <w:r w:rsidR="001643D9" w:rsidRPr="77D9F852">
        <w:t xml:space="preserve"> </w:t>
      </w:r>
      <w:r w:rsidR="001643D9">
        <w:fldChar w:fldCharType="begin">
          <w:fldData xml:space="preserve">PEVuZE5vdGU+PENpdGU+PEF1dGhvcj5VcmVuPC9BdXRob3I+PFllYXI+MjAxMjwvWWVhcj48UmVj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</w:fldData>
        </w:fldChar>
      </w:r>
      <w:r w:rsidR="00A047A7">
        <w:instrText xml:space="preserve"> ADDIN EN.CITE </w:instrText>
      </w:r>
      <w:r w:rsidR="00A047A7">
        <w:fldChar w:fldCharType="begin">
          <w:fldData xml:space="preserve">PEVuZE5vdGU+PENpdGU+PEF1dGhvcj5VcmVuPC9BdXRob3I+PFllYXI+MjAxMjwvWWVhcj48UmVj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</w:fldData>
        </w:fldChar>
      </w:r>
      <w:r w:rsidR="00A047A7">
        <w:instrText xml:space="preserve"> ADDIN EN.CITE.DATA </w:instrText>
      </w:r>
      <w:r w:rsidR="00A047A7">
        <w:fldChar w:fldCharType="end"/>
      </w:r>
      <w:r w:rsidR="001643D9">
        <w:fldChar w:fldCharType="separate"/>
      </w:r>
      <w:r w:rsidR="00A047A7">
        <w:rPr>
          <w:noProof/>
        </w:rPr>
        <w:t>(</w:t>
      </w:r>
      <w:r w:rsidR="00A047A7" w:rsidRPr="00A047A7">
        <w:rPr>
          <w:i/>
          <w:noProof/>
        </w:rPr>
        <w:t>37</w:t>
      </w:r>
      <w:r w:rsidR="00A047A7">
        <w:rPr>
          <w:noProof/>
        </w:rPr>
        <w:t>)</w:t>
      </w:r>
      <w:r w:rsidR="001643D9">
        <w:fldChar w:fldCharType="end"/>
      </w:r>
      <w:r w:rsidR="00ED2C38" w:rsidRPr="77D9F852">
        <w:t xml:space="preserve"> </w:t>
      </w:r>
      <w:r w:rsidR="008F0DB3">
        <w:t>with</w:t>
      </w:r>
      <w:r w:rsidR="00ED2C38">
        <w:t xml:space="preserve"> relaxed </w:t>
      </w:r>
      <w:r w:rsidR="00ED2C38" w:rsidRPr="77D9F852">
        <w:rPr>
          <w:i/>
          <w:iCs/>
        </w:rPr>
        <w:t>p</w:t>
      </w:r>
      <w:r w:rsidR="001643D9" w:rsidRPr="77D9F852">
        <w:t>-</w:t>
      </w:r>
      <w:r w:rsidR="00ED2C38">
        <w:t>value thresholds of 0.5. Reproducible peaks across pairwise combinations of the three replicates were identified by Irreproducible Discovery Rate</w:t>
      </w:r>
      <w:r w:rsidR="000524DE">
        <w:t xml:space="preserve"> (IDR)</w:t>
      </w:r>
      <w:r w:rsidR="00BB4479">
        <w:rPr>
          <w:rStyle w:val="CommentReference"/>
        </w:rPr>
        <w:t xml:space="preserve"> </w:t>
      </w:r>
      <w:r w:rsidR="00ED2C38">
        <w:t>analysis</w:t>
      </w:r>
      <w:r w:rsidR="66B701AD" w:rsidRPr="77D9F852">
        <w:t xml:space="preserve"> </w:t>
      </w:r>
      <w:r w:rsidR="00ED2C38">
        <w:t xml:space="preserve">using the python package </w:t>
      </w:r>
      <w:proofErr w:type="spellStart"/>
      <w:r w:rsidR="00ED2C38">
        <w:t>idr</w:t>
      </w:r>
      <w:proofErr w:type="spellEnd"/>
      <w:r w:rsidR="00337093">
        <w:t xml:space="preserve"> version 2.0</w:t>
      </w:r>
      <w:r w:rsidR="006F3AA2">
        <w:t>.3</w:t>
      </w:r>
      <w:r w:rsidR="00521981">
        <w:t xml:space="preserve"> using an IDR threshold of 0.05</w:t>
      </w:r>
      <w:r w:rsidR="000524DE" w:rsidRPr="77D9F852">
        <w:t xml:space="preserve"> </w:t>
      </w:r>
      <w:r w:rsidR="000524DE">
        <w:fldChar w:fldCharType="begin"/>
      </w:r>
      <w:r w:rsidR="00A047A7">
        <w:instrText xml:space="preserve"> ADDIN EN.CITE &lt;EndNote&gt;&lt;Cite&gt;&lt;Author&gt;Li&lt;/Author&gt;&lt;Year&gt;2011&lt;/Year&gt;&lt;RecNum&gt;176&lt;/RecNum&gt;&lt;DisplayText&gt;(&lt;style face="italic"&gt;38&lt;/style&gt;)&lt;/DisplayText&gt;&lt;record&gt;&lt;rec-number&gt;176&lt;/rec-number&gt;&lt;foreign-keys&gt;&lt;key app="EN" db-id="vearfpway0tftyefaesx2wwqe99t0ww5wxwd" timestamp="1554804894" guid="3f37569f-4dbd-46d4-9f40-cbfdee443c0e"&gt;176&lt;/key&gt;&lt;/foreign-keys&gt;&lt;ref-type name="Journal Article"&gt;17&lt;/ref-type&gt;&lt;contributors&gt;&lt;authors&gt;&lt;author&gt;Li, Qunhua&lt;/author&gt;&lt;author&gt;Brown, James B.&lt;/author&gt;&lt;author&gt;Huang, Haiyan&lt;/author&gt;&lt;author&gt;Bickel, Peter J.&lt;/author&gt;&lt;/authors&gt;&lt;/contributors&gt;&lt;titles&gt;&lt;title&gt;Measuring reproducibility of high-throughput experiments&lt;/title&gt;&lt;secondary-title&gt;Ann. Appl. Stat.&lt;/secondary-title&gt;&lt;/titles&gt;&lt;periodical&gt;&lt;full-title&gt;Ann. Appl. Stat.&lt;/full-title&gt;&lt;/periodical&gt;&lt;pages&gt;1752-1779&lt;/pages&gt;&lt;volume&gt;5&lt;/volume&gt;&lt;number&gt;3&lt;/number&gt;&lt;keywords&gt;&lt;keyword&gt;Reproducibility&lt;/keyword&gt;&lt;keyword&gt;association&lt;/keyword&gt;&lt;keyword&gt;mixture model&lt;/keyword&gt;&lt;keyword&gt;copula&lt;/keyword&gt;&lt;keyword&gt;iterative algorithm&lt;/keyword&gt;&lt;keyword&gt;irreproducible discovery rate&lt;/keyword&gt;&lt;keyword&gt;high-throughput experiment&lt;/keyword&gt;&lt;keyword&gt;genomics&lt;/keyword&gt;&lt;/keywords&gt;&lt;dates&gt;&lt;year&gt;2011&lt;/year&gt;&lt;pub-dates&gt;&lt;date&gt;2011/09&lt;/date&gt;&lt;/pub-dates&gt;&lt;/dates&gt;&lt;publisher&gt;The Institute of Mathematical Statistics&lt;/publisher&gt;&lt;isbn&gt;1932-6157&lt;/isbn&gt;&lt;urls&gt;&lt;related-urls&gt;&lt;url&gt;https://projecteuclid.org:443/euclid.aoas/1318514284&lt;/url&gt;&lt;/related-urls&gt;&lt;/urls&gt;&lt;electronic-resource-num&gt;10.1214/11-AOAS466&lt;/electronic-resource-num&gt;&lt;language&gt;en&lt;/language&gt;&lt;/record&gt;&lt;/Cite&gt;&lt;/EndNote&gt;</w:instrText>
      </w:r>
      <w:r w:rsidR="000524DE">
        <w:fldChar w:fldCharType="separate"/>
      </w:r>
      <w:r w:rsidR="00A047A7">
        <w:rPr>
          <w:noProof/>
        </w:rPr>
        <w:t>(</w:t>
      </w:r>
      <w:r w:rsidR="00A047A7" w:rsidRPr="00A047A7">
        <w:rPr>
          <w:i/>
          <w:noProof/>
        </w:rPr>
        <w:t>38</w:t>
      </w:r>
      <w:r w:rsidR="00A047A7">
        <w:rPr>
          <w:noProof/>
        </w:rPr>
        <w:t>)</w:t>
      </w:r>
      <w:r w:rsidR="000524DE">
        <w:fldChar w:fldCharType="end"/>
      </w:r>
      <w:r w:rsidR="000524DE" w:rsidRPr="77D9F852">
        <w:t>.</w:t>
      </w:r>
      <w:r w:rsidR="00ED2C38">
        <w:t xml:space="preserve"> The final set of peaks was identified by pooling</w:t>
      </w:r>
      <w:r w:rsidR="000524DE">
        <w:t xml:space="preserve"> the </w:t>
      </w:r>
      <w:r w:rsidR="00ED2C38">
        <w:t>three replicates and re</w:t>
      </w:r>
      <w:r w:rsidR="00E816E3">
        <w:t>-analysing using</w:t>
      </w:r>
      <w:r w:rsidR="00ED2C38">
        <w:t xml:space="preserve"> Piranha, then </w:t>
      </w:r>
      <w:r w:rsidR="66B701AD">
        <w:t xml:space="preserve">ranking the peaks by FDR and </w:t>
      </w:r>
      <w:r w:rsidR="7007BB06">
        <w:t xml:space="preserve">selecting </w:t>
      </w:r>
      <w:r w:rsidR="00ED2C38">
        <w:t>the top N peaks, where N was the smallest number of reproducible peaks discovered by pairwise comparison</w:t>
      </w:r>
      <w:r w:rsidR="00521981">
        <w:t>s</w:t>
      </w:r>
      <w:r w:rsidR="00ED2C38">
        <w:t xml:space="preserve"> of the three replicates.</w:t>
      </w:r>
      <w:r w:rsidR="269BE808" w:rsidRPr="77D9F852">
        <w:t xml:space="preserve"> </w:t>
      </w:r>
      <w:r w:rsidR="09D4FFCC" w:rsidRPr="09D4FFCC">
        <w:t xml:space="preserve">This yielded </w:t>
      </w:r>
      <w:r w:rsidR="09D4FFCC" w:rsidRPr="00231B5C">
        <w:rPr>
          <w:rFonts w:ascii="Calibri" w:eastAsia="Calibri" w:hAnsi="Calibri" w:cs="Calibri"/>
        </w:rPr>
        <w:t xml:space="preserve">141,198 unique </w:t>
      </w:r>
      <w:r w:rsidR="77D9F852" w:rsidRPr="00231B5C">
        <w:rPr>
          <w:rFonts w:ascii="Calibri" w:eastAsia="Calibri" w:hAnsi="Calibri" w:cs="Calibri"/>
        </w:rPr>
        <w:t>nucl</w:t>
      </w:r>
      <w:r w:rsidR="77D9F852" w:rsidRPr="007436D8">
        <w:rPr>
          <w:rFonts w:ascii="Calibri" w:eastAsia="Calibri" w:hAnsi="Calibri" w:cs="Calibri"/>
        </w:rPr>
        <w:t xml:space="preserve">eotide level </w:t>
      </w:r>
      <w:proofErr w:type="spellStart"/>
      <w:r w:rsidR="77D9F852" w:rsidRPr="007436D8">
        <w:rPr>
          <w:rFonts w:ascii="Calibri" w:eastAsia="Calibri" w:hAnsi="Calibri" w:cs="Calibri"/>
        </w:rPr>
        <w:t>miCLIP</w:t>
      </w:r>
      <w:proofErr w:type="spellEnd"/>
      <w:r w:rsidR="77D9F852" w:rsidRPr="007436D8">
        <w:rPr>
          <w:rFonts w:ascii="Calibri" w:eastAsia="Calibri" w:hAnsi="Calibri" w:cs="Calibri"/>
        </w:rPr>
        <w:t xml:space="preserve"> peaks.</w:t>
      </w:r>
      <w:r w:rsidR="00317F61" w:rsidRPr="00231B5C">
        <w:rPr>
          <w:b/>
          <w:bCs/>
          <w:u w:val="single"/>
          <w:lang w:val="en-US"/>
        </w:rPr>
        <w:t>m</w:t>
      </w:r>
      <w:r w:rsidR="00317F61" w:rsidRPr="00231B5C">
        <w:rPr>
          <w:b/>
          <w:bCs/>
          <w:u w:val="single"/>
          <w:vertAlign w:val="superscript"/>
          <w:lang w:val="en-US"/>
        </w:rPr>
        <w:t>6</w:t>
      </w:r>
      <w:r w:rsidR="00317F61" w:rsidRPr="00231B5C">
        <w:rPr>
          <w:b/>
          <w:bCs/>
          <w:u w:val="single"/>
          <w:lang w:val="en-US"/>
        </w:rPr>
        <w:t>A LC-MS analysis</w:t>
      </w:r>
    </w:p>
    <w:p w14:paraId="03FA9A35" w14:textId="75D6D11B" w:rsidR="00317F61" w:rsidRPr="00317F61" w:rsidRDefault="00317F61" w:rsidP="76B561EC">
      <w:pPr>
        <w:jc w:val="both"/>
        <w:rPr>
          <w:lang w:val="en-US"/>
        </w:rPr>
      </w:pPr>
      <w:r>
        <w:rPr>
          <w:lang w:val="en-US"/>
        </w:rPr>
        <w:t>The m</w:t>
      </w:r>
      <w:r>
        <w:rPr>
          <w:vertAlign w:val="superscript"/>
          <w:lang w:val="en-US"/>
        </w:rPr>
        <w:t>6</w:t>
      </w:r>
      <w:r>
        <w:rPr>
          <w:lang w:val="en-US"/>
        </w:rPr>
        <w:t xml:space="preserve">A content analysis using Liquid Chromatography - Mass Spectroscopy (LC-MS) was performed as described in </w:t>
      </w:r>
      <w:r w:rsidRPr="76B561EC">
        <w:fldChar w:fldCharType="begin">
          <w:fldData xml:space="preserve">PEVuZE5vdGU+PENpdGU+PEF1dGhvcj5IdWFuZzwvQXV0aG9yPjxZZWFyPjIwMTg8L1llYXI+PFJl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</w:fldData>
        </w:fldChar>
      </w:r>
      <w:r w:rsidR="00A047A7">
        <w:instrText xml:space="preserve"> ADDIN EN.CITE </w:instrText>
      </w:r>
      <w:r w:rsidR="00A047A7">
        <w:fldChar w:fldCharType="begin">
          <w:fldData xml:space="preserve">PEVuZE5vdGU+PENpdGU+PEF1dGhvcj5IdWFuZzwvQXV0aG9yPjxZZWFyPjIwMTg8L1llYXI+PFJl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</w:fldData>
        </w:fldChar>
      </w:r>
      <w:r w:rsidR="00A047A7">
        <w:instrText xml:space="preserve"> ADDIN EN.CITE.DATA </w:instrText>
      </w:r>
      <w:r w:rsidR="00A047A7">
        <w:fldChar w:fldCharType="end"/>
      </w:r>
      <w:r w:rsidRPr="76B561EC">
        <w:rPr>
          <w:lang w:val="en-US"/>
        </w:rPr>
      </w:r>
      <w:r w:rsidRPr="76B561EC">
        <w:rPr>
          <w:lang w:val="en-US"/>
        </w:rPr>
        <w:fldChar w:fldCharType="separate"/>
      </w:r>
      <w:r w:rsidR="00A047A7" w:rsidRPr="00A047A7">
        <w:rPr>
          <w:noProof/>
        </w:rPr>
        <w:t>(</w:t>
      </w:r>
      <w:r w:rsidR="00A047A7" w:rsidRPr="00A047A7">
        <w:rPr>
          <w:i/>
          <w:noProof/>
        </w:rPr>
        <w:t>39</w:t>
      </w:r>
      <w:r w:rsidR="00A047A7" w:rsidRPr="00A047A7">
        <w:rPr>
          <w:noProof/>
        </w:rPr>
        <w:t>)</w:t>
      </w:r>
      <w:r w:rsidRPr="76B561EC">
        <w:fldChar w:fldCharType="end"/>
      </w:r>
      <w:r>
        <w:rPr>
          <w:lang w:val="en-US"/>
        </w:rPr>
        <w:t xml:space="preserve">. Chromatography was carried out by the </w:t>
      </w:r>
      <w:proofErr w:type="spellStart"/>
      <w:r>
        <w:rPr>
          <w:lang w:val="en-US"/>
        </w:rPr>
        <w:t>FingerPrints</w:t>
      </w:r>
      <w:proofErr w:type="spellEnd"/>
      <w:r>
        <w:rPr>
          <w:lang w:val="en-US"/>
        </w:rPr>
        <w:t xml:space="preserve"> Proteomics facility at the University of Dundee.</w:t>
      </w:r>
    </w:p>
    <w:p w14:paraId="55054195" w14:textId="61278D42" w:rsidR="5E20CD61" w:rsidRDefault="5E20CD61" w:rsidP="5E20CD61">
      <w:pPr>
        <w:jc w:val="both"/>
        <w:rPr>
          <w:b/>
          <w:bCs/>
          <w:lang w:val="en-US"/>
        </w:rPr>
      </w:pPr>
      <w:r w:rsidRPr="5E20CD61">
        <w:rPr>
          <w:b/>
          <w:bCs/>
          <w:lang w:val="en-US"/>
        </w:rPr>
        <w:t>Data Availability</w:t>
      </w:r>
    </w:p>
    <w:p w14:paraId="2E34318A" w14:textId="77777777" w:rsidR="00B61210" w:rsidRPr="00AB40C5" w:rsidRDefault="00B61210" w:rsidP="00B61210">
      <w:pPr>
        <w:jc w:val="both"/>
      </w:pPr>
      <w:r w:rsidRPr="00AB40C5">
        <w:t xml:space="preserve">Sequencing datasets described in this study have been deposited at the European Nucleotide Archive (ENA): </w:t>
      </w:r>
      <w:r w:rsidRPr="00B61210">
        <w:rPr>
          <w:highlight w:val="yellow"/>
        </w:rPr>
        <w:t>Study, PRJEB3993; accession no, ERP003245</w:t>
      </w:r>
      <w:r w:rsidRPr="00AB40C5">
        <w:t>.</w:t>
      </w:r>
    </w:p>
    <w:p w14:paraId="69D836DC" w14:textId="77777777" w:rsidR="00A936C0" w:rsidRDefault="00A936C0" w:rsidP="006E3466">
      <w:pPr>
        <w:jc w:val="both"/>
        <w:rPr>
          <w:lang w:val="en-US"/>
        </w:rPr>
      </w:pPr>
    </w:p>
    <w:p w14:paraId="6E832D6C" w14:textId="77777777" w:rsidR="00C819F1" w:rsidRPr="00C819F1" w:rsidRDefault="00A936C0" w:rsidP="00C819F1">
      <w:pPr>
        <w:pStyle w:val="EndNoteBibliography"/>
        <w:spacing w:after="0"/>
        <w:ind w:left="720" w:hanging="720"/>
      </w:pPr>
      <w:r>
        <w:rPr>
          <w:lang w:val="en-GB"/>
        </w:rPr>
        <w:fldChar w:fldCharType="begin"/>
      </w:r>
      <w:r>
        <w:instrText xml:space="preserve"> ADDIN EN.REFLIST </w:instrText>
      </w:r>
      <w:r>
        <w:rPr>
          <w:lang w:val="en-GB"/>
        </w:rPr>
        <w:fldChar w:fldCharType="separate"/>
      </w:r>
      <w:r w:rsidR="00C819F1" w:rsidRPr="00C819F1">
        <w:t>1.</w:t>
      </w:r>
      <w:r w:rsidR="00C819F1" w:rsidRPr="00C819F1">
        <w:tab/>
        <w:t>K. Růžička</w:t>
      </w:r>
      <w:r w:rsidR="00C819F1" w:rsidRPr="00C819F1">
        <w:rPr>
          <w:i/>
        </w:rPr>
        <w:t xml:space="preserve"> et al.</w:t>
      </w:r>
      <w:r w:rsidR="00C819F1" w:rsidRPr="00C819F1">
        <w:t xml:space="preserve">, Identification of factors required for m6A mRNA methylation in Arabidopsis reveals a role for the conserved E3 ubiquitin ligase HAKAI. </w:t>
      </w:r>
      <w:r w:rsidR="00C819F1" w:rsidRPr="00C819F1">
        <w:rPr>
          <w:i/>
        </w:rPr>
        <w:t>New Phytologist</w:t>
      </w:r>
      <w:r w:rsidR="00C819F1" w:rsidRPr="00C819F1">
        <w:t xml:space="preserve"> </w:t>
      </w:r>
      <w:r w:rsidR="00C819F1" w:rsidRPr="00C819F1">
        <w:rPr>
          <w:b/>
        </w:rPr>
        <w:t>215</w:t>
      </w:r>
      <w:r w:rsidR="00C819F1" w:rsidRPr="00C819F1">
        <w:t>, 157-172 (2017).</w:t>
      </w:r>
    </w:p>
    <w:p w14:paraId="674FA566" w14:textId="77777777" w:rsidR="00C819F1" w:rsidRPr="00C819F1" w:rsidRDefault="00C819F1" w:rsidP="00C819F1">
      <w:pPr>
        <w:pStyle w:val="EndNoteBibliography"/>
        <w:spacing w:after="0"/>
        <w:ind w:left="720" w:hanging="720"/>
      </w:pPr>
      <w:r w:rsidRPr="00C819F1">
        <w:t>2.</w:t>
      </w:r>
      <w:r w:rsidRPr="00C819F1">
        <w:tab/>
        <w:t xml:space="preserve">H. Lee, P. S. Pine, J. McDaniel, M. Salit, B. Oliver, External RNA controls consortium beta version update. </w:t>
      </w:r>
      <w:r w:rsidRPr="00C819F1">
        <w:rPr>
          <w:i/>
        </w:rPr>
        <w:t>Journal of genomics</w:t>
      </w:r>
      <w:r w:rsidRPr="00C819F1">
        <w:t xml:space="preserve"> </w:t>
      </w:r>
      <w:r w:rsidRPr="00C819F1">
        <w:rPr>
          <w:b/>
        </w:rPr>
        <w:t>4</w:t>
      </w:r>
      <w:r w:rsidRPr="00C819F1">
        <w:t>, 19-22 (2016).</w:t>
      </w:r>
    </w:p>
    <w:p w14:paraId="2BE04F69" w14:textId="77777777" w:rsidR="00C819F1" w:rsidRPr="00C819F1" w:rsidRDefault="00C819F1" w:rsidP="00C819F1">
      <w:pPr>
        <w:pStyle w:val="EndNoteBibliography"/>
        <w:spacing w:after="0"/>
        <w:ind w:left="720" w:hanging="720"/>
      </w:pPr>
      <w:r w:rsidRPr="00C819F1">
        <w:t>3.</w:t>
      </w:r>
      <w:r w:rsidRPr="00C819F1">
        <w:tab/>
        <w:t>L. Jiang</w:t>
      </w:r>
      <w:r w:rsidRPr="00C819F1">
        <w:rPr>
          <w:i/>
        </w:rPr>
        <w:t xml:space="preserve"> et al.</w:t>
      </w:r>
      <w:r w:rsidRPr="00C819F1">
        <w:t xml:space="preserve">, Synthetic spike-in standards for RNA-seq experiments. </w:t>
      </w:r>
      <w:r w:rsidRPr="00C819F1">
        <w:rPr>
          <w:i/>
        </w:rPr>
        <w:t>Genome research</w:t>
      </w:r>
      <w:r w:rsidRPr="00C819F1">
        <w:t xml:space="preserve"> </w:t>
      </w:r>
      <w:r w:rsidRPr="00C819F1">
        <w:rPr>
          <w:b/>
        </w:rPr>
        <w:t>21</w:t>
      </w:r>
      <w:r w:rsidRPr="00C819F1">
        <w:t>, 1543-1551 (2011).</w:t>
      </w:r>
    </w:p>
    <w:p w14:paraId="33E7C639" w14:textId="77777777" w:rsidR="00C819F1" w:rsidRPr="00C819F1" w:rsidRDefault="00C819F1" w:rsidP="00C819F1">
      <w:pPr>
        <w:pStyle w:val="EndNoteBibliography"/>
        <w:spacing w:after="0"/>
        <w:ind w:left="720" w:hanging="720"/>
      </w:pPr>
      <w:r w:rsidRPr="00C819F1">
        <w:t>4.</w:t>
      </w:r>
      <w:r w:rsidRPr="00C819F1">
        <w:tab/>
        <w:t>A. Dobin</w:t>
      </w:r>
      <w:r w:rsidRPr="00C819F1">
        <w:rPr>
          <w:i/>
        </w:rPr>
        <w:t xml:space="preserve"> et al.</w:t>
      </w:r>
      <w:r w:rsidRPr="00C819F1">
        <w:t xml:space="preserve">, STAR: ultrafast universal RNA-seq aligner. </w:t>
      </w:r>
      <w:r w:rsidRPr="00C819F1">
        <w:rPr>
          <w:i/>
        </w:rPr>
        <w:t>Bioinformatics (Oxford, England)</w:t>
      </w:r>
      <w:r w:rsidRPr="00C819F1">
        <w:t xml:space="preserve"> </w:t>
      </w:r>
      <w:r w:rsidRPr="00C819F1">
        <w:rPr>
          <w:b/>
        </w:rPr>
        <w:t>29</w:t>
      </w:r>
      <w:r w:rsidRPr="00C819F1">
        <w:t>, 15-21 (2013).</w:t>
      </w:r>
    </w:p>
    <w:p w14:paraId="363DFE2A" w14:textId="77777777" w:rsidR="00C819F1" w:rsidRPr="00C819F1" w:rsidRDefault="00C819F1" w:rsidP="00C819F1">
      <w:pPr>
        <w:pStyle w:val="EndNoteBibliography"/>
        <w:spacing w:after="0"/>
        <w:ind w:left="720" w:hanging="720"/>
      </w:pPr>
      <w:r w:rsidRPr="00C819F1">
        <w:t>5.</w:t>
      </w:r>
      <w:r w:rsidRPr="00C819F1">
        <w:tab/>
        <w:t xml:space="preserve">R. Patro, G. Duggal, M. I. Love, R. A. Irizarry, C. Kingsford, Salmon provides fast and bias-aware quantification of transcript expression. </w:t>
      </w:r>
      <w:r w:rsidRPr="00C819F1">
        <w:rPr>
          <w:i/>
        </w:rPr>
        <w:t>Nature methods</w:t>
      </w:r>
      <w:r w:rsidRPr="00C819F1">
        <w:t xml:space="preserve"> </w:t>
      </w:r>
      <w:r w:rsidRPr="00C819F1">
        <w:rPr>
          <w:b/>
        </w:rPr>
        <w:t>14</w:t>
      </w:r>
      <w:r w:rsidRPr="00C819F1">
        <w:t>, 417 (2017).</w:t>
      </w:r>
    </w:p>
    <w:p w14:paraId="1FA8643B" w14:textId="77777777" w:rsidR="00C819F1" w:rsidRPr="00C819F1" w:rsidRDefault="00C819F1" w:rsidP="00C819F1">
      <w:pPr>
        <w:pStyle w:val="EndNoteBibliography"/>
        <w:spacing w:after="0"/>
        <w:ind w:left="720" w:hanging="720"/>
      </w:pPr>
      <w:r w:rsidRPr="00C819F1">
        <w:t>6.</w:t>
      </w:r>
      <w:r w:rsidRPr="00C819F1">
        <w:tab/>
        <w:t xml:space="preserve">C. Soneson, M. Love, M. Robinson, Differential analyses for RNA-seq: transcript-level estimates improve gene-level inferences [version 2; peer review: 2 approved]. </w:t>
      </w:r>
      <w:r w:rsidRPr="00C819F1">
        <w:rPr>
          <w:i/>
        </w:rPr>
        <w:t>F1000Research</w:t>
      </w:r>
      <w:r w:rsidRPr="00C819F1">
        <w:t xml:space="preserve"> </w:t>
      </w:r>
      <w:r w:rsidRPr="00C819F1">
        <w:rPr>
          <w:b/>
        </w:rPr>
        <w:t>4</w:t>
      </w:r>
      <w:r w:rsidRPr="00C819F1">
        <w:t>,  (2016).</w:t>
      </w:r>
    </w:p>
    <w:p w14:paraId="5A6048DC" w14:textId="77777777" w:rsidR="00C819F1" w:rsidRPr="00C819F1" w:rsidRDefault="00C819F1" w:rsidP="00C819F1">
      <w:pPr>
        <w:pStyle w:val="EndNoteBibliography"/>
        <w:spacing w:after="0"/>
        <w:ind w:left="720" w:hanging="720"/>
      </w:pPr>
      <w:r w:rsidRPr="00C819F1">
        <w:lastRenderedPageBreak/>
        <w:t>7.</w:t>
      </w:r>
      <w:r w:rsidRPr="00C819F1">
        <w:tab/>
        <w:t xml:space="preserve">M. D. Robinson, D. J. McCarthy, G. K. Smyth, edgeR: a Bioconductor package for differential expression analysis of digital gene expression data. </w:t>
      </w:r>
      <w:r w:rsidRPr="00C819F1">
        <w:rPr>
          <w:i/>
        </w:rPr>
        <w:t>Bioinformatics (Oxford, England)</w:t>
      </w:r>
      <w:r w:rsidRPr="00C819F1">
        <w:t xml:space="preserve"> </w:t>
      </w:r>
      <w:r w:rsidRPr="00C819F1">
        <w:rPr>
          <w:b/>
        </w:rPr>
        <w:t>26</w:t>
      </w:r>
      <w:r w:rsidRPr="00C819F1">
        <w:t>, 139-140 (2010).</w:t>
      </w:r>
    </w:p>
    <w:p w14:paraId="0C83E945" w14:textId="77777777" w:rsidR="00C819F1" w:rsidRPr="00C819F1" w:rsidRDefault="00C819F1" w:rsidP="00C819F1">
      <w:pPr>
        <w:pStyle w:val="EndNoteBibliography"/>
        <w:spacing w:after="0"/>
        <w:ind w:left="720" w:hanging="720"/>
      </w:pPr>
      <w:r w:rsidRPr="00C819F1">
        <w:t>8.</w:t>
      </w:r>
      <w:r w:rsidRPr="00C819F1">
        <w:tab/>
        <w:t>A. Wysoker</w:t>
      </w:r>
      <w:r w:rsidRPr="00C819F1">
        <w:rPr>
          <w:i/>
        </w:rPr>
        <w:t xml:space="preserve"> et al.</w:t>
      </w:r>
      <w:r w:rsidRPr="00C819F1">
        <w:t xml:space="preserve">, The sequence alignment/map format and SAMtools. </w:t>
      </w:r>
      <w:r w:rsidRPr="00C819F1">
        <w:rPr>
          <w:i/>
        </w:rPr>
        <w:t>Bioinformatics</w:t>
      </w:r>
      <w:r w:rsidRPr="00C819F1">
        <w:t xml:space="preserve"> </w:t>
      </w:r>
      <w:r w:rsidRPr="00C819F1">
        <w:rPr>
          <w:b/>
        </w:rPr>
        <w:t>25</w:t>
      </w:r>
      <w:r w:rsidRPr="00C819F1">
        <w:t>, 2078-2079 (2009).</w:t>
      </w:r>
    </w:p>
    <w:p w14:paraId="66155F5D" w14:textId="77777777" w:rsidR="00C819F1" w:rsidRPr="00C819F1" w:rsidRDefault="00C819F1" w:rsidP="00C819F1">
      <w:pPr>
        <w:pStyle w:val="EndNoteBibliography"/>
        <w:spacing w:after="0"/>
        <w:ind w:left="720" w:hanging="720"/>
      </w:pPr>
      <w:r w:rsidRPr="00C819F1">
        <w:t>9.</w:t>
      </w:r>
      <w:r w:rsidRPr="00C819F1">
        <w:tab/>
        <w:t xml:space="preserve">A. R. Quinlan, I. M. Hall, BEDTools: a flexible suite of utilities for comparing genomic features. </w:t>
      </w:r>
      <w:r w:rsidRPr="00C819F1">
        <w:rPr>
          <w:i/>
        </w:rPr>
        <w:t>Bioinformatics (Oxford, England)</w:t>
      </w:r>
      <w:r w:rsidRPr="00C819F1">
        <w:t xml:space="preserve"> </w:t>
      </w:r>
      <w:r w:rsidRPr="00C819F1">
        <w:rPr>
          <w:b/>
        </w:rPr>
        <w:t>26</w:t>
      </w:r>
      <w:r w:rsidRPr="00C819F1">
        <w:t>, 841-842 (2010).</w:t>
      </w:r>
    </w:p>
    <w:p w14:paraId="3E1BD6BA" w14:textId="77777777" w:rsidR="00C819F1" w:rsidRPr="00C819F1" w:rsidRDefault="00C819F1" w:rsidP="00C819F1">
      <w:pPr>
        <w:pStyle w:val="EndNoteBibliography"/>
        <w:spacing w:after="0"/>
        <w:ind w:left="720" w:hanging="720"/>
      </w:pPr>
      <w:r w:rsidRPr="00C819F1">
        <w:t>10.</w:t>
      </w:r>
      <w:r w:rsidRPr="00C819F1">
        <w:tab/>
        <w:t xml:space="preserve">S. Anders, A. Reyes, W. Huber, Detecting differential usage of exons from RNA-seq data. </w:t>
      </w:r>
      <w:r w:rsidRPr="00C819F1">
        <w:rPr>
          <w:i/>
        </w:rPr>
        <w:t>Genome Research</w:t>
      </w:r>
      <w:r w:rsidRPr="00C819F1">
        <w:t xml:space="preserve"> </w:t>
      </w:r>
      <w:r w:rsidRPr="00C819F1">
        <w:rPr>
          <w:b/>
        </w:rPr>
        <w:t>22</w:t>
      </w:r>
      <w:r w:rsidRPr="00C819F1">
        <w:t>, 2008-2017 (2012).</w:t>
      </w:r>
    </w:p>
    <w:p w14:paraId="3CCE4A08" w14:textId="77777777" w:rsidR="00C819F1" w:rsidRPr="00C819F1" w:rsidRDefault="00C819F1" w:rsidP="00C819F1">
      <w:pPr>
        <w:pStyle w:val="EndNoteBibliography"/>
        <w:spacing w:after="0"/>
        <w:ind w:left="720" w:hanging="720"/>
      </w:pPr>
      <w:r w:rsidRPr="00C819F1">
        <w:t>11.</w:t>
      </w:r>
      <w:r w:rsidRPr="00C819F1">
        <w:tab/>
        <w:t xml:space="preserve">W. Shen, S. Le, Y. Li, F. Hu, SeqKit: a cross-platform and ultrafast toolkit for FASTA/Q file manipulation. </w:t>
      </w:r>
      <w:r w:rsidRPr="00C819F1">
        <w:rPr>
          <w:i/>
        </w:rPr>
        <w:t>PLOS ONE</w:t>
      </w:r>
      <w:r w:rsidRPr="00C819F1">
        <w:t xml:space="preserve"> </w:t>
      </w:r>
      <w:r w:rsidRPr="00C819F1">
        <w:rPr>
          <w:b/>
        </w:rPr>
        <w:t>11</w:t>
      </w:r>
      <w:r w:rsidRPr="00C819F1">
        <w:t>, e0163962 (2016).</w:t>
      </w:r>
    </w:p>
    <w:p w14:paraId="2C4F6A46" w14:textId="77777777" w:rsidR="00C819F1" w:rsidRPr="00C819F1" w:rsidRDefault="00C819F1" w:rsidP="00C819F1">
      <w:pPr>
        <w:pStyle w:val="EndNoteBibliography"/>
        <w:spacing w:after="0"/>
        <w:ind w:left="720" w:hanging="720"/>
      </w:pPr>
      <w:r w:rsidRPr="00C819F1">
        <w:t>12.</w:t>
      </w:r>
      <w:r w:rsidRPr="00C819F1">
        <w:tab/>
        <w:t xml:space="preserve">T. A. G. Initiative, Analysis of the genome sequence of the flowering plant </w:t>
      </w:r>
      <w:r w:rsidRPr="00C819F1">
        <w:rPr>
          <w:i/>
        </w:rPr>
        <w:t>Arabidopsis thaliana</w:t>
      </w:r>
      <w:r w:rsidRPr="00C819F1">
        <w:t xml:space="preserve">. </w:t>
      </w:r>
      <w:r w:rsidRPr="00C819F1">
        <w:rPr>
          <w:i/>
        </w:rPr>
        <w:t>Nature</w:t>
      </w:r>
      <w:r w:rsidRPr="00C819F1">
        <w:t xml:space="preserve"> </w:t>
      </w:r>
      <w:r w:rsidRPr="00C819F1">
        <w:rPr>
          <w:b/>
        </w:rPr>
        <w:t>408</w:t>
      </w:r>
      <w:r w:rsidRPr="00C819F1">
        <w:t>, 796-815 (2000).</w:t>
      </w:r>
    </w:p>
    <w:p w14:paraId="67B104EC" w14:textId="77777777" w:rsidR="00C819F1" w:rsidRPr="00C819F1" w:rsidRDefault="00C819F1" w:rsidP="00C819F1">
      <w:pPr>
        <w:pStyle w:val="EndNoteBibliography"/>
        <w:spacing w:after="0"/>
        <w:ind w:left="720" w:hanging="720"/>
      </w:pPr>
      <w:r w:rsidRPr="00C819F1">
        <w:t>13.</w:t>
      </w:r>
      <w:r w:rsidRPr="00C819F1">
        <w:tab/>
        <w:t xml:space="preserve">H. Li, Minimap2: pairwise alignment for nucleotide sequences. </w:t>
      </w:r>
      <w:r w:rsidRPr="00C819F1">
        <w:rPr>
          <w:i/>
        </w:rPr>
        <w:t>Bioinformatics</w:t>
      </w:r>
      <w:r w:rsidRPr="00C819F1">
        <w:t xml:space="preserve"> </w:t>
      </w:r>
      <w:r w:rsidRPr="00C819F1">
        <w:rPr>
          <w:b/>
        </w:rPr>
        <w:t>34</w:t>
      </w:r>
      <w:r w:rsidRPr="00C819F1">
        <w:t>, 3094-3100 (2018).</w:t>
      </w:r>
    </w:p>
    <w:p w14:paraId="1EE3F41E" w14:textId="77777777" w:rsidR="00C819F1" w:rsidRPr="00C819F1" w:rsidRDefault="00C819F1" w:rsidP="00C819F1">
      <w:pPr>
        <w:pStyle w:val="EndNoteBibliography"/>
        <w:spacing w:after="0"/>
        <w:ind w:left="720" w:hanging="720"/>
      </w:pPr>
      <w:r w:rsidRPr="00C819F1">
        <w:t>14.</w:t>
      </w:r>
      <w:r w:rsidRPr="00C819F1">
        <w:tab/>
        <w:t xml:space="preserve">T. Hackl, R. Hedrich, J. Schultz, F. Förster, proovread: large-scale high-accuracy PacBio correction through iterative short read consensus. </w:t>
      </w:r>
      <w:r w:rsidRPr="00C819F1">
        <w:rPr>
          <w:i/>
        </w:rPr>
        <w:t>Bioinformatics (Oxford, England)</w:t>
      </w:r>
      <w:r w:rsidRPr="00C819F1">
        <w:t xml:space="preserve"> </w:t>
      </w:r>
      <w:r w:rsidRPr="00C819F1">
        <w:rPr>
          <w:b/>
        </w:rPr>
        <w:t>30</w:t>
      </w:r>
      <w:r w:rsidRPr="00C819F1">
        <w:t>, 3004-3011 (2014).</w:t>
      </w:r>
    </w:p>
    <w:p w14:paraId="1826B88E" w14:textId="77777777" w:rsidR="00C819F1" w:rsidRPr="00C819F1" w:rsidRDefault="00C819F1" w:rsidP="00C819F1">
      <w:pPr>
        <w:pStyle w:val="EndNoteBibliography"/>
        <w:spacing w:after="0"/>
        <w:ind w:left="720" w:hanging="720"/>
      </w:pPr>
      <w:r w:rsidRPr="00C819F1">
        <w:t>15.</w:t>
      </w:r>
      <w:r w:rsidRPr="00C819F1">
        <w:tab/>
        <w:t xml:space="preserve">T. Magoč, S. L. Salzberg, FLASH: fast length adjustment of short reads to improve genome assemblies. </w:t>
      </w:r>
      <w:r w:rsidRPr="00C819F1">
        <w:rPr>
          <w:i/>
        </w:rPr>
        <w:t>Bioinformatics (Oxford, England)</w:t>
      </w:r>
      <w:r w:rsidRPr="00C819F1">
        <w:t xml:space="preserve"> </w:t>
      </w:r>
      <w:r w:rsidRPr="00C819F1">
        <w:rPr>
          <w:b/>
        </w:rPr>
        <w:t>27</w:t>
      </w:r>
      <w:r w:rsidRPr="00C819F1">
        <w:t>, 2957-2963 (2011).</w:t>
      </w:r>
    </w:p>
    <w:p w14:paraId="2D250C3E" w14:textId="77777777" w:rsidR="00C819F1" w:rsidRPr="00C819F1" w:rsidRDefault="00C819F1" w:rsidP="00C819F1">
      <w:pPr>
        <w:pStyle w:val="EndNoteBibliography"/>
        <w:spacing w:after="0"/>
        <w:ind w:left="720" w:hanging="720"/>
      </w:pPr>
      <w:r w:rsidRPr="00C819F1">
        <w:t>16.</w:t>
      </w:r>
      <w:r w:rsidRPr="00C819F1">
        <w:tab/>
        <w:t>A. Heger, Belgrad, T. G., Goodson, M., &amp; Jacobs, K., pysam: Python interface for the SAM/BAM sequence alignment and mapping format.,  (2014).</w:t>
      </w:r>
    </w:p>
    <w:p w14:paraId="7998D6AA" w14:textId="77777777" w:rsidR="00C819F1" w:rsidRPr="00C819F1" w:rsidRDefault="00C819F1" w:rsidP="00C819F1">
      <w:pPr>
        <w:pStyle w:val="EndNoteBibliography"/>
        <w:spacing w:after="0"/>
        <w:ind w:left="720" w:hanging="720"/>
      </w:pPr>
      <w:r w:rsidRPr="00C819F1">
        <w:t>17.</w:t>
      </w:r>
      <w:r w:rsidRPr="00C819F1">
        <w:tab/>
        <w:t>R. E. Workman</w:t>
      </w:r>
      <w:r w:rsidRPr="00C819F1">
        <w:rPr>
          <w:i/>
        </w:rPr>
        <w:t xml:space="preserve"> et al.</w:t>
      </w:r>
      <w:r w:rsidRPr="00C819F1">
        <w:t xml:space="preserve">, Nanopore native RNA sequencing of a human poly(A) transcriptome. </w:t>
      </w:r>
      <w:r w:rsidRPr="00C819F1">
        <w:rPr>
          <w:i/>
        </w:rPr>
        <w:t>bioRxiv</w:t>
      </w:r>
      <w:r w:rsidRPr="00C819F1">
        <w:t>, 459529 (2018).</w:t>
      </w:r>
    </w:p>
    <w:p w14:paraId="02F91924" w14:textId="77777777" w:rsidR="00C819F1" w:rsidRPr="00C819F1" w:rsidRDefault="00C819F1" w:rsidP="00C819F1">
      <w:pPr>
        <w:pStyle w:val="EndNoteBibliography"/>
        <w:spacing w:after="0"/>
        <w:ind w:left="720" w:hanging="720"/>
      </w:pPr>
      <w:r w:rsidRPr="00C819F1">
        <w:t>18.</w:t>
      </w:r>
      <w:r w:rsidRPr="00C819F1">
        <w:tab/>
        <w:t>C.-Y. Cheng</w:t>
      </w:r>
      <w:r w:rsidRPr="00C819F1">
        <w:rPr>
          <w:i/>
        </w:rPr>
        <w:t xml:space="preserve"> et al.</w:t>
      </w:r>
      <w:r w:rsidRPr="00C819F1">
        <w:t xml:space="preserve">, Araport11: a complete reannotation of the </w:t>
      </w:r>
      <w:r w:rsidRPr="00C819F1">
        <w:rPr>
          <w:i/>
        </w:rPr>
        <w:t>Arabidopsis thaliana</w:t>
      </w:r>
      <w:r w:rsidRPr="00C819F1">
        <w:t xml:space="preserve"> reference genome. </w:t>
      </w:r>
      <w:r w:rsidRPr="00C819F1">
        <w:rPr>
          <w:i/>
        </w:rPr>
        <w:t>The Plant Journal</w:t>
      </w:r>
      <w:r w:rsidRPr="00C819F1">
        <w:t xml:space="preserve"> </w:t>
      </w:r>
      <w:r w:rsidRPr="00C819F1">
        <w:rPr>
          <w:b/>
        </w:rPr>
        <w:t>89</w:t>
      </w:r>
      <w:r w:rsidRPr="00C819F1">
        <w:t>, 789-804 (2017).</w:t>
      </w:r>
    </w:p>
    <w:p w14:paraId="3E8A6E0C" w14:textId="77777777" w:rsidR="00C819F1" w:rsidRPr="00C819F1" w:rsidRDefault="00C819F1" w:rsidP="00C819F1">
      <w:pPr>
        <w:pStyle w:val="EndNoteBibliography"/>
        <w:spacing w:after="0"/>
        <w:ind w:left="720" w:hanging="720"/>
      </w:pPr>
      <w:r w:rsidRPr="00C819F1">
        <w:t>19.</w:t>
      </w:r>
      <w:r w:rsidRPr="00C819F1">
        <w:tab/>
        <w:t>R. Zhang</w:t>
      </w:r>
      <w:r w:rsidRPr="00C819F1">
        <w:rPr>
          <w:i/>
        </w:rPr>
        <w:t xml:space="preserve"> et al.</w:t>
      </w:r>
      <w:r w:rsidRPr="00C819F1">
        <w:t xml:space="preserve">, A high quality Arabidopsis transcriptome for accurate transcript-level analysis of alternative splicing. </w:t>
      </w:r>
      <w:r w:rsidRPr="00C819F1">
        <w:rPr>
          <w:i/>
        </w:rPr>
        <w:t>Nucleic acids research</w:t>
      </w:r>
      <w:r w:rsidRPr="00C819F1">
        <w:t xml:space="preserve"> </w:t>
      </w:r>
      <w:r w:rsidRPr="00C819F1">
        <w:rPr>
          <w:b/>
        </w:rPr>
        <w:t>45</w:t>
      </w:r>
      <w:r w:rsidRPr="00C819F1">
        <w:t>, 5061-5073 (2017).</w:t>
      </w:r>
    </w:p>
    <w:p w14:paraId="7A72D365" w14:textId="77777777" w:rsidR="00C819F1" w:rsidRPr="00C819F1" w:rsidRDefault="00C819F1" w:rsidP="00C819F1">
      <w:pPr>
        <w:pStyle w:val="EndNoteBibliography"/>
        <w:spacing w:after="0"/>
        <w:ind w:left="720" w:hanging="720"/>
      </w:pPr>
      <w:r w:rsidRPr="00C819F1">
        <w:t>20.</w:t>
      </w:r>
      <w:r w:rsidRPr="00C819F1">
        <w:tab/>
        <w:t>A. Dalke</w:t>
      </w:r>
      <w:r w:rsidRPr="00C819F1">
        <w:rPr>
          <w:i/>
        </w:rPr>
        <w:t xml:space="preserve"> et al.</w:t>
      </w:r>
      <w:r w:rsidRPr="00C819F1">
        <w:t xml:space="preserve">, Biopython: freely available Python tools for computational molecular biology and bioinformatics. </w:t>
      </w:r>
      <w:r w:rsidRPr="00C819F1">
        <w:rPr>
          <w:i/>
        </w:rPr>
        <w:t>Bioinformatics</w:t>
      </w:r>
      <w:r w:rsidRPr="00C819F1">
        <w:t xml:space="preserve"> </w:t>
      </w:r>
      <w:r w:rsidRPr="00C819F1">
        <w:rPr>
          <w:b/>
        </w:rPr>
        <w:t>25</w:t>
      </w:r>
      <w:r w:rsidRPr="00C819F1">
        <w:t>, 1422-1423 (2009).</w:t>
      </w:r>
    </w:p>
    <w:p w14:paraId="25687543" w14:textId="77777777" w:rsidR="00C819F1" w:rsidRPr="00C819F1" w:rsidRDefault="00C819F1" w:rsidP="00C819F1">
      <w:pPr>
        <w:pStyle w:val="EndNoteBibliography"/>
        <w:spacing w:after="0"/>
        <w:ind w:left="720" w:hanging="720"/>
      </w:pPr>
      <w:r w:rsidRPr="00C819F1">
        <w:t>21.</w:t>
      </w:r>
      <w:r w:rsidRPr="00C819F1">
        <w:tab/>
        <w:t>N. Sheth</w:t>
      </w:r>
      <w:r w:rsidRPr="00C819F1">
        <w:rPr>
          <w:i/>
        </w:rPr>
        <w:t xml:space="preserve"> et al.</w:t>
      </w:r>
      <w:r w:rsidRPr="00C819F1">
        <w:t xml:space="preserve">, Comprehensive splice-site analysis using comparative genomics. </w:t>
      </w:r>
      <w:r w:rsidRPr="00C819F1">
        <w:rPr>
          <w:i/>
        </w:rPr>
        <w:t>Nucleic acids research</w:t>
      </w:r>
      <w:r w:rsidRPr="00C819F1">
        <w:t xml:space="preserve"> </w:t>
      </w:r>
      <w:r w:rsidRPr="00C819F1">
        <w:rPr>
          <w:b/>
        </w:rPr>
        <w:t>34</w:t>
      </w:r>
      <w:r w:rsidRPr="00C819F1">
        <w:t>, 3955-3967 (2006).</w:t>
      </w:r>
    </w:p>
    <w:p w14:paraId="1B54A46D" w14:textId="77777777" w:rsidR="00C819F1" w:rsidRPr="00C819F1" w:rsidRDefault="00C819F1" w:rsidP="00C819F1">
      <w:pPr>
        <w:pStyle w:val="EndNoteBibliography"/>
        <w:spacing w:after="0"/>
        <w:ind w:left="720" w:hanging="720"/>
      </w:pPr>
      <w:r w:rsidRPr="00C819F1">
        <w:t>22.</w:t>
      </w:r>
      <w:r w:rsidRPr="00C819F1">
        <w:tab/>
        <w:t>C. Camacho</w:t>
      </w:r>
      <w:r w:rsidRPr="00C819F1">
        <w:rPr>
          <w:i/>
        </w:rPr>
        <w:t xml:space="preserve"> et al.</w:t>
      </w:r>
      <w:r w:rsidRPr="00C819F1">
        <w:t xml:space="preserve">, BLAST+: architecture and applications. </w:t>
      </w:r>
      <w:r w:rsidRPr="00C819F1">
        <w:rPr>
          <w:i/>
        </w:rPr>
        <w:t>BMC bioinformatics</w:t>
      </w:r>
      <w:r w:rsidRPr="00C819F1">
        <w:t xml:space="preserve"> </w:t>
      </w:r>
      <w:r w:rsidRPr="00C819F1">
        <w:rPr>
          <w:b/>
        </w:rPr>
        <w:t>10</w:t>
      </w:r>
      <w:r w:rsidRPr="00C819F1">
        <w:t>, 421-421 (2009).</w:t>
      </w:r>
    </w:p>
    <w:p w14:paraId="05A65517" w14:textId="77777777" w:rsidR="00C819F1" w:rsidRPr="00C819F1" w:rsidRDefault="00C819F1" w:rsidP="00C819F1">
      <w:pPr>
        <w:pStyle w:val="EndNoteBibliography"/>
        <w:spacing w:after="0"/>
        <w:ind w:left="720" w:hanging="720"/>
      </w:pPr>
      <w:r w:rsidRPr="00C819F1">
        <w:t>23.</w:t>
      </w:r>
      <w:r w:rsidRPr="00C819F1">
        <w:tab/>
        <w:t xml:space="preserve">N. J. Loman, J. Quick, J. T. Simpson, A complete bacterial genome assembled </w:t>
      </w:r>
      <w:r w:rsidRPr="00C819F1">
        <w:rPr>
          <w:i/>
        </w:rPr>
        <w:t>de novo</w:t>
      </w:r>
      <w:r w:rsidRPr="00C819F1">
        <w:t xml:space="preserve"> using only nanopore sequencing data. </w:t>
      </w:r>
      <w:r w:rsidRPr="00C819F1">
        <w:rPr>
          <w:i/>
        </w:rPr>
        <w:t>Nature methods</w:t>
      </w:r>
      <w:r w:rsidRPr="00C819F1">
        <w:t xml:space="preserve"> </w:t>
      </w:r>
      <w:r w:rsidRPr="00C819F1">
        <w:rPr>
          <w:b/>
        </w:rPr>
        <w:t>12</w:t>
      </w:r>
      <w:r w:rsidRPr="00C819F1">
        <w:t>, 733 (2015).</w:t>
      </w:r>
    </w:p>
    <w:p w14:paraId="7DC500D5" w14:textId="77777777" w:rsidR="00C819F1" w:rsidRPr="00C819F1" w:rsidRDefault="00C819F1" w:rsidP="00C819F1">
      <w:pPr>
        <w:pStyle w:val="EndNoteBibliography"/>
        <w:spacing w:after="0"/>
        <w:ind w:left="720" w:hanging="720"/>
      </w:pPr>
      <w:r w:rsidRPr="00C819F1">
        <w:t>24.</w:t>
      </w:r>
      <w:r w:rsidRPr="00C819F1">
        <w:tab/>
        <w:t>F. Chollet. (2018).</w:t>
      </w:r>
    </w:p>
    <w:p w14:paraId="532685C7" w14:textId="77777777" w:rsidR="00C819F1" w:rsidRPr="00C819F1" w:rsidRDefault="00C819F1" w:rsidP="00C819F1">
      <w:pPr>
        <w:pStyle w:val="EndNoteBibliography"/>
        <w:spacing w:after="0"/>
        <w:ind w:left="720" w:hanging="720"/>
      </w:pPr>
      <w:r w:rsidRPr="00C819F1">
        <w:t>25.</w:t>
      </w:r>
      <w:r w:rsidRPr="00C819F1">
        <w:tab/>
        <w:t>M. Abadi</w:t>
      </w:r>
      <w:r w:rsidRPr="00C819F1">
        <w:rPr>
          <w:i/>
        </w:rPr>
        <w:t xml:space="preserve"> et al.</w:t>
      </w:r>
      <w:r w:rsidRPr="00C819F1">
        <w:t>, TensorFlow: large-scale machine learning on heterogeneous distributed systems.  (2016).</w:t>
      </w:r>
    </w:p>
    <w:p w14:paraId="19140F40" w14:textId="77777777" w:rsidR="00C819F1" w:rsidRPr="00C819F1" w:rsidRDefault="00C819F1" w:rsidP="00C819F1">
      <w:pPr>
        <w:pStyle w:val="EndNoteBibliography"/>
        <w:spacing w:after="0"/>
        <w:ind w:left="720" w:hanging="720"/>
      </w:pPr>
      <w:r w:rsidRPr="00C819F1">
        <w:t>26.</w:t>
      </w:r>
      <w:r w:rsidRPr="00C819F1">
        <w:tab/>
        <w:t>X. Z. Kaiming He, Shaoqing Ren, Jian Sun, Deep residual learning for image recognition.  (2015).</w:t>
      </w:r>
    </w:p>
    <w:p w14:paraId="7585B268" w14:textId="77777777" w:rsidR="00C819F1" w:rsidRPr="00C819F1" w:rsidRDefault="00C819F1" w:rsidP="00C819F1">
      <w:pPr>
        <w:pStyle w:val="EndNoteBibliography"/>
        <w:spacing w:after="0"/>
        <w:ind w:left="720" w:hanging="720"/>
      </w:pPr>
      <w:r w:rsidRPr="00C819F1">
        <w:t>27.</w:t>
      </w:r>
      <w:r w:rsidRPr="00C819F1">
        <w:tab/>
        <w:t>M. Seki</w:t>
      </w:r>
      <w:r w:rsidRPr="00C819F1">
        <w:rPr>
          <w:i/>
        </w:rPr>
        <w:t xml:space="preserve"> et al.</w:t>
      </w:r>
      <w:r w:rsidRPr="00C819F1">
        <w:t xml:space="preserve">, Functional annotation of a full-length Arabidopsis cDNA collection. </w:t>
      </w:r>
      <w:r w:rsidRPr="00C819F1">
        <w:rPr>
          <w:i/>
        </w:rPr>
        <w:t>Science</w:t>
      </w:r>
      <w:r w:rsidRPr="00C819F1">
        <w:t xml:space="preserve"> </w:t>
      </w:r>
      <w:r w:rsidRPr="00C819F1">
        <w:rPr>
          <w:b/>
        </w:rPr>
        <w:t>296</w:t>
      </w:r>
      <w:r w:rsidRPr="00C819F1">
        <w:t>, 141-145 (2002).</w:t>
      </w:r>
    </w:p>
    <w:p w14:paraId="77F40711" w14:textId="77777777" w:rsidR="00C819F1" w:rsidRPr="00C819F1" w:rsidRDefault="00C819F1" w:rsidP="00C819F1">
      <w:pPr>
        <w:pStyle w:val="EndNoteBibliography"/>
        <w:spacing w:after="0"/>
        <w:ind w:left="720" w:hanging="720"/>
      </w:pPr>
      <w:r w:rsidRPr="00C819F1">
        <w:t>28.</w:t>
      </w:r>
      <w:r w:rsidRPr="00C819F1">
        <w:tab/>
        <w:t>T. L. Bailey</w:t>
      </w:r>
      <w:r w:rsidRPr="00C819F1">
        <w:rPr>
          <w:i/>
        </w:rPr>
        <w:t xml:space="preserve"> et al.</w:t>
      </w:r>
      <w:r w:rsidRPr="00C819F1">
        <w:t xml:space="preserve">, MEME Suite: tools for motif discovery and searching. </w:t>
      </w:r>
      <w:r w:rsidRPr="00C819F1">
        <w:rPr>
          <w:i/>
        </w:rPr>
        <w:t>Nucleic Acids Research</w:t>
      </w:r>
      <w:r w:rsidRPr="00C819F1">
        <w:t xml:space="preserve"> </w:t>
      </w:r>
      <w:r w:rsidRPr="00C819F1">
        <w:rPr>
          <w:b/>
        </w:rPr>
        <w:t>37</w:t>
      </w:r>
      <w:r w:rsidRPr="00C819F1">
        <w:t>, W202-W208 (2009).</w:t>
      </w:r>
    </w:p>
    <w:p w14:paraId="4FE32F42" w14:textId="77777777" w:rsidR="00C819F1" w:rsidRPr="00C819F1" w:rsidRDefault="00C819F1" w:rsidP="00C819F1">
      <w:pPr>
        <w:pStyle w:val="EndNoteBibliography"/>
        <w:spacing w:after="0"/>
        <w:ind w:left="720" w:hanging="720"/>
      </w:pPr>
      <w:r w:rsidRPr="00C819F1">
        <w:t>29.</w:t>
      </w:r>
      <w:r w:rsidRPr="00C819F1">
        <w:tab/>
        <w:t xml:space="preserve">C. E. Grant, T. L. Bailey, W. S. Noble, FIMO: scanning for occurrences of a given motif. </w:t>
      </w:r>
      <w:r w:rsidRPr="00C819F1">
        <w:rPr>
          <w:i/>
        </w:rPr>
        <w:t>Bioinformatics (Oxford, England)</w:t>
      </w:r>
      <w:r w:rsidRPr="00C819F1">
        <w:t xml:space="preserve"> </w:t>
      </w:r>
      <w:r w:rsidRPr="00C819F1">
        <w:rPr>
          <w:b/>
        </w:rPr>
        <w:t>27</w:t>
      </w:r>
      <w:r w:rsidRPr="00C819F1">
        <w:t>, 1017-1018 (2011).</w:t>
      </w:r>
    </w:p>
    <w:p w14:paraId="2E277B48" w14:textId="77777777" w:rsidR="00C819F1" w:rsidRPr="00C819F1" w:rsidRDefault="00C819F1" w:rsidP="00C819F1">
      <w:pPr>
        <w:pStyle w:val="EndNoteBibliography"/>
        <w:spacing w:after="0"/>
        <w:ind w:left="720" w:hanging="720"/>
      </w:pPr>
      <w:r w:rsidRPr="00C819F1">
        <w:t>30.</w:t>
      </w:r>
      <w:r w:rsidRPr="00C819F1">
        <w:tab/>
        <w:t xml:space="preserve">Y. Liao, G. K. Smyth, W. Shi, The Subread aligner: fast, accurate and scalable read mapping by seed-and-vote. </w:t>
      </w:r>
      <w:r w:rsidRPr="00C819F1">
        <w:rPr>
          <w:i/>
        </w:rPr>
        <w:t>Nucleic acids research</w:t>
      </w:r>
      <w:r w:rsidRPr="00C819F1">
        <w:t xml:space="preserve"> </w:t>
      </w:r>
      <w:r w:rsidRPr="00C819F1">
        <w:rPr>
          <w:b/>
        </w:rPr>
        <w:t>41</w:t>
      </w:r>
      <w:r w:rsidRPr="00C819F1">
        <w:t>, e108-e108 (2013).</w:t>
      </w:r>
    </w:p>
    <w:p w14:paraId="1A966BA9" w14:textId="77777777" w:rsidR="00C819F1" w:rsidRPr="00C819F1" w:rsidRDefault="00C819F1" w:rsidP="00C819F1">
      <w:pPr>
        <w:pStyle w:val="EndNoteBibliography"/>
        <w:spacing w:after="0"/>
        <w:ind w:left="720" w:hanging="720"/>
      </w:pPr>
      <w:r w:rsidRPr="00C819F1">
        <w:t>31.</w:t>
      </w:r>
      <w:r w:rsidRPr="00C819F1">
        <w:tab/>
        <w:t xml:space="preserve">V. Quesada, R. Macknight, C. Dean, G. G. Simpson, Autoregulation of </w:t>
      </w:r>
      <w:r w:rsidRPr="00C819F1">
        <w:rPr>
          <w:i/>
        </w:rPr>
        <w:t>FCA</w:t>
      </w:r>
      <w:r w:rsidRPr="00C819F1">
        <w:t xml:space="preserve"> pre-mRNA processing controls Arabidopsis flowering time. </w:t>
      </w:r>
      <w:r w:rsidRPr="00C819F1">
        <w:rPr>
          <w:i/>
        </w:rPr>
        <w:t>The EMBO Journal</w:t>
      </w:r>
      <w:r w:rsidRPr="00C819F1">
        <w:t xml:space="preserve"> </w:t>
      </w:r>
      <w:r w:rsidRPr="00C819F1">
        <w:rPr>
          <w:b/>
        </w:rPr>
        <w:t>22</w:t>
      </w:r>
      <w:r w:rsidRPr="00C819F1">
        <w:t>, 3142-3152 (2003).</w:t>
      </w:r>
    </w:p>
    <w:p w14:paraId="68B8C58E" w14:textId="77777777" w:rsidR="00C819F1" w:rsidRPr="00C819F1" w:rsidRDefault="00C819F1" w:rsidP="00C819F1">
      <w:pPr>
        <w:pStyle w:val="EndNoteBibliography"/>
        <w:spacing w:after="0"/>
        <w:ind w:left="720" w:hanging="720"/>
      </w:pPr>
      <w:r w:rsidRPr="00C819F1">
        <w:lastRenderedPageBreak/>
        <w:t>32.</w:t>
      </w:r>
      <w:r w:rsidRPr="00C819F1">
        <w:tab/>
        <w:t>A. V. Grozhik, B. Linder, A. O. Olarerin-George, S. R. Jaffrey, Mapping m</w:t>
      </w:r>
      <w:r w:rsidRPr="00C819F1">
        <w:rPr>
          <w:vertAlign w:val="superscript"/>
        </w:rPr>
        <w:t>6</w:t>
      </w:r>
      <w:r w:rsidRPr="00C819F1">
        <w:t xml:space="preserve">A at individual-nucleotide resolution using crosslinking and immunoprecipitation (miCLIP). </w:t>
      </w:r>
      <w:r w:rsidRPr="00C819F1">
        <w:rPr>
          <w:i/>
        </w:rPr>
        <w:t>Methods in molecular biology (Clifton, N.J.)</w:t>
      </w:r>
      <w:r w:rsidRPr="00C819F1">
        <w:t xml:space="preserve"> </w:t>
      </w:r>
      <w:r w:rsidRPr="00C819F1">
        <w:rPr>
          <w:b/>
        </w:rPr>
        <w:t>1562</w:t>
      </w:r>
      <w:r w:rsidRPr="00C819F1">
        <w:t>, 55-78 (2017).</w:t>
      </w:r>
    </w:p>
    <w:p w14:paraId="56984865" w14:textId="77777777" w:rsidR="00C819F1" w:rsidRPr="00C819F1" w:rsidRDefault="00C819F1" w:rsidP="00C819F1">
      <w:pPr>
        <w:pStyle w:val="EndNoteBibliography"/>
        <w:spacing w:after="0"/>
        <w:ind w:left="720" w:hanging="720"/>
      </w:pPr>
      <w:r w:rsidRPr="00C819F1">
        <w:t>33.</w:t>
      </w:r>
      <w:r w:rsidRPr="00C819F1">
        <w:tab/>
        <w:t>S. Andrews, FastQC: a quality control tool for high throughput sequence data.,  (2010).</w:t>
      </w:r>
    </w:p>
    <w:p w14:paraId="3FE7B602" w14:textId="77777777" w:rsidR="00C819F1" w:rsidRPr="00C819F1" w:rsidRDefault="00C819F1" w:rsidP="00C819F1">
      <w:pPr>
        <w:pStyle w:val="EndNoteBibliography"/>
        <w:spacing w:after="0"/>
        <w:ind w:left="720" w:hanging="720"/>
      </w:pPr>
      <w:r w:rsidRPr="00C819F1">
        <w:t>34.</w:t>
      </w:r>
      <w:r w:rsidRPr="00C819F1">
        <w:tab/>
        <w:t xml:space="preserve">P. Ewels, M. Magnusson, M. Käller, S. Lundin, MultiQC: summarize analysis results for multiple tools and samples in a single report. </w:t>
      </w:r>
      <w:r w:rsidRPr="00C819F1">
        <w:rPr>
          <w:i/>
        </w:rPr>
        <w:t>Bioinformatics</w:t>
      </w:r>
      <w:r w:rsidRPr="00C819F1">
        <w:t xml:space="preserve"> </w:t>
      </w:r>
      <w:r w:rsidRPr="00C819F1">
        <w:rPr>
          <w:b/>
        </w:rPr>
        <w:t>32</w:t>
      </w:r>
      <w:r w:rsidRPr="00C819F1">
        <w:t>, 3047-3048 (2016).</w:t>
      </w:r>
    </w:p>
    <w:p w14:paraId="7491E66F" w14:textId="77777777" w:rsidR="00C819F1" w:rsidRPr="00C819F1" w:rsidRDefault="00C819F1" w:rsidP="00C819F1">
      <w:pPr>
        <w:pStyle w:val="EndNoteBibliography"/>
        <w:spacing w:after="0"/>
        <w:ind w:left="720" w:hanging="720"/>
      </w:pPr>
      <w:r w:rsidRPr="00C819F1">
        <w:t>35.</w:t>
      </w:r>
      <w:r w:rsidRPr="00C819F1">
        <w:tab/>
        <w:t xml:space="preserve">M. Martin, Cutadapt removes adapter sequences from high-throughput sequencing reads. </w:t>
      </w:r>
      <w:r w:rsidRPr="00C819F1">
        <w:rPr>
          <w:i/>
        </w:rPr>
        <w:t>2011</w:t>
      </w:r>
      <w:r w:rsidRPr="00C819F1">
        <w:t xml:space="preserve"> </w:t>
      </w:r>
      <w:r w:rsidRPr="00C819F1">
        <w:rPr>
          <w:b/>
        </w:rPr>
        <w:t>17</w:t>
      </w:r>
      <w:r w:rsidRPr="00C819F1">
        <w:t>, 3 (2011).</w:t>
      </w:r>
    </w:p>
    <w:p w14:paraId="70CA0E27" w14:textId="77777777" w:rsidR="00C819F1" w:rsidRPr="00C819F1" w:rsidRDefault="00C819F1" w:rsidP="00C819F1">
      <w:pPr>
        <w:pStyle w:val="EndNoteBibliography"/>
        <w:spacing w:after="0"/>
        <w:ind w:left="720" w:hanging="720"/>
      </w:pPr>
      <w:r w:rsidRPr="00C819F1">
        <w:t>36.</w:t>
      </w:r>
      <w:r w:rsidRPr="00C819F1">
        <w:tab/>
        <w:t xml:space="preserve">T. Smith, A. Heger, I. Sudbery, UMI-tools: modeling sequencing errors in Unique Molecular Identifiers to improve quantification accuracy. </w:t>
      </w:r>
      <w:r w:rsidRPr="00C819F1">
        <w:rPr>
          <w:i/>
        </w:rPr>
        <w:t>Genome research</w:t>
      </w:r>
      <w:r w:rsidRPr="00C819F1">
        <w:t xml:space="preserve"> </w:t>
      </w:r>
      <w:r w:rsidRPr="00C819F1">
        <w:rPr>
          <w:b/>
        </w:rPr>
        <w:t>27</w:t>
      </w:r>
      <w:r w:rsidRPr="00C819F1">
        <w:t>, 491-499 (2017).</w:t>
      </w:r>
    </w:p>
    <w:p w14:paraId="654CFA51" w14:textId="77777777" w:rsidR="00C819F1" w:rsidRPr="00C819F1" w:rsidRDefault="00C819F1" w:rsidP="00C819F1">
      <w:pPr>
        <w:pStyle w:val="EndNoteBibliography"/>
        <w:spacing w:after="0"/>
        <w:ind w:left="720" w:hanging="720"/>
      </w:pPr>
      <w:r w:rsidRPr="00C819F1">
        <w:t>37.</w:t>
      </w:r>
      <w:r w:rsidRPr="00C819F1">
        <w:tab/>
        <w:t>P. J. Uren</w:t>
      </w:r>
      <w:r w:rsidRPr="00C819F1">
        <w:rPr>
          <w:i/>
        </w:rPr>
        <w:t xml:space="preserve"> et al.</w:t>
      </w:r>
      <w:r w:rsidRPr="00C819F1">
        <w:t xml:space="preserve">, Site identification in high-throughput RNA-protein interaction data. </w:t>
      </w:r>
      <w:r w:rsidRPr="00C819F1">
        <w:rPr>
          <w:i/>
        </w:rPr>
        <w:t>Bioinformatics (Oxford, England)</w:t>
      </w:r>
      <w:r w:rsidRPr="00C819F1">
        <w:t xml:space="preserve"> </w:t>
      </w:r>
      <w:r w:rsidRPr="00C819F1">
        <w:rPr>
          <w:b/>
        </w:rPr>
        <w:t>28</w:t>
      </w:r>
      <w:r w:rsidRPr="00C819F1">
        <w:t>, 3013-3020 (2012).</w:t>
      </w:r>
    </w:p>
    <w:p w14:paraId="7528CB37" w14:textId="77777777" w:rsidR="00C819F1" w:rsidRPr="00C819F1" w:rsidRDefault="00C819F1" w:rsidP="00C819F1">
      <w:pPr>
        <w:pStyle w:val="EndNoteBibliography"/>
        <w:spacing w:after="0"/>
        <w:ind w:left="720" w:hanging="720"/>
      </w:pPr>
      <w:r w:rsidRPr="00C819F1">
        <w:t>38.</w:t>
      </w:r>
      <w:r w:rsidRPr="00C819F1">
        <w:tab/>
        <w:t xml:space="preserve">Q. Li, J. B. Brown, H. Huang, P. J. Bickel, Measuring reproducibility of high-throughput experiments. </w:t>
      </w:r>
      <w:r w:rsidRPr="00C819F1">
        <w:rPr>
          <w:i/>
        </w:rPr>
        <w:t>Ann. Appl. Stat.</w:t>
      </w:r>
      <w:r w:rsidRPr="00C819F1">
        <w:t xml:space="preserve"> </w:t>
      </w:r>
      <w:r w:rsidRPr="00C819F1">
        <w:rPr>
          <w:b/>
        </w:rPr>
        <w:t>5</w:t>
      </w:r>
      <w:r w:rsidRPr="00C819F1">
        <w:t>, 1752-1779 (2011).</w:t>
      </w:r>
    </w:p>
    <w:p w14:paraId="293C01F1" w14:textId="77777777" w:rsidR="00C819F1" w:rsidRPr="00C819F1" w:rsidRDefault="00C819F1" w:rsidP="00C819F1">
      <w:pPr>
        <w:pStyle w:val="EndNoteBibliography"/>
        <w:ind w:left="720" w:hanging="720"/>
      </w:pPr>
      <w:r w:rsidRPr="00C819F1">
        <w:t>39.</w:t>
      </w:r>
      <w:r w:rsidRPr="00C819F1">
        <w:tab/>
        <w:t>H. Huang</w:t>
      </w:r>
      <w:r w:rsidRPr="00C819F1">
        <w:rPr>
          <w:i/>
        </w:rPr>
        <w:t xml:space="preserve"> et al.</w:t>
      </w:r>
      <w:r w:rsidRPr="00C819F1">
        <w:t xml:space="preserve">, Recognition of RNA </w:t>
      </w:r>
      <w:r w:rsidRPr="00C819F1">
        <w:rPr>
          <w:i/>
        </w:rPr>
        <w:t>N</w:t>
      </w:r>
      <w:r w:rsidRPr="00C819F1">
        <w:t xml:space="preserve">6-methyladenosine by IGF2BP proteins enhances mRNA stability and translation. </w:t>
      </w:r>
      <w:r w:rsidRPr="00C819F1">
        <w:rPr>
          <w:i/>
        </w:rPr>
        <w:t>Nature Cell Biology</w:t>
      </w:r>
      <w:r w:rsidRPr="00C819F1">
        <w:t xml:space="preserve"> </w:t>
      </w:r>
      <w:r w:rsidRPr="00C819F1">
        <w:rPr>
          <w:b/>
        </w:rPr>
        <w:t>20</w:t>
      </w:r>
      <w:r w:rsidRPr="00C819F1">
        <w:t>, 285-295 (2018).</w:t>
      </w:r>
    </w:p>
    <w:p w14:paraId="75C1CFAE" w14:textId="3908FF6E" w:rsidR="00405AF2" w:rsidRDefault="00A936C0" w:rsidP="006D56C7">
      <w:pPr>
        <w:jc w:val="both"/>
        <w:rPr>
          <w:lang w:val="en-US"/>
        </w:rPr>
      </w:pPr>
      <w:r>
        <w:rPr>
          <w:lang w:val="en-US"/>
        </w:rPr>
        <w:fldChar w:fldCharType="end"/>
      </w:r>
    </w:p>
    <w:p w14:paraId="3D286FFB" w14:textId="77777777" w:rsidR="00405AF2" w:rsidRDefault="00405AF2">
      <w:pPr>
        <w:rPr>
          <w:lang w:val="en-US"/>
        </w:rPr>
      </w:pPr>
      <w:r>
        <w:rPr>
          <w:lang w:val="en-US"/>
        </w:rPr>
        <w:br w:type="page"/>
      </w:r>
    </w:p>
    <w:p w14:paraId="35E89E62" w14:textId="27492BF7" w:rsidR="006D56C7" w:rsidRDefault="006D56C7" w:rsidP="006D56C7">
      <w:pPr>
        <w:jc w:val="both"/>
        <w:rPr>
          <w:lang w:val="en-US"/>
        </w:rPr>
      </w:pPr>
    </w:p>
    <w:p w14:paraId="22427122" w14:textId="08DCCA52" w:rsidR="00BA3390" w:rsidRDefault="00BA3390"/>
    <w:p w14:paraId="58F0476C" w14:textId="076CDA31" w:rsidR="00BA3390" w:rsidRDefault="00BA3390" w:rsidP="00BA3390">
      <w:pPr>
        <w:rPr>
          <w:b/>
        </w:rPr>
      </w:pPr>
      <w:r w:rsidRPr="00E07A03">
        <w:rPr>
          <w:lang w:val="en-US"/>
        </w:rPr>
        <w:br w:type="column"/>
      </w:r>
      <w:r>
        <w:rPr>
          <w:b/>
          <w:noProof/>
          <w:lang w:eastAsia="en-GB"/>
        </w:rPr>
        <w:lastRenderedPageBreak/>
        <w:drawing>
          <wp:inline distT="0" distB="0" distL="0" distR="0" wp14:anchorId="74D719D5" wp14:editId="5B01C560">
            <wp:extent cx="6331674" cy="7499758"/>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31674" cy="7499758"/>
                    </a:xfrm>
                    <a:prstGeom prst="rect">
                      <a:avLst/>
                    </a:prstGeom>
                    <a:ln>
                      <a:noFill/>
                    </a:ln>
                    <a:extLst>
                      <a:ext uri="{53640926-AAD7-44D8-BBD7-CCE9431645EC}">
                        <a14:shadowObscured xmlns:a14="http://schemas.microsoft.com/office/drawing/2010/main"/>
                      </a:ext>
                    </a:extLst>
                  </pic:spPr>
                </pic:pic>
              </a:graphicData>
            </a:graphic>
          </wp:inline>
        </w:drawing>
      </w:r>
    </w:p>
    <w:p w14:paraId="14F0E862" w14:textId="77777777" w:rsidR="00BA3390" w:rsidRPr="00670AA0" w:rsidRDefault="00BA3390" w:rsidP="00BA3390">
      <w:pPr>
        <w:rPr>
          <w:b/>
        </w:rPr>
      </w:pPr>
      <w:r w:rsidRPr="00670AA0">
        <w:rPr>
          <w:b/>
        </w:rPr>
        <w:t>Figure S1. Properties of the Nanopore DRS sequencing data</w:t>
      </w:r>
      <w:r>
        <w:rPr>
          <w:b/>
        </w:rPr>
        <w:t>.</w:t>
      </w:r>
    </w:p>
    <w:p w14:paraId="790FAB86" w14:textId="77777777" w:rsidR="00BA3390" w:rsidRDefault="00BA3390" w:rsidP="00BA3390">
      <w:pPr>
        <w:numPr>
          <w:ilvl w:val="0"/>
          <w:numId w:val="1"/>
        </w:numPr>
      </w:pPr>
      <w:r>
        <w:t xml:space="preserve">Nanopore DRS identified 12.8kb transcript generated from </w:t>
      </w:r>
      <w:r w:rsidRPr="00231B5C">
        <w:rPr>
          <w:i/>
          <w:iCs/>
        </w:rPr>
        <w:t>AT1G67120</w:t>
      </w:r>
      <w:r w:rsidRPr="2913DF95">
        <w:rPr>
          <w:i/>
          <w:iCs/>
        </w:rPr>
        <w:t xml:space="preserve"> </w:t>
      </w:r>
      <w:r>
        <w:t xml:space="preserve">gene that includes 58 exons. An RNA isoform present in the </w:t>
      </w:r>
      <w:r w:rsidRPr="2913DF95">
        <w:rPr>
          <w:i/>
          <w:iCs/>
        </w:rPr>
        <w:t xml:space="preserve">Araport11 </w:t>
      </w:r>
      <w:r>
        <w:t>annotation is shown in orange and an RNA isoform identified using nanopore DRS – in blue.</w:t>
      </w:r>
    </w:p>
    <w:p w14:paraId="69342F29" w14:textId="0D669CAE" w:rsidR="00BA3390" w:rsidRDefault="00BA3390" w:rsidP="00BA3390">
      <w:pPr>
        <w:numPr>
          <w:ilvl w:val="0"/>
          <w:numId w:val="1"/>
        </w:numPr>
      </w:pPr>
      <w:r>
        <w:lastRenderedPageBreak/>
        <w:t xml:space="preserve">Synthetic ERCC RNA Spike-In mixes are detected in a quantitative manner. Absolute concentrations of spike-ins are plotted against counts per million reads in log10 scale. ERCC RNA Spike-In mix 1 is shown in </w:t>
      </w:r>
      <w:r w:rsidR="0038025A">
        <w:t>blue and</w:t>
      </w:r>
      <w:r>
        <w:t xml:space="preserve"> mix 2 – in orange.</w:t>
      </w:r>
    </w:p>
    <w:p w14:paraId="12021EED" w14:textId="77777777" w:rsidR="00BA3390" w:rsidRDefault="00BA3390" w:rsidP="00BA3390">
      <w:pPr>
        <w:numPr>
          <w:ilvl w:val="0"/>
          <w:numId w:val="1"/>
        </w:numPr>
      </w:pPr>
      <w:r w:rsidRPr="00611C50">
        <w:t>Overview of the sequencing and alig</w:t>
      </w:r>
      <w:r>
        <w:t xml:space="preserve">nment characteristics of nanopore DRS data for ERCC RNA Spike-Ins. </w:t>
      </w:r>
      <w:r w:rsidRPr="00611C50">
        <w:t xml:space="preserve">Distribution of the length fraction of each sequenced read that aligns to the ERCC </w:t>
      </w:r>
      <w:r>
        <w:t>RNA S</w:t>
      </w:r>
      <w:r w:rsidRPr="00611C50">
        <w:t>pike-</w:t>
      </w:r>
      <w:r>
        <w:t>I</w:t>
      </w:r>
      <w:r w:rsidRPr="00611C50">
        <w:t>n reference</w:t>
      </w:r>
      <w:r>
        <w:t xml:space="preserve"> is shown on the left; d</w:t>
      </w:r>
      <w:r w:rsidRPr="00611C50">
        <w:t xml:space="preserve">istribution of fraction of identity </w:t>
      </w:r>
      <w:r>
        <w:t xml:space="preserve">that </w:t>
      </w:r>
      <w:r w:rsidRPr="00611C50">
        <w:t xml:space="preserve">matches between the sequence of the read and the ERCC </w:t>
      </w:r>
      <w:r>
        <w:t xml:space="preserve">RNA Spike-In </w:t>
      </w:r>
      <w:r w:rsidRPr="00611C50">
        <w:t>reference for the aligned portion of each read</w:t>
      </w:r>
      <w:r>
        <w:t xml:space="preserve"> – in the centre; d</w:t>
      </w:r>
      <w:r w:rsidRPr="00611C50">
        <w:t>istributions of the occurrence of insertions (black), substitutions (orange) and deletions (blue) as a proportion of the number of aligned bases in each read</w:t>
      </w:r>
      <w:r>
        <w:t xml:space="preserve"> – on the right</w:t>
      </w:r>
      <w:r w:rsidRPr="00611C50">
        <w:t>.</w:t>
      </w:r>
    </w:p>
    <w:p w14:paraId="76691434" w14:textId="77777777" w:rsidR="00BA3390" w:rsidRDefault="00BA3390" w:rsidP="00BA3390">
      <w:pPr>
        <w:numPr>
          <w:ilvl w:val="0"/>
          <w:numId w:val="1"/>
        </w:numPr>
      </w:pPr>
      <w:r w:rsidRPr="00611C50">
        <w:t>Su</w:t>
      </w:r>
      <w:r>
        <w:t>bstitution preference for each nucleotide (A, U</w:t>
      </w:r>
      <w:r w:rsidRPr="00611C50">
        <w:t>, G, C, lef</w:t>
      </w:r>
      <w:r>
        <w:t>t-to-right). When substituted, guanidine is replaced with a</w:t>
      </w:r>
      <w:r w:rsidRPr="00611C50">
        <w:t>denosine in more than 6</w:t>
      </w:r>
      <w:r>
        <w:t xml:space="preserve">3% of its substitutions, while cytosine is replaced by uridine </w:t>
      </w:r>
      <w:r w:rsidRPr="00611C50">
        <w:t>73%</w:t>
      </w:r>
      <w:r>
        <w:t xml:space="preserve"> of the time. Conversely uridine</w:t>
      </w:r>
      <w:r w:rsidRPr="00611C50">
        <w:t xml:space="preserve"> is rarely repla</w:t>
      </w:r>
      <w:r>
        <w:t>ced with guanidine (12%) and a</w:t>
      </w:r>
      <w:r w:rsidRPr="00611C50">
        <w:t>den</w:t>
      </w:r>
      <w:r>
        <w:t>ine is rarely substituted with c</w:t>
      </w:r>
      <w:r w:rsidRPr="00611C50">
        <w:t>ytosine (16%).</w:t>
      </w:r>
    </w:p>
    <w:p w14:paraId="3839123E" w14:textId="77777777" w:rsidR="00BA3390" w:rsidRDefault="00BA3390" w:rsidP="00BA3390">
      <w:pPr>
        <w:numPr>
          <w:ilvl w:val="0"/>
          <w:numId w:val="1"/>
        </w:numPr>
      </w:pPr>
      <w:r w:rsidRPr="00E86718">
        <w:t xml:space="preserve">Nucleotide representation within the ERCC </w:t>
      </w:r>
      <w:r>
        <w:t xml:space="preserve">RNA Spike-In </w:t>
      </w:r>
      <w:r w:rsidRPr="00E86718">
        <w:t>reference sequences (black dots) compared with the nucleotide representation within four categori</w:t>
      </w:r>
      <w:r>
        <w:t>es from the nanopore DRS reads.</w:t>
      </w:r>
      <w:r w:rsidRPr="00E86718">
        <w:t xml:space="preserve"> </w:t>
      </w:r>
      <w:r>
        <w:t>I</w:t>
      </w:r>
      <w:r w:rsidRPr="00E86718">
        <w:t xml:space="preserve">dentity matches between the sequence of the read and the ERCC </w:t>
      </w:r>
      <w:r>
        <w:t xml:space="preserve">RNA Spike-In </w:t>
      </w:r>
      <w:r w:rsidRPr="00E86718">
        <w:t>reference (green crosses), in</w:t>
      </w:r>
      <w:r>
        <w:t>sertions (blue pentagons), dele</w:t>
      </w:r>
      <w:r w:rsidRPr="00E86718">
        <w:t>tions (yellow stars) and substitutions (purple diamonds). Guanidine (G) is under-represented, an</w:t>
      </w:r>
      <w:r>
        <w:t>d uridine (U</w:t>
      </w:r>
      <w:r w:rsidRPr="00E86718">
        <w:t>) is over-represented, for all three categories of error (insert</w:t>
      </w:r>
      <w:r>
        <w:t>ion, deletion and substitution (</w:t>
      </w:r>
      <w:r w:rsidRPr="00E86718">
        <w:t>relative to the reference nucleotide distribution). Cytosine (C) is over-represented in the set of deletions and substitutions. Adenine (A) is over-</w:t>
      </w:r>
      <w:r>
        <w:t>represented for i</w:t>
      </w:r>
      <w:r w:rsidRPr="00E86718">
        <w:t>nsertions and deletions and, under-represented in the set of substitutions.</w:t>
      </w:r>
    </w:p>
    <w:p w14:paraId="007D980A" w14:textId="77777777" w:rsidR="00BA3390" w:rsidRDefault="00BA3390" w:rsidP="00BA3390">
      <w:pPr>
        <w:numPr>
          <w:ilvl w:val="0"/>
          <w:numId w:val="1"/>
        </w:numPr>
      </w:pPr>
      <w:r>
        <w:t xml:space="preserve">Signals originating from the </w:t>
      </w:r>
      <w:r w:rsidRPr="00F80AA1">
        <w:rPr>
          <w:i/>
          <w:iCs/>
        </w:rPr>
        <w:t>RH3</w:t>
      </w:r>
      <w:r>
        <w:t xml:space="preserve"> transcripts are susceptible to systematic over-splitting around exons 7-9</w:t>
      </w:r>
      <w:r w:rsidRPr="04BF9090">
        <w:t xml:space="preserve"> </w:t>
      </w:r>
      <w:r>
        <w:t>(highlighted using a purple dashed box), resulting in reads with apparently novel 5’ or 3’ positions. This appears to only occur at high frequency in datasets collected after May 2018 (</w:t>
      </w:r>
      <w:r w:rsidRPr="00C51A82">
        <w:t>Table S</w:t>
      </w:r>
      <w:r>
        <w:t xml:space="preserve">1) and may be the result of an update to the </w:t>
      </w:r>
      <w:proofErr w:type="spellStart"/>
      <w:r>
        <w:t>MinKNOW</w:t>
      </w:r>
      <w:proofErr w:type="spellEnd"/>
      <w:r>
        <w:t xml:space="preserve"> software.</w:t>
      </w:r>
    </w:p>
    <w:p w14:paraId="6D3E5DFE" w14:textId="77777777" w:rsidR="00BA3390" w:rsidRDefault="00BA3390" w:rsidP="00BA3390"/>
    <w:p w14:paraId="0CA8D97B" w14:textId="77777777" w:rsidR="00BA3390" w:rsidRDefault="00BA3390" w:rsidP="00BA3390">
      <w:pPr>
        <w:ind w:left="360"/>
        <w:rPr>
          <w:b/>
        </w:rPr>
      </w:pPr>
      <w:r>
        <w:rPr>
          <w:b/>
        </w:rPr>
        <w:br w:type="column"/>
      </w:r>
      <w:r>
        <w:rPr>
          <w:b/>
          <w:noProof/>
          <w:lang w:eastAsia="en-GB"/>
        </w:rPr>
        <w:lastRenderedPageBreak/>
        <w:drawing>
          <wp:inline distT="0" distB="0" distL="0" distR="0" wp14:anchorId="54E51A5D" wp14:editId="268771E9">
            <wp:extent cx="5602664" cy="178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2.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02664" cy="1784215"/>
                    </a:xfrm>
                    <a:prstGeom prst="rect">
                      <a:avLst/>
                    </a:prstGeom>
                    <a:ln>
                      <a:noFill/>
                    </a:ln>
                    <a:extLst>
                      <a:ext uri="{53640926-AAD7-44D8-BBD7-CCE9431645EC}">
                        <a14:shadowObscured xmlns:a14="http://schemas.microsoft.com/office/drawing/2010/main"/>
                      </a:ext>
                    </a:extLst>
                  </pic:spPr>
                </pic:pic>
              </a:graphicData>
            </a:graphic>
          </wp:inline>
        </w:drawing>
      </w:r>
    </w:p>
    <w:p w14:paraId="44ABFA9B" w14:textId="77777777" w:rsidR="00BA3390" w:rsidRDefault="00BA3390" w:rsidP="00BA3390">
      <w:pPr>
        <w:ind w:left="360"/>
        <w:rPr>
          <w:b/>
        </w:rPr>
      </w:pPr>
      <w:r w:rsidRPr="00110156">
        <w:rPr>
          <w:b/>
        </w:rPr>
        <w:t xml:space="preserve">Figure S2. 3’ end processing information provided by </w:t>
      </w:r>
      <w:r>
        <w:rPr>
          <w:b/>
        </w:rPr>
        <w:t>n</w:t>
      </w:r>
      <w:r w:rsidRPr="00110156">
        <w:rPr>
          <w:b/>
        </w:rPr>
        <w:t>anopore DRS.</w:t>
      </w:r>
    </w:p>
    <w:p w14:paraId="14B9EB9F" w14:textId="77777777" w:rsidR="00BA3390" w:rsidRDefault="00BA3390" w:rsidP="00BA3390">
      <w:pPr>
        <w:numPr>
          <w:ilvl w:val="0"/>
          <w:numId w:val="2"/>
        </w:numPr>
      </w:pPr>
      <w:r>
        <w:t xml:space="preserve">Poly(A) tail length of RNA negatively correlates with the expression of the gene. Expression in log scale of counts per million (CPM) obtained from nanopore DRS data is plotted against median poly(A) tail length. </w:t>
      </w:r>
      <w:r>
        <w:sym w:font="Symbol" w:char="F072"/>
      </w:r>
      <w:r>
        <w:t xml:space="preserve"> - </w:t>
      </w:r>
      <w:r w:rsidRPr="00E712E9">
        <w:t>Spearman rho</w:t>
      </w:r>
      <w:r>
        <w:t xml:space="preserve"> value.</w:t>
      </w:r>
    </w:p>
    <w:p w14:paraId="3B90E809" w14:textId="6BE2BCA6" w:rsidR="00BA3390" w:rsidRPr="00DA4340" w:rsidRDefault="00BA3390" w:rsidP="00BA3390">
      <w:pPr>
        <w:numPr>
          <w:ilvl w:val="0"/>
          <w:numId w:val="2"/>
        </w:numPr>
        <w:spacing w:after="0" w:line="240" w:lineRule="auto"/>
        <w:rPr>
          <w:rFonts w:ascii="Calibri" w:eastAsia="Times New Roman" w:hAnsi="Calibri" w:cs="Calibri"/>
          <w:shd w:val="clear" w:color="auto" w:fill="FFFFFF"/>
        </w:rPr>
      </w:pPr>
      <w:r w:rsidRPr="0046767D">
        <w:rPr>
          <w:rFonts w:ascii="Calibri" w:eastAsia="Times New Roman" w:hAnsi="Calibri" w:cs="Calibri"/>
          <w:shd w:val="clear" w:color="auto" w:fill="FFFFFF"/>
        </w:rPr>
        <w:t xml:space="preserve">Nanopore DRS identified </w:t>
      </w:r>
      <w:r>
        <w:rPr>
          <w:rFonts w:ascii="Calibri" w:eastAsia="Times New Roman" w:hAnsi="Calibri" w:cs="Calibri"/>
          <w:shd w:val="clear" w:color="auto" w:fill="FFFFFF"/>
        </w:rPr>
        <w:t xml:space="preserve">new </w:t>
      </w:r>
      <w:r w:rsidRPr="0046767D">
        <w:rPr>
          <w:rFonts w:ascii="Calibri" w:eastAsia="Times New Roman" w:hAnsi="Calibri" w:cs="Calibri"/>
          <w:shd w:val="clear" w:color="auto" w:fill="FFFFFF"/>
        </w:rPr>
        <w:t>3’ polyadenylation sites in RNA</w:t>
      </w:r>
      <w:r>
        <w:rPr>
          <w:rFonts w:ascii="Calibri" w:eastAsia="Times New Roman" w:hAnsi="Calibri" w:cs="Calibri"/>
          <w:shd w:val="clear" w:color="auto" w:fill="FFFFFF"/>
        </w:rPr>
        <w:t>s</w:t>
      </w:r>
      <w:r w:rsidRPr="0046767D">
        <w:rPr>
          <w:rFonts w:ascii="Calibri" w:eastAsia="Times New Roman" w:hAnsi="Calibri" w:cs="Calibri"/>
          <w:shd w:val="clear" w:color="auto" w:fill="FFFFFF"/>
        </w:rPr>
        <w:t xml:space="preserve"> transcribed from </w:t>
      </w:r>
      <w:r w:rsidRPr="67AFC965">
        <w:rPr>
          <w:rFonts w:ascii="Calibri" w:eastAsia="Times New Roman" w:hAnsi="Calibri" w:cs="Calibri"/>
          <w:i/>
          <w:iCs/>
          <w:shd w:val="clear" w:color="auto" w:fill="FFFFFF"/>
        </w:rPr>
        <w:t>IBM1 (AT3G07610)</w:t>
      </w:r>
      <w:r w:rsidRPr="004F4ADB">
        <w:rPr>
          <w:rFonts w:ascii="Calibri" w:eastAsia="Times New Roman" w:hAnsi="Calibri" w:cs="Calibri"/>
          <w:shd w:val="clear" w:color="auto" w:fill="FFFFFF"/>
        </w:rPr>
        <w:t> gene</w:t>
      </w:r>
      <w:r>
        <w:rPr>
          <w:rFonts w:ascii="Calibri" w:eastAsia="Times New Roman" w:hAnsi="Calibri" w:cs="Calibri"/>
          <w:shd w:val="clear" w:color="auto" w:fill="FFFFFF"/>
        </w:rPr>
        <w:t>. Blue track shows coverage of n</w:t>
      </w:r>
      <w:r w:rsidRPr="004F4ADB">
        <w:rPr>
          <w:rFonts w:ascii="Calibri" w:eastAsia="Times New Roman" w:hAnsi="Calibri" w:cs="Calibri"/>
          <w:shd w:val="clear" w:color="auto" w:fill="FFFFFF"/>
        </w:rPr>
        <w:t xml:space="preserve">anopore </w:t>
      </w:r>
      <w:r>
        <w:rPr>
          <w:rFonts w:ascii="Calibri" w:eastAsia="Times New Roman" w:hAnsi="Calibri" w:cs="Calibri"/>
          <w:shd w:val="clear" w:color="auto" w:fill="FFFFFF"/>
        </w:rPr>
        <w:t xml:space="preserve">DRS </w:t>
      </w:r>
      <w:r w:rsidRPr="004F4ADB">
        <w:rPr>
          <w:rFonts w:ascii="Calibri" w:eastAsia="Times New Roman" w:hAnsi="Calibri" w:cs="Calibri"/>
          <w:shd w:val="clear" w:color="auto" w:fill="FFFFFF"/>
        </w:rPr>
        <w:t>reads. </w:t>
      </w:r>
      <w:r>
        <w:rPr>
          <w:rFonts w:ascii="Calibri" w:eastAsia="Times New Roman" w:hAnsi="Calibri" w:cs="Calibri"/>
          <w:shd w:val="clear" w:color="auto" w:fill="FFFFFF"/>
        </w:rPr>
        <w:t>Isoforms found in</w:t>
      </w:r>
      <w:ins w:id="0" w:author="Geoffrey Barton (Staff)" w:date="2019-05-24T16:48:00Z">
        <w:r w:rsidR="00820355">
          <w:rPr>
            <w:rFonts w:ascii="Calibri" w:eastAsia="Times New Roman" w:hAnsi="Calibri" w:cs="Calibri"/>
            <w:shd w:val="clear" w:color="auto" w:fill="FFFFFF"/>
          </w:rPr>
          <w:t xml:space="preserve"> the</w:t>
        </w:r>
      </w:ins>
      <w:r>
        <w:rPr>
          <w:rFonts w:ascii="Calibri" w:eastAsia="Times New Roman" w:hAnsi="Calibri" w:cs="Calibri"/>
          <w:shd w:val="clear" w:color="auto" w:fill="FFFFFF"/>
        </w:rPr>
        <w:t xml:space="preserve"> Araport11 annotation are</w:t>
      </w:r>
      <w:r w:rsidRPr="004F4ADB">
        <w:rPr>
          <w:rFonts w:ascii="Calibri" w:eastAsia="Times New Roman" w:hAnsi="Calibri" w:cs="Calibri"/>
          <w:shd w:val="clear" w:color="auto" w:fill="FFFFFF"/>
        </w:rPr>
        <w:t xml:space="preserve"> shown in orang</w:t>
      </w:r>
      <w:r>
        <w:rPr>
          <w:rFonts w:ascii="Calibri" w:eastAsia="Times New Roman" w:hAnsi="Calibri" w:cs="Calibri"/>
          <w:shd w:val="clear" w:color="auto" w:fill="FFFFFF"/>
        </w:rPr>
        <w:t>e and those detected by nanopore DRS</w:t>
      </w:r>
      <w:r w:rsidRPr="004F4ADB">
        <w:rPr>
          <w:rFonts w:ascii="Calibri" w:eastAsia="Times New Roman" w:hAnsi="Calibri" w:cs="Calibri"/>
          <w:shd w:val="clear" w:color="auto" w:fill="FFFFFF"/>
        </w:rPr>
        <w:t xml:space="preserve"> are </w:t>
      </w:r>
      <w:r>
        <w:rPr>
          <w:rFonts w:ascii="Calibri" w:eastAsia="Times New Roman" w:hAnsi="Calibri" w:cs="Calibri"/>
          <w:shd w:val="clear" w:color="auto" w:fill="FFFFFF"/>
        </w:rPr>
        <w:t xml:space="preserve">in </w:t>
      </w:r>
      <w:r w:rsidRPr="004F4ADB">
        <w:rPr>
          <w:rFonts w:ascii="Calibri" w:eastAsia="Times New Roman" w:hAnsi="Calibri" w:cs="Calibri"/>
          <w:shd w:val="clear" w:color="auto" w:fill="FFFFFF"/>
        </w:rPr>
        <w:t>blue. </w:t>
      </w:r>
      <w:proofErr w:type="spellStart"/>
      <w:r w:rsidRPr="004F4ADB">
        <w:rPr>
          <w:rFonts w:ascii="Calibri" w:eastAsia="Times New Roman" w:hAnsi="Calibri" w:cs="Calibri"/>
          <w:shd w:val="clear" w:color="auto" w:fill="FFFFFF"/>
        </w:rPr>
        <w:t>pPAS</w:t>
      </w:r>
      <w:proofErr w:type="spellEnd"/>
      <w:r w:rsidRPr="004F4ADB">
        <w:rPr>
          <w:rFonts w:ascii="Calibri" w:eastAsia="Times New Roman" w:hAnsi="Calibri" w:cs="Calibri"/>
          <w:shd w:val="clear" w:color="auto" w:fill="FFFFFF"/>
        </w:rPr>
        <w:t xml:space="preserve"> is proximal polyadenylation site.</w:t>
      </w:r>
    </w:p>
    <w:p w14:paraId="412280BA" w14:textId="77777777" w:rsidR="00BA3390" w:rsidRDefault="00BA3390" w:rsidP="00BA3390">
      <w:pPr>
        <w:spacing w:after="0" w:line="240" w:lineRule="auto"/>
        <w:ind w:left="360"/>
      </w:pPr>
      <w:bookmarkStart w:id="1" w:name="_GoBack"/>
      <w:bookmarkEnd w:id="1"/>
      <w:r>
        <w:br w:type="column"/>
      </w:r>
      <w:r>
        <w:rPr>
          <w:noProof/>
          <w:lang w:eastAsia="en-GB"/>
        </w:rPr>
        <w:lastRenderedPageBreak/>
        <w:drawing>
          <wp:inline distT="0" distB="0" distL="0" distR="0" wp14:anchorId="2030B625" wp14:editId="60E9E86F">
            <wp:extent cx="5777779" cy="6435412"/>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7779" cy="6435412"/>
                    </a:xfrm>
                    <a:prstGeom prst="rect">
                      <a:avLst/>
                    </a:prstGeom>
                    <a:ln>
                      <a:noFill/>
                    </a:ln>
                    <a:extLst>
                      <a:ext uri="{53640926-AAD7-44D8-BBD7-CCE9431645EC}">
                        <a14:shadowObscured xmlns:a14="http://schemas.microsoft.com/office/drawing/2010/main"/>
                      </a:ext>
                    </a:extLst>
                  </pic:spPr>
                </pic:pic>
              </a:graphicData>
            </a:graphic>
          </wp:inline>
        </w:drawing>
      </w:r>
    </w:p>
    <w:p w14:paraId="63B14924" w14:textId="77777777" w:rsidR="00BA3390" w:rsidRDefault="00BA3390" w:rsidP="00BA3390">
      <w:pPr>
        <w:spacing w:after="0" w:line="240" w:lineRule="auto"/>
        <w:ind w:left="360"/>
        <w:rPr>
          <w:b/>
        </w:rPr>
      </w:pPr>
      <w:r>
        <w:rPr>
          <w:b/>
        </w:rPr>
        <w:t>Figure S3. 5’ end processing information provided by nanopore DRS with cap-dependent ligation of 5’ adapter RNA.</w:t>
      </w:r>
    </w:p>
    <w:p w14:paraId="234FE7A9" w14:textId="39359472" w:rsidR="00BA3390" w:rsidRDefault="00BA3390" w:rsidP="00BA3390">
      <w:pPr>
        <w:numPr>
          <w:ilvl w:val="0"/>
          <w:numId w:val="3"/>
        </w:numPr>
      </w:pPr>
      <w:r>
        <w:t xml:space="preserve">Histogram showing the distribution of 5’ adapter RNA length in </w:t>
      </w:r>
      <w:r w:rsidR="66D20156">
        <w:t>n</w:t>
      </w:r>
      <w:r>
        <w:t xml:space="preserve">anopore raw current signal, inferred from alignment of mRNA sequence to signal using </w:t>
      </w:r>
      <w:proofErr w:type="spellStart"/>
      <w:r>
        <w:t>nanopolish</w:t>
      </w:r>
      <w:proofErr w:type="spellEnd"/>
      <w:r>
        <w:t xml:space="preserve"> </w:t>
      </w:r>
      <w:proofErr w:type="spellStart"/>
      <w:r>
        <w:t>eventalign</w:t>
      </w:r>
      <w:proofErr w:type="spellEnd"/>
      <w:r>
        <w:t>. The median signal length was 1441 points, and 96% of adapter signals were 3000 points or less.</w:t>
      </w:r>
    </w:p>
    <w:p w14:paraId="4B77025B" w14:textId="0D3939D3" w:rsidR="00BA3390" w:rsidRDefault="00BA3390" w:rsidP="00BA3390">
      <w:pPr>
        <w:numPr>
          <w:ilvl w:val="0"/>
          <w:numId w:val="3"/>
        </w:numPr>
      </w:pPr>
      <w:r>
        <w:t>Out-of-bag Receiver Operator C</w:t>
      </w:r>
      <w:r w:rsidR="00715F69">
        <w:t>haracteristic c</w:t>
      </w:r>
      <w:r>
        <w:t>urve showing performance of trained convolutional neural network at detecting 5’ adapter RNA using 3000 points of signal. Curve was generated using 5-fold cross validation.</w:t>
      </w:r>
    </w:p>
    <w:p w14:paraId="2FA22D3C" w14:textId="23913D97" w:rsidR="00BA3390" w:rsidRDefault="00FA7C4D" w:rsidP="00BA3390">
      <w:pPr>
        <w:numPr>
          <w:ilvl w:val="0"/>
          <w:numId w:val="3"/>
        </w:numPr>
      </w:pPr>
      <w:r>
        <w:t>Out-of-bag p</w:t>
      </w:r>
      <w:r w:rsidR="00BA3390">
        <w:t>recision recall curve showing performance of trained neural network</w:t>
      </w:r>
      <w:r>
        <w:t>, generated using 5-fold cross validation</w:t>
      </w:r>
      <w:r w:rsidR="00BA3390">
        <w:t>.</w:t>
      </w:r>
    </w:p>
    <w:p w14:paraId="7BAE17E8" w14:textId="77777777" w:rsidR="00BA3390" w:rsidRDefault="00BA3390" w:rsidP="00BA3390">
      <w:pPr>
        <w:numPr>
          <w:ilvl w:val="0"/>
          <w:numId w:val="3"/>
        </w:numPr>
      </w:pPr>
      <w:r>
        <w:lastRenderedPageBreak/>
        <w:t xml:space="preserve">Alternative transcription start sites were identified using nanopore DRS with cap-dependent ligation of 5’ end adapter at </w:t>
      </w:r>
      <w:r w:rsidRPr="006B3455">
        <w:rPr>
          <w:i/>
        </w:rPr>
        <w:t xml:space="preserve">AT1G17050 </w:t>
      </w:r>
      <w:r>
        <w:t xml:space="preserve">and </w:t>
      </w:r>
      <w:r w:rsidRPr="006B3455">
        <w:rPr>
          <w:i/>
        </w:rPr>
        <w:t>AT5G18650</w:t>
      </w:r>
      <w:r>
        <w:t xml:space="preserve"> genes. </w:t>
      </w:r>
      <w:r w:rsidRPr="006B3455">
        <w:t xml:space="preserve">Blue track shows coverage of </w:t>
      </w:r>
      <w:r>
        <w:t>n</w:t>
      </w:r>
      <w:r w:rsidRPr="006B3455">
        <w:t>anopore DRS reads. Isoforms found in Araport1</w:t>
      </w:r>
      <w:r>
        <w:t>1 annotation are shown in black</w:t>
      </w:r>
      <w:r w:rsidRPr="006B3455">
        <w:t xml:space="preserve"> and those detected by </w:t>
      </w:r>
      <w:r>
        <w:t>n</w:t>
      </w:r>
      <w:r w:rsidRPr="006B3455">
        <w:t>anopore DRS</w:t>
      </w:r>
      <w:r>
        <w:t xml:space="preserve"> with cap-dependent ligation of 5’ adapter</w:t>
      </w:r>
      <w:r w:rsidRPr="006B3455">
        <w:t xml:space="preserve"> </w:t>
      </w:r>
      <w:r>
        <w:t xml:space="preserve">RNA </w:t>
      </w:r>
      <w:r w:rsidRPr="006B3455">
        <w:t xml:space="preserve">are in blue. </w:t>
      </w:r>
    </w:p>
    <w:p w14:paraId="60D81990" w14:textId="77777777" w:rsidR="00BA3390" w:rsidRDefault="00BA3390" w:rsidP="00BA3390">
      <w:pPr>
        <w:numPr>
          <w:ilvl w:val="0"/>
          <w:numId w:val="3"/>
        </w:numPr>
        <w:spacing w:after="0" w:line="240" w:lineRule="auto"/>
      </w:pPr>
      <w:r>
        <w:t xml:space="preserve">Reads mapping to ERCC RNA Spike-Ins lack approximately 11nt of sequence at the 5’ end. Histogram shows distance to the 5’ end for ERCC RNA Spike-In reads (each shown in different colours, only spike ins with more than 1000 supporting reads shown). </w:t>
      </w:r>
    </w:p>
    <w:p w14:paraId="5D5993EF" w14:textId="77777777" w:rsidR="00BA3390" w:rsidRDefault="00BA3390" w:rsidP="00BA3390">
      <w:pPr>
        <w:numPr>
          <w:ilvl w:val="0"/>
          <w:numId w:val="3"/>
        </w:numPr>
        <w:spacing w:after="0" w:line="240" w:lineRule="auto"/>
      </w:pPr>
      <w:r>
        <w:t xml:space="preserve">Reads mapping to </w:t>
      </w:r>
      <w:r>
        <w:rPr>
          <w:i/>
        </w:rPr>
        <w:t xml:space="preserve">in vitro </w:t>
      </w:r>
      <w:r>
        <w:t xml:space="preserve">transcribed </w:t>
      </w:r>
      <w:proofErr w:type="spellStart"/>
      <w:r>
        <w:t>mGFP</w:t>
      </w:r>
      <w:proofErr w:type="spellEnd"/>
      <w:r>
        <w:t xml:space="preserve"> lack approximately 11 </w:t>
      </w:r>
      <w:proofErr w:type="spellStart"/>
      <w:r>
        <w:t>nt</w:t>
      </w:r>
      <w:proofErr w:type="spellEnd"/>
      <w:r>
        <w:t xml:space="preserve"> of sequence at the 5’ end. Histogram shows distance to the 5’ end for </w:t>
      </w:r>
      <w:r>
        <w:rPr>
          <w:i/>
        </w:rPr>
        <w:t xml:space="preserve">in vitro </w:t>
      </w:r>
      <w:r>
        <w:t xml:space="preserve">transcribed </w:t>
      </w:r>
      <w:proofErr w:type="spellStart"/>
      <w:r>
        <w:t>mGFP</w:t>
      </w:r>
      <w:proofErr w:type="spellEnd"/>
      <w:r>
        <w:t>.</w:t>
      </w:r>
    </w:p>
    <w:p w14:paraId="508D23DF" w14:textId="77777777" w:rsidR="00BA3390" w:rsidRDefault="00BA3390" w:rsidP="00BA3390">
      <w:pPr>
        <w:numPr>
          <w:ilvl w:val="0"/>
          <w:numId w:val="3"/>
        </w:numPr>
        <w:spacing w:after="0" w:line="240" w:lineRule="auto"/>
      </w:pPr>
      <w:r>
        <w:t xml:space="preserve">Araport11 annotation overestimates the length of 5’ UTRs. Cumulative distribution function shows the distance to the nearest TSS identified </w:t>
      </w:r>
      <w:r w:rsidRPr="21F79C92">
        <w:t>from full length transcripts cloned as part of the RIKEN RAFL project</w:t>
      </w:r>
      <w:r>
        <w:t xml:space="preserve"> (blue) and Araport11 annotation (orange).</w:t>
      </w:r>
    </w:p>
    <w:p w14:paraId="51A5F901" w14:textId="77777777" w:rsidR="00BA3390" w:rsidRDefault="00BA3390" w:rsidP="00BA3390">
      <w:r>
        <w:br w:type="page"/>
      </w:r>
    </w:p>
    <w:p w14:paraId="674E70C8" w14:textId="77777777" w:rsidR="00BA3390" w:rsidRDefault="00BA3390" w:rsidP="00BA3390">
      <w:pPr>
        <w:spacing w:after="0" w:line="240" w:lineRule="auto"/>
        <w:rPr>
          <w:b/>
        </w:rPr>
      </w:pPr>
      <w:r>
        <w:rPr>
          <w:b/>
          <w:noProof/>
          <w:lang w:eastAsia="en-GB"/>
        </w:rPr>
        <w:lastRenderedPageBreak/>
        <w:drawing>
          <wp:inline distT="0" distB="0" distL="0" distR="0" wp14:anchorId="2D596CC4" wp14:editId="6B92FD39">
            <wp:extent cx="6215786" cy="457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215786" cy="4575828"/>
                    </a:xfrm>
                    <a:prstGeom prst="rect">
                      <a:avLst/>
                    </a:prstGeom>
                    <a:ln>
                      <a:noFill/>
                    </a:ln>
                    <a:extLst>
                      <a:ext uri="{53640926-AAD7-44D8-BBD7-CCE9431645EC}">
                        <a14:shadowObscured xmlns:a14="http://schemas.microsoft.com/office/drawing/2010/main"/>
                      </a:ext>
                    </a:extLst>
                  </pic:spPr>
                </pic:pic>
              </a:graphicData>
            </a:graphic>
          </wp:inline>
        </w:drawing>
      </w:r>
    </w:p>
    <w:p w14:paraId="47498531" w14:textId="77777777" w:rsidR="00BA3390" w:rsidRDefault="00BA3390" w:rsidP="00BA3390">
      <w:pPr>
        <w:spacing w:after="0" w:line="240" w:lineRule="auto"/>
        <w:ind w:left="360"/>
        <w:rPr>
          <w:b/>
        </w:rPr>
      </w:pPr>
      <w:r>
        <w:rPr>
          <w:b/>
        </w:rPr>
        <w:t>Figure S4. New details on splicing identified using nanopore DRS.</w:t>
      </w:r>
    </w:p>
    <w:p w14:paraId="6A878F27" w14:textId="4164AA27" w:rsidR="00BA3390" w:rsidRDefault="00BA3390" w:rsidP="00BA3390">
      <w:pPr>
        <w:numPr>
          <w:ilvl w:val="0"/>
          <w:numId w:val="4"/>
        </w:numPr>
        <w:spacing w:after="0" w:line="240" w:lineRule="auto"/>
      </w:pPr>
      <w:r>
        <w:t xml:space="preserve">Nanopore DRS can be validated using RT-PCR. </w:t>
      </w:r>
      <w:r w:rsidR="7809E82F">
        <w:t xml:space="preserve">From the top 20 most highly expressed </w:t>
      </w:r>
      <w:r>
        <w:t>RNA</w:t>
      </w:r>
      <w:r w:rsidR="18D902CB">
        <w:t>s</w:t>
      </w:r>
      <w:r w:rsidRPr="649B8B38">
        <w:t xml:space="preserve"> </w:t>
      </w:r>
      <w:r w:rsidR="18D902CB">
        <w:t>with novel splice sites, three we</w:t>
      </w:r>
      <w:r w:rsidR="643F5A8D">
        <w:t xml:space="preserve">re </w:t>
      </w:r>
      <w:r w:rsidR="3582327C">
        <w:t xml:space="preserve">selected and </w:t>
      </w:r>
      <w:r w:rsidR="643F5A8D">
        <w:t>vali</w:t>
      </w:r>
      <w:r w:rsidR="3582327C">
        <w:t>d</w:t>
      </w:r>
      <w:r w:rsidR="643F5A8D">
        <w:t>ated by RT-PCR followed by</w:t>
      </w:r>
      <w:r w:rsidR="18D902CB" w:rsidRPr="649B8B38">
        <w:t xml:space="preserve"> </w:t>
      </w:r>
      <w:r w:rsidR="30332E75">
        <w:t xml:space="preserve">sequencing of the DNA products. </w:t>
      </w:r>
      <w:r w:rsidR="42B74A46">
        <w:t>RNA isoforms</w:t>
      </w:r>
      <w:r>
        <w:t xml:space="preserve"> present in Araport11 annotation are shown in blue; RNA isoforms found using nanopore DRS – in green; Sanger sequencing products obtained using RT-PCR – in orange. </w:t>
      </w:r>
    </w:p>
    <w:p w14:paraId="6D8BA9A6" w14:textId="77777777" w:rsidR="00BA3390" w:rsidRDefault="00BA3390" w:rsidP="00BA3390">
      <w:pPr>
        <w:numPr>
          <w:ilvl w:val="0"/>
          <w:numId w:val="4"/>
        </w:numPr>
        <w:spacing w:after="0" w:line="240" w:lineRule="auto"/>
      </w:pPr>
      <w:r>
        <w:t xml:space="preserve">Classification of annotated (blue) and novel (orange) splice sites found non-error corrected nanopore DRS data. Counts are plotted in log10 scale and the exact numbers are indicated above each category in blue for annotated events and in orange for novel events. </w:t>
      </w:r>
    </w:p>
    <w:p w14:paraId="21F84762" w14:textId="5AE17ABA" w:rsidR="00BA3390" w:rsidRPr="00B36191" w:rsidRDefault="00BA3390" w:rsidP="00BA3390">
      <w:pPr>
        <w:numPr>
          <w:ilvl w:val="0"/>
          <w:numId w:val="4"/>
        </w:numPr>
        <w:spacing w:after="0" w:line="240" w:lineRule="auto"/>
      </w:pPr>
      <w:r>
        <w:t xml:space="preserve">Classification of annotated (blue) and </w:t>
      </w:r>
      <w:r w:rsidR="002F41EB">
        <w:t>unannotated</w:t>
      </w:r>
      <w:r>
        <w:t xml:space="preserve"> (orange) splice sites found error corrected nanopore DRS data. Counts are plotted in log10 scale and the exact numbers are indicated above each category in blue for annotated events and in orange for novel events. </w:t>
      </w:r>
      <w:r w:rsidR="003B2D9A" w:rsidRPr="00C819F1">
        <w:t xml:space="preserve">50% of unannotated splice junctions identified before error correction could not be classified by </w:t>
      </w:r>
      <w:r w:rsidR="00B8235C">
        <w:t>the position weight matrix approach</w:t>
      </w:r>
      <w:r w:rsidR="003B2D9A" w:rsidRPr="00C819F1">
        <w:t>. In addition, these sites were not detected after error correction, suggesting that they result from alignment errors.</w:t>
      </w:r>
    </w:p>
    <w:p w14:paraId="4CD73AAA" w14:textId="77777777" w:rsidR="00BA3390" w:rsidRPr="00B36191" w:rsidRDefault="00BA3390" w:rsidP="00BA3390">
      <w:pPr>
        <w:spacing w:after="0" w:line="240" w:lineRule="auto"/>
      </w:pPr>
    </w:p>
    <w:p w14:paraId="77F27135" w14:textId="77777777" w:rsidR="00BA3390" w:rsidRDefault="00BA3390" w:rsidP="00BA3390">
      <w:pPr>
        <w:jc w:val="center"/>
        <w:rPr>
          <w:b/>
        </w:rPr>
      </w:pPr>
      <w:r>
        <w:rPr>
          <w:b/>
        </w:rPr>
        <w:br w:type="column"/>
      </w:r>
      <w:r>
        <w:rPr>
          <w:b/>
          <w:noProof/>
          <w:lang w:eastAsia="en-GB"/>
        </w:rPr>
        <w:lastRenderedPageBreak/>
        <w:drawing>
          <wp:inline distT="0" distB="0" distL="0" distR="0" wp14:anchorId="7273B12A" wp14:editId="12514B18">
            <wp:extent cx="5873968" cy="42475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334" cy="4270939"/>
                    </a:xfrm>
                    <a:prstGeom prst="rect">
                      <a:avLst/>
                    </a:prstGeom>
                  </pic:spPr>
                </pic:pic>
              </a:graphicData>
            </a:graphic>
          </wp:inline>
        </w:drawing>
      </w:r>
    </w:p>
    <w:p w14:paraId="2AEDFC36" w14:textId="77777777" w:rsidR="00BA3390" w:rsidRDefault="00BA3390" w:rsidP="00BA3390">
      <w:pPr>
        <w:rPr>
          <w:b/>
        </w:rPr>
      </w:pPr>
      <w:r>
        <w:rPr>
          <w:b/>
        </w:rPr>
        <w:t xml:space="preserve">Figure S5. Identification of VIR-dependent modifications transcriptome-wide. </w:t>
      </w:r>
    </w:p>
    <w:p w14:paraId="06F16422" w14:textId="3ACB70D8" w:rsidR="00BA3390" w:rsidRDefault="00BA3390" w:rsidP="00BA3390">
      <w:pPr>
        <w:numPr>
          <w:ilvl w:val="0"/>
          <w:numId w:val="5"/>
        </w:numPr>
      </w:pPr>
      <w:r w:rsidRPr="00C819F1">
        <w:t>VIR complemented line shows increase in m</w:t>
      </w:r>
      <w:r w:rsidRPr="00C819F1">
        <w:rPr>
          <w:vertAlign w:val="superscript"/>
        </w:rPr>
        <w:t>6</w:t>
      </w:r>
      <w:r w:rsidRPr="00C819F1">
        <w:t xml:space="preserve">A methylation compared to </w:t>
      </w:r>
      <w:r w:rsidRPr="00C819F1">
        <w:rPr>
          <w:i/>
        </w:rPr>
        <w:t xml:space="preserve">vir-1 </w:t>
      </w:r>
      <w:r w:rsidRPr="00C819F1">
        <w:t>mutant</w:t>
      </w:r>
      <w:r w:rsidRPr="00E14BBD">
        <w:rPr>
          <w:b/>
        </w:rPr>
        <w:t xml:space="preserve">. </w:t>
      </w:r>
      <w:r>
        <w:t>Col-0 ratio of methylated adenosine at the 6</w:t>
      </w:r>
      <w:r w:rsidRPr="00D97825">
        <w:rPr>
          <w:vertAlign w:val="superscript"/>
        </w:rPr>
        <w:t>th</w:t>
      </w:r>
      <w:r>
        <w:t xml:space="preserve"> position to unmethylated adenosine obtained using LC-MS analysis is shown in blue; </w:t>
      </w:r>
      <w:r w:rsidRPr="00E14BBD">
        <w:rPr>
          <w:i/>
        </w:rPr>
        <w:t xml:space="preserve">vir-1 </w:t>
      </w:r>
      <w:r>
        <w:t xml:space="preserve">mutant ratio – in orange; VIR complemented line ratio – in green. </w:t>
      </w:r>
    </w:p>
    <w:p w14:paraId="759B2EE3" w14:textId="77777777" w:rsidR="00BA3390" w:rsidRDefault="00BA3390" w:rsidP="00BA3390">
      <w:pPr>
        <w:numPr>
          <w:ilvl w:val="0"/>
          <w:numId w:val="5"/>
        </w:numPr>
      </w:pPr>
      <w:r>
        <w:t>Frequency of m</w:t>
      </w:r>
      <w:r w:rsidRPr="00C54601">
        <w:rPr>
          <w:vertAlign w:val="superscript"/>
        </w:rPr>
        <w:t>6</w:t>
      </w:r>
      <w:r>
        <w:t xml:space="preserve">A motifs detected at </w:t>
      </w:r>
      <w:r w:rsidRPr="006117EA">
        <w:rPr>
          <w:i/>
          <w:iCs/>
        </w:rPr>
        <w:t>vir-1</w:t>
      </w:r>
      <w:r>
        <w:rPr>
          <w:i/>
          <w:iCs/>
        </w:rPr>
        <w:t xml:space="preserve"> </w:t>
      </w:r>
      <w:r>
        <w:t xml:space="preserve">reduced error sites, as detected by FIMO using the motif detected </w:t>
      </w:r>
      <w:r>
        <w:rPr>
          <w:i/>
          <w:iCs/>
        </w:rPr>
        <w:t xml:space="preserve">de novo </w:t>
      </w:r>
      <w:r>
        <w:t>by MEME (Fig 5B) and an FDR threshold of 0.1.</w:t>
      </w:r>
    </w:p>
    <w:p w14:paraId="5D629FB1" w14:textId="77777777" w:rsidR="00BA3390" w:rsidRDefault="00BA3390" w:rsidP="00BA3390">
      <w:pPr>
        <w:numPr>
          <w:ilvl w:val="0"/>
          <w:numId w:val="5"/>
        </w:numPr>
      </w:pPr>
      <w:r w:rsidRPr="00AD15C9">
        <w:t xml:space="preserve">Bar plot shows the number of </w:t>
      </w:r>
      <w:proofErr w:type="spellStart"/>
      <w:r>
        <w:t>miCLIP</w:t>
      </w:r>
      <w:proofErr w:type="spellEnd"/>
      <w:r>
        <w:t xml:space="preserve"> peaks</w:t>
      </w:r>
      <w:r w:rsidRPr="00AD15C9">
        <w:t xml:space="preserve"> per kb of genic feature types in the Araport11 reference. Upstream and downstream regions are 200 </w:t>
      </w:r>
      <w:proofErr w:type="spellStart"/>
      <w:r w:rsidRPr="00AD15C9">
        <w:t>nt</w:t>
      </w:r>
      <w:proofErr w:type="spellEnd"/>
      <w:r w:rsidRPr="00AD15C9">
        <w:t xml:space="preserve"> regions before and after the annotated transcription termination sites (TTSs), respectively.</w:t>
      </w:r>
    </w:p>
    <w:p w14:paraId="21774505" w14:textId="68FFA9E5" w:rsidR="00BA3390" w:rsidRDefault="00BA3390">
      <w:r>
        <w:br w:type="page"/>
      </w:r>
    </w:p>
    <w:p w14:paraId="3AF8DFAD" w14:textId="77777777" w:rsidR="00BC13B2" w:rsidRPr="009776C1" w:rsidRDefault="00BC13B2" w:rsidP="00BC13B2">
      <w:pPr>
        <w:ind w:left="360"/>
      </w:pPr>
      <w:r>
        <w:rPr>
          <w:noProof/>
          <w:lang w:eastAsia="en-GB"/>
        </w:rPr>
        <w:lastRenderedPageBreak/>
        <w:drawing>
          <wp:inline distT="0" distB="0" distL="0" distR="0" wp14:anchorId="0ACF711B" wp14:editId="75BED80A">
            <wp:extent cx="6149862" cy="7293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6.png"/>
                    <pic:cNvPicPr/>
                  </pic:nvPicPr>
                  <pic:blipFill rotWithShape="1">
                    <a:blip r:embed="rId13" cstate="print">
                      <a:extLst>
                        <a:ext uri="{28A0092B-C50C-407E-A947-70E740481C1C}">
                          <a14:useLocalDpi xmlns:a14="http://schemas.microsoft.com/office/drawing/2010/main" val="0"/>
                        </a:ext>
                      </a:extLst>
                    </a:blip>
                    <a:srcRect b="61978"/>
                    <a:stretch/>
                  </pic:blipFill>
                  <pic:spPr bwMode="auto">
                    <a:xfrm>
                      <a:off x="0" y="0"/>
                      <a:ext cx="6162127" cy="7307558"/>
                    </a:xfrm>
                    <a:prstGeom prst="rect">
                      <a:avLst/>
                    </a:prstGeom>
                    <a:ln>
                      <a:noFill/>
                    </a:ln>
                    <a:extLst>
                      <a:ext uri="{53640926-AAD7-44D8-BBD7-CCE9431645EC}">
                        <a14:shadowObscured xmlns:a14="http://schemas.microsoft.com/office/drawing/2010/main"/>
                      </a:ext>
                    </a:extLst>
                  </pic:spPr>
                </pic:pic>
              </a:graphicData>
            </a:graphic>
          </wp:inline>
        </w:drawing>
      </w:r>
    </w:p>
    <w:p w14:paraId="78A9B933" w14:textId="77777777" w:rsidR="00BC13B2" w:rsidRDefault="00BC13B2" w:rsidP="00BC13B2">
      <w:pPr>
        <w:rPr>
          <w:b/>
        </w:rPr>
      </w:pPr>
      <w:r>
        <w:rPr>
          <w:b/>
        </w:rPr>
        <w:t>Figure S6. Changes in circadian clock and generation of chimeric RNAs are observed in the mutant with reduced m</w:t>
      </w:r>
      <w:r>
        <w:rPr>
          <w:b/>
          <w:vertAlign w:val="superscript"/>
        </w:rPr>
        <w:t>6</w:t>
      </w:r>
      <w:r>
        <w:rPr>
          <w:b/>
        </w:rPr>
        <w:t>A modification.</w:t>
      </w:r>
    </w:p>
    <w:p w14:paraId="2232D310" w14:textId="77777777" w:rsidR="00BC13B2" w:rsidRPr="0057559E" w:rsidRDefault="00BC13B2" w:rsidP="00BC13B2">
      <w:pPr>
        <w:numPr>
          <w:ilvl w:val="0"/>
          <w:numId w:val="6"/>
        </w:numPr>
        <w:rPr>
          <w:bCs/>
        </w:rPr>
      </w:pPr>
      <w:r w:rsidRPr="00AD15C9">
        <w:rPr>
          <w:bCs/>
        </w:rPr>
        <w:t xml:space="preserve">Histogram shows log2 fold change in gene expression based on </w:t>
      </w:r>
      <w:r>
        <w:rPr>
          <w:bCs/>
        </w:rPr>
        <w:t>Illumina</w:t>
      </w:r>
      <w:r w:rsidRPr="00AD15C9">
        <w:rPr>
          <w:bCs/>
        </w:rPr>
        <w:t xml:space="preserve"> </w:t>
      </w:r>
      <w:proofErr w:type="spellStart"/>
      <w:r>
        <w:rPr>
          <w:bCs/>
        </w:rPr>
        <w:t>RNAseq</w:t>
      </w:r>
      <w:proofErr w:type="spellEnd"/>
      <w:r>
        <w:rPr>
          <w:bCs/>
        </w:rPr>
        <w:t xml:space="preserve"> data from</w:t>
      </w:r>
      <w:r w:rsidRPr="00AD15C9">
        <w:rPr>
          <w:bCs/>
        </w:rPr>
        <w:t xml:space="preserve"> </w:t>
      </w:r>
      <w:r w:rsidRPr="00AD15C9">
        <w:rPr>
          <w:bCs/>
          <w:i/>
        </w:rPr>
        <w:t xml:space="preserve">vir-1 </w:t>
      </w:r>
      <w:r w:rsidRPr="00AD15C9">
        <w:rPr>
          <w:bCs/>
        </w:rPr>
        <w:t>mutant and VIR complemented line. Genes with differential error rate sites are in blue, and those without – in orange.</w:t>
      </w:r>
    </w:p>
    <w:p w14:paraId="12D7D845" w14:textId="77777777" w:rsidR="00BC13B2" w:rsidRPr="007305AE" w:rsidRDefault="00BC13B2" w:rsidP="00BC13B2">
      <w:pPr>
        <w:numPr>
          <w:ilvl w:val="0"/>
          <w:numId w:val="6"/>
        </w:numPr>
        <w:rPr>
          <w:b/>
        </w:rPr>
      </w:pPr>
      <w:r>
        <w:rPr>
          <w:bCs/>
        </w:rPr>
        <w:lastRenderedPageBreak/>
        <w:t xml:space="preserve">Expression of core circadian clock components is perturbed in </w:t>
      </w:r>
      <w:r>
        <w:rPr>
          <w:bCs/>
          <w:i/>
          <w:iCs/>
        </w:rPr>
        <w:t xml:space="preserve">vir-1 </w:t>
      </w:r>
      <w:r>
        <w:rPr>
          <w:bCs/>
        </w:rPr>
        <w:t xml:space="preserve">mutant. Boxplots showing normalised gene expression measured using Illumina </w:t>
      </w:r>
      <w:proofErr w:type="spellStart"/>
      <w:r>
        <w:rPr>
          <w:bCs/>
        </w:rPr>
        <w:t>RNAseq</w:t>
      </w:r>
      <w:proofErr w:type="spellEnd"/>
      <w:r>
        <w:rPr>
          <w:bCs/>
        </w:rPr>
        <w:t xml:space="preserve"> in log</w:t>
      </w:r>
      <w:r w:rsidRPr="00F26211">
        <w:rPr>
          <w:bCs/>
          <w:vertAlign w:val="subscript"/>
        </w:rPr>
        <w:t>2</w:t>
      </w:r>
      <w:r>
        <w:rPr>
          <w:bCs/>
          <w:vertAlign w:val="subscript"/>
        </w:rPr>
        <w:t xml:space="preserve"> </w:t>
      </w:r>
      <w:r>
        <w:rPr>
          <w:bCs/>
        </w:rPr>
        <w:t xml:space="preserve">counts per million, for VIR complemented line – in green; and </w:t>
      </w:r>
      <w:r>
        <w:rPr>
          <w:bCs/>
          <w:i/>
          <w:iCs/>
        </w:rPr>
        <w:t xml:space="preserve">vir-1 </w:t>
      </w:r>
      <w:r>
        <w:rPr>
          <w:bCs/>
          <w:iCs/>
        </w:rPr>
        <w:t>mutant</w:t>
      </w:r>
      <w:r>
        <w:rPr>
          <w:bCs/>
          <w:i/>
          <w:iCs/>
        </w:rPr>
        <w:t xml:space="preserve">– </w:t>
      </w:r>
      <w:r>
        <w:rPr>
          <w:bCs/>
        </w:rPr>
        <w:t>in orange. Asterisks denote expression changes which are significant using an FDR threshold of 0.05.</w:t>
      </w:r>
    </w:p>
    <w:p w14:paraId="7D907F2B" w14:textId="77777777" w:rsidR="00BC13B2" w:rsidRPr="00A8522B" w:rsidRDefault="00BC13B2" w:rsidP="00BC13B2">
      <w:pPr>
        <w:numPr>
          <w:ilvl w:val="0"/>
          <w:numId w:val="6"/>
        </w:numPr>
        <w:rPr>
          <w:b/>
        </w:rPr>
      </w:pPr>
      <w:r>
        <w:t xml:space="preserve">Expression of </w:t>
      </w:r>
      <w:r>
        <w:rPr>
          <w:i/>
        </w:rPr>
        <w:t>CCA1</w:t>
      </w:r>
      <w:r>
        <w:t xml:space="preserve">, encoding a regulator of circadian rhythm in Arabidopsis, is increased in </w:t>
      </w:r>
      <w:r>
        <w:rPr>
          <w:i/>
        </w:rPr>
        <w:t xml:space="preserve">vir-1 </w:t>
      </w:r>
      <w:r>
        <w:t xml:space="preserve">mutant. Boxplot shows gene expression change from Col-0 by RT-qPCR for VIR complemented line – in green; and </w:t>
      </w:r>
      <w:r>
        <w:rPr>
          <w:i/>
        </w:rPr>
        <w:t xml:space="preserve">vir-1 – </w:t>
      </w:r>
      <w:r>
        <w:rPr>
          <w:iCs/>
        </w:rPr>
        <w:t>in orange</w:t>
      </w:r>
      <w:r>
        <w:t>. Expression change is significant using a p value threshold of 0.05.</w:t>
      </w:r>
    </w:p>
    <w:p w14:paraId="2B6B85FD" w14:textId="77777777" w:rsidR="00BC13B2" w:rsidRPr="008F6052" w:rsidRDefault="00BC13B2" w:rsidP="00BC13B2">
      <w:pPr>
        <w:numPr>
          <w:ilvl w:val="0"/>
          <w:numId w:val="6"/>
        </w:numPr>
        <w:spacing w:before="240"/>
        <w:rPr>
          <w:b/>
        </w:rPr>
      </w:pPr>
      <w:r>
        <w:t xml:space="preserve">Expression of </w:t>
      </w:r>
      <w:r>
        <w:rPr>
          <w:i/>
        </w:rPr>
        <w:t xml:space="preserve">Flowering Locus C </w:t>
      </w:r>
      <w:r>
        <w:t>(</w:t>
      </w:r>
      <w:r>
        <w:rPr>
          <w:i/>
        </w:rPr>
        <w:t>FLC</w:t>
      </w:r>
      <w:r>
        <w:t xml:space="preserve">) gene is decreased in the </w:t>
      </w:r>
      <w:r>
        <w:rPr>
          <w:i/>
        </w:rPr>
        <w:t xml:space="preserve">vir-1 </w:t>
      </w:r>
      <w:r>
        <w:t xml:space="preserve">mutant. Gene tracks show gene expression from Illumina </w:t>
      </w:r>
      <w:proofErr w:type="spellStart"/>
      <w:r>
        <w:t>RNAseq</w:t>
      </w:r>
      <w:proofErr w:type="spellEnd"/>
      <w:r>
        <w:t xml:space="preserve"> data for VIR complemented line (green) and </w:t>
      </w:r>
      <w:r>
        <w:rPr>
          <w:i/>
        </w:rPr>
        <w:t xml:space="preserve">vir-1 </w:t>
      </w:r>
      <w:r>
        <w:t xml:space="preserve">mutant (orange). </w:t>
      </w:r>
    </w:p>
    <w:p w14:paraId="57000E01" w14:textId="77777777" w:rsidR="00BC13B2" w:rsidRPr="006A08F7" w:rsidRDefault="00BC13B2" w:rsidP="00BC13B2">
      <w:pPr>
        <w:numPr>
          <w:ilvl w:val="0"/>
          <w:numId w:val="6"/>
        </w:numPr>
        <w:spacing w:before="240"/>
        <w:rPr>
          <w:b/>
        </w:rPr>
      </w:pPr>
      <w:r>
        <w:t xml:space="preserve">Splicing is moderately disrupted in </w:t>
      </w:r>
      <w:r>
        <w:rPr>
          <w:i/>
        </w:rPr>
        <w:t xml:space="preserve">vir-1 </w:t>
      </w:r>
      <w:r>
        <w:t>mutant. Less retained (blue) and more retained (orange) introns are shown in various categories of splice sites.</w:t>
      </w:r>
    </w:p>
    <w:p w14:paraId="38262710" w14:textId="77777777" w:rsidR="00BC13B2" w:rsidRPr="001A1337" w:rsidRDefault="00BC13B2" w:rsidP="00BC13B2">
      <w:pPr>
        <w:numPr>
          <w:ilvl w:val="0"/>
          <w:numId w:val="6"/>
        </w:numPr>
        <w:spacing w:before="240"/>
        <w:rPr>
          <w:b/>
        </w:rPr>
      </w:pPr>
      <w:r>
        <w:t xml:space="preserve">A shift in use of more proximal polyadenylation site is observed in </w:t>
      </w:r>
      <w:r>
        <w:rPr>
          <w:i/>
        </w:rPr>
        <w:t xml:space="preserve">vir-1 </w:t>
      </w:r>
      <w:r>
        <w:t xml:space="preserve">mutant. Histogram shows distance from error site to 3’ end in </w:t>
      </w:r>
      <w:r>
        <w:rPr>
          <w:i/>
        </w:rPr>
        <w:t xml:space="preserve">vir-1 </w:t>
      </w:r>
      <w:r>
        <w:t>mutant (orange) and VIR complemented line (green).</w:t>
      </w:r>
    </w:p>
    <w:p w14:paraId="2AB55D77" w14:textId="77777777" w:rsidR="00BC13B2" w:rsidRPr="008C5D0F" w:rsidRDefault="00BC13B2" w:rsidP="00BC13B2">
      <w:pPr>
        <w:numPr>
          <w:ilvl w:val="0"/>
          <w:numId w:val="6"/>
        </w:numPr>
        <w:spacing w:before="240"/>
        <w:rPr>
          <w:b/>
        </w:rPr>
      </w:pPr>
      <w:r>
        <w:rPr>
          <w:i/>
        </w:rPr>
        <w:t xml:space="preserve">ALG3-GH3.9 </w:t>
      </w:r>
      <w:r>
        <w:t xml:space="preserve">chimeric RNAs are generated in </w:t>
      </w:r>
      <w:r>
        <w:rPr>
          <w:i/>
        </w:rPr>
        <w:t xml:space="preserve">vir-1 </w:t>
      </w:r>
      <w:r>
        <w:t xml:space="preserve">mutant. RT-PCR gel shows formation of chimeric RNAs in the </w:t>
      </w:r>
      <w:r>
        <w:softHyphen/>
      </w:r>
      <w:r>
        <w:rPr>
          <w:i/>
        </w:rPr>
        <w:t xml:space="preserve">vir-1 </w:t>
      </w:r>
      <w:r>
        <w:t>mutant compared to Col-0.</w:t>
      </w:r>
    </w:p>
    <w:p w14:paraId="00203A29" w14:textId="26A50C9D" w:rsidR="0021714F" w:rsidRDefault="00BC13B2">
      <w:r>
        <w:br w:type="page"/>
      </w:r>
    </w:p>
    <w:tbl>
      <w:tblPr>
        <w:tblStyle w:val="TableGrid"/>
        <w:tblW w:w="7522" w:type="dxa"/>
        <w:tblLook w:val="04A0" w:firstRow="1" w:lastRow="0" w:firstColumn="1" w:lastColumn="0" w:noHBand="0" w:noVBand="1"/>
      </w:tblPr>
      <w:tblGrid>
        <w:gridCol w:w="1432"/>
        <w:gridCol w:w="406"/>
        <w:gridCol w:w="406"/>
        <w:gridCol w:w="406"/>
        <w:gridCol w:w="406"/>
        <w:gridCol w:w="406"/>
        <w:gridCol w:w="406"/>
        <w:gridCol w:w="406"/>
        <w:gridCol w:w="406"/>
        <w:gridCol w:w="406"/>
        <w:gridCol w:w="406"/>
        <w:gridCol w:w="406"/>
        <w:gridCol w:w="406"/>
        <w:gridCol w:w="406"/>
        <w:gridCol w:w="406"/>
        <w:gridCol w:w="406"/>
      </w:tblGrid>
      <w:tr w:rsidR="00C6119D" w:rsidRPr="00363222" w14:paraId="2807D96B" w14:textId="77777777" w:rsidTr="001148D6">
        <w:trPr>
          <w:trHeight w:val="1056"/>
        </w:trPr>
        <w:tc>
          <w:tcPr>
            <w:tcW w:w="1432" w:type="dxa"/>
            <w:noWrap/>
            <w:textDirection w:val="btLr"/>
            <w:hideMark/>
          </w:tcPr>
          <w:p w14:paraId="31781914" w14:textId="6317C73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lastRenderedPageBreak/>
              <w:t>Estimated Over-splitting rate (%)</w:t>
            </w:r>
          </w:p>
        </w:tc>
        <w:tc>
          <w:tcPr>
            <w:tcW w:w="406" w:type="dxa"/>
            <w:noWrap/>
            <w:textDirection w:val="btLr"/>
            <w:hideMark/>
          </w:tcPr>
          <w:p w14:paraId="6766F02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0.047</w:t>
            </w:r>
          </w:p>
        </w:tc>
        <w:tc>
          <w:tcPr>
            <w:tcW w:w="406" w:type="dxa"/>
            <w:noWrap/>
            <w:textDirection w:val="btLr"/>
            <w:hideMark/>
          </w:tcPr>
          <w:p w14:paraId="7316EFF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0.045</w:t>
            </w:r>
          </w:p>
        </w:tc>
        <w:tc>
          <w:tcPr>
            <w:tcW w:w="406" w:type="dxa"/>
            <w:noWrap/>
            <w:textDirection w:val="btLr"/>
            <w:hideMark/>
          </w:tcPr>
          <w:p w14:paraId="52019A1F"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0.111</w:t>
            </w:r>
          </w:p>
        </w:tc>
        <w:tc>
          <w:tcPr>
            <w:tcW w:w="406" w:type="dxa"/>
            <w:noWrap/>
            <w:textDirection w:val="btLr"/>
            <w:hideMark/>
          </w:tcPr>
          <w:p w14:paraId="22826F9B"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0.035</w:t>
            </w:r>
          </w:p>
        </w:tc>
        <w:tc>
          <w:tcPr>
            <w:tcW w:w="406" w:type="dxa"/>
            <w:noWrap/>
            <w:textDirection w:val="btLr"/>
            <w:hideMark/>
          </w:tcPr>
          <w:p w14:paraId="010046B5"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0.047</w:t>
            </w:r>
          </w:p>
        </w:tc>
        <w:tc>
          <w:tcPr>
            <w:tcW w:w="406" w:type="dxa"/>
            <w:noWrap/>
            <w:textDirection w:val="btLr"/>
            <w:hideMark/>
          </w:tcPr>
          <w:p w14:paraId="02A5467B" w14:textId="37FABEF6"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0.04</w:t>
            </w:r>
            <w:r w:rsidR="00F1765C">
              <w:rPr>
                <w:rFonts w:ascii="Arial" w:eastAsia="Times New Roman" w:hAnsi="Arial" w:cs="Arial"/>
                <w:sz w:val="16"/>
                <w:szCs w:val="16"/>
              </w:rPr>
              <w:t>0</w:t>
            </w:r>
          </w:p>
        </w:tc>
        <w:tc>
          <w:tcPr>
            <w:tcW w:w="406" w:type="dxa"/>
            <w:noWrap/>
            <w:textDirection w:val="btLr"/>
            <w:hideMark/>
          </w:tcPr>
          <w:p w14:paraId="198D7D0E"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0.019</w:t>
            </w:r>
          </w:p>
        </w:tc>
        <w:tc>
          <w:tcPr>
            <w:tcW w:w="406" w:type="dxa"/>
            <w:noWrap/>
            <w:textDirection w:val="btLr"/>
            <w:hideMark/>
          </w:tcPr>
          <w:p w14:paraId="6403530B"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0.019</w:t>
            </w:r>
          </w:p>
        </w:tc>
        <w:tc>
          <w:tcPr>
            <w:tcW w:w="406" w:type="dxa"/>
            <w:noWrap/>
            <w:textDirection w:val="btLr"/>
            <w:hideMark/>
          </w:tcPr>
          <w:p w14:paraId="6E95AD17"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0.069</w:t>
            </w:r>
          </w:p>
        </w:tc>
        <w:tc>
          <w:tcPr>
            <w:tcW w:w="406" w:type="dxa"/>
            <w:noWrap/>
            <w:textDirection w:val="btLr"/>
            <w:hideMark/>
          </w:tcPr>
          <w:p w14:paraId="7F1E36A6"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0.809</w:t>
            </w:r>
          </w:p>
        </w:tc>
        <w:tc>
          <w:tcPr>
            <w:tcW w:w="406" w:type="dxa"/>
            <w:noWrap/>
            <w:textDirection w:val="btLr"/>
            <w:hideMark/>
          </w:tcPr>
          <w:p w14:paraId="452382B4"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0.959</w:t>
            </w:r>
          </w:p>
        </w:tc>
        <w:tc>
          <w:tcPr>
            <w:tcW w:w="406" w:type="dxa"/>
            <w:noWrap/>
            <w:textDirection w:val="btLr"/>
            <w:hideMark/>
          </w:tcPr>
          <w:p w14:paraId="7E5A0BBA" w14:textId="1399276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1.6</w:t>
            </w:r>
            <w:r w:rsidR="00F1765C">
              <w:rPr>
                <w:rFonts w:ascii="Arial" w:eastAsia="Times New Roman" w:hAnsi="Arial" w:cs="Arial"/>
                <w:sz w:val="16"/>
                <w:szCs w:val="16"/>
              </w:rPr>
              <w:t>00</w:t>
            </w:r>
          </w:p>
        </w:tc>
        <w:tc>
          <w:tcPr>
            <w:tcW w:w="406" w:type="dxa"/>
            <w:noWrap/>
            <w:textDirection w:val="btLr"/>
            <w:hideMark/>
          </w:tcPr>
          <w:p w14:paraId="5F80E4B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0.878</w:t>
            </w:r>
          </w:p>
        </w:tc>
        <w:tc>
          <w:tcPr>
            <w:tcW w:w="406" w:type="dxa"/>
            <w:noWrap/>
            <w:textDirection w:val="btLr"/>
            <w:hideMark/>
          </w:tcPr>
          <w:p w14:paraId="6ED2398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1.467</w:t>
            </w:r>
          </w:p>
        </w:tc>
        <w:tc>
          <w:tcPr>
            <w:tcW w:w="406" w:type="dxa"/>
            <w:noWrap/>
            <w:textDirection w:val="btLr"/>
            <w:hideMark/>
          </w:tcPr>
          <w:p w14:paraId="11F6117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0.887</w:t>
            </w:r>
          </w:p>
        </w:tc>
      </w:tr>
      <w:tr w:rsidR="00C6119D" w:rsidRPr="00363222" w14:paraId="58401A58" w14:textId="77777777" w:rsidTr="001148D6">
        <w:trPr>
          <w:trHeight w:val="895"/>
        </w:trPr>
        <w:tc>
          <w:tcPr>
            <w:tcW w:w="1432" w:type="dxa"/>
            <w:noWrap/>
            <w:textDirection w:val="btLr"/>
            <w:hideMark/>
          </w:tcPr>
          <w:p w14:paraId="502CAEA5" w14:textId="3AC12152"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Percent Mapped to TAIR10</w:t>
            </w:r>
          </w:p>
        </w:tc>
        <w:tc>
          <w:tcPr>
            <w:tcW w:w="406" w:type="dxa"/>
            <w:noWrap/>
            <w:textDirection w:val="btLr"/>
            <w:hideMark/>
          </w:tcPr>
          <w:p w14:paraId="5D34C270" w14:textId="4870DD58"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60.8</w:t>
            </w:r>
            <w:r w:rsidR="00C076C3">
              <w:rPr>
                <w:rFonts w:ascii="Arial" w:eastAsia="Times New Roman" w:hAnsi="Arial" w:cs="Arial"/>
                <w:sz w:val="16"/>
                <w:szCs w:val="16"/>
              </w:rPr>
              <w:t>9</w:t>
            </w:r>
          </w:p>
        </w:tc>
        <w:tc>
          <w:tcPr>
            <w:tcW w:w="406" w:type="dxa"/>
            <w:noWrap/>
            <w:textDirection w:val="btLr"/>
            <w:hideMark/>
          </w:tcPr>
          <w:p w14:paraId="4C141C00" w14:textId="1E8221E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70.25</w:t>
            </w:r>
          </w:p>
        </w:tc>
        <w:tc>
          <w:tcPr>
            <w:tcW w:w="406" w:type="dxa"/>
            <w:noWrap/>
            <w:textDirection w:val="btLr"/>
            <w:hideMark/>
          </w:tcPr>
          <w:p w14:paraId="3A83199F" w14:textId="7A639BBC"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79.04</w:t>
            </w:r>
          </w:p>
        </w:tc>
        <w:tc>
          <w:tcPr>
            <w:tcW w:w="406" w:type="dxa"/>
            <w:noWrap/>
            <w:textDirection w:val="btLr"/>
            <w:hideMark/>
          </w:tcPr>
          <w:p w14:paraId="527AB8A2" w14:textId="1D58A29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76.94</w:t>
            </w:r>
          </w:p>
        </w:tc>
        <w:tc>
          <w:tcPr>
            <w:tcW w:w="406" w:type="dxa"/>
            <w:noWrap/>
            <w:textDirection w:val="btLr"/>
            <w:hideMark/>
          </w:tcPr>
          <w:p w14:paraId="490A10D1" w14:textId="6A8239D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25.3</w:t>
            </w:r>
            <w:r w:rsidR="004448C6">
              <w:rPr>
                <w:rFonts w:ascii="Arial" w:eastAsia="Times New Roman" w:hAnsi="Arial" w:cs="Arial"/>
                <w:sz w:val="16"/>
                <w:szCs w:val="16"/>
              </w:rPr>
              <w:t>2</w:t>
            </w:r>
          </w:p>
        </w:tc>
        <w:tc>
          <w:tcPr>
            <w:tcW w:w="406" w:type="dxa"/>
            <w:noWrap/>
            <w:textDirection w:val="btLr"/>
            <w:hideMark/>
          </w:tcPr>
          <w:p w14:paraId="22340655" w14:textId="059245A8"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74.89</w:t>
            </w:r>
          </w:p>
        </w:tc>
        <w:tc>
          <w:tcPr>
            <w:tcW w:w="406" w:type="dxa"/>
            <w:noWrap/>
            <w:textDirection w:val="btLr"/>
            <w:hideMark/>
          </w:tcPr>
          <w:p w14:paraId="40E3ADA4" w14:textId="180FA50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70.12</w:t>
            </w:r>
          </w:p>
        </w:tc>
        <w:tc>
          <w:tcPr>
            <w:tcW w:w="406" w:type="dxa"/>
            <w:noWrap/>
            <w:textDirection w:val="btLr"/>
            <w:hideMark/>
          </w:tcPr>
          <w:p w14:paraId="79894058" w14:textId="0B0E662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75.9</w:t>
            </w:r>
            <w:r w:rsidR="004448C6">
              <w:rPr>
                <w:rFonts w:ascii="Arial" w:eastAsia="Times New Roman" w:hAnsi="Arial" w:cs="Arial"/>
                <w:sz w:val="16"/>
                <w:szCs w:val="16"/>
              </w:rPr>
              <w:t>8</w:t>
            </w:r>
          </w:p>
        </w:tc>
        <w:tc>
          <w:tcPr>
            <w:tcW w:w="406" w:type="dxa"/>
            <w:noWrap/>
            <w:textDirection w:val="btLr"/>
            <w:hideMark/>
          </w:tcPr>
          <w:p w14:paraId="21767305" w14:textId="7882F1FF"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27.30</w:t>
            </w:r>
          </w:p>
        </w:tc>
        <w:tc>
          <w:tcPr>
            <w:tcW w:w="406" w:type="dxa"/>
            <w:noWrap/>
            <w:textDirection w:val="btLr"/>
            <w:hideMark/>
          </w:tcPr>
          <w:p w14:paraId="582754D1" w14:textId="44D9251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90.5</w:t>
            </w:r>
            <w:r w:rsidR="00F1765C">
              <w:rPr>
                <w:rFonts w:ascii="Arial" w:eastAsia="Times New Roman" w:hAnsi="Arial" w:cs="Arial"/>
                <w:sz w:val="16"/>
                <w:szCs w:val="16"/>
              </w:rPr>
              <w:t>2</w:t>
            </w:r>
          </w:p>
        </w:tc>
        <w:tc>
          <w:tcPr>
            <w:tcW w:w="406" w:type="dxa"/>
            <w:noWrap/>
            <w:textDirection w:val="btLr"/>
            <w:hideMark/>
          </w:tcPr>
          <w:p w14:paraId="77EDB322" w14:textId="08D50A96"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94.6</w:t>
            </w:r>
            <w:r w:rsidR="00F1765C">
              <w:rPr>
                <w:rFonts w:ascii="Arial" w:eastAsia="Times New Roman" w:hAnsi="Arial" w:cs="Arial"/>
                <w:sz w:val="16"/>
                <w:szCs w:val="16"/>
              </w:rPr>
              <w:t>2</w:t>
            </w:r>
          </w:p>
        </w:tc>
        <w:tc>
          <w:tcPr>
            <w:tcW w:w="406" w:type="dxa"/>
            <w:noWrap/>
            <w:textDirection w:val="btLr"/>
            <w:hideMark/>
          </w:tcPr>
          <w:p w14:paraId="74FE1E0D" w14:textId="5A2A76C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91.85</w:t>
            </w:r>
          </w:p>
        </w:tc>
        <w:tc>
          <w:tcPr>
            <w:tcW w:w="406" w:type="dxa"/>
            <w:noWrap/>
            <w:textDirection w:val="btLr"/>
            <w:hideMark/>
          </w:tcPr>
          <w:p w14:paraId="53D3DEEB" w14:textId="6EB1B9B6"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94.7</w:t>
            </w:r>
            <w:r w:rsidR="00F1765C">
              <w:rPr>
                <w:rFonts w:ascii="Arial" w:eastAsia="Times New Roman" w:hAnsi="Arial" w:cs="Arial"/>
                <w:sz w:val="16"/>
                <w:szCs w:val="16"/>
              </w:rPr>
              <w:t>4</w:t>
            </w:r>
          </w:p>
        </w:tc>
        <w:tc>
          <w:tcPr>
            <w:tcW w:w="406" w:type="dxa"/>
            <w:noWrap/>
            <w:textDirection w:val="btLr"/>
            <w:hideMark/>
          </w:tcPr>
          <w:p w14:paraId="021BC381" w14:textId="4F782D15"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93.78</w:t>
            </w:r>
          </w:p>
        </w:tc>
        <w:tc>
          <w:tcPr>
            <w:tcW w:w="406" w:type="dxa"/>
            <w:noWrap/>
            <w:textDirection w:val="btLr"/>
            <w:hideMark/>
          </w:tcPr>
          <w:p w14:paraId="7E27CF13" w14:textId="2BD60EA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93.5</w:t>
            </w:r>
            <w:r w:rsidR="00F1765C">
              <w:rPr>
                <w:rFonts w:ascii="Arial" w:eastAsia="Times New Roman" w:hAnsi="Arial" w:cs="Arial"/>
                <w:sz w:val="16"/>
                <w:szCs w:val="16"/>
              </w:rPr>
              <w:t>3</w:t>
            </w:r>
          </w:p>
        </w:tc>
      </w:tr>
      <w:tr w:rsidR="00C6119D" w:rsidRPr="00363222" w14:paraId="73C44D98" w14:textId="77777777" w:rsidTr="001148D6">
        <w:trPr>
          <w:trHeight w:val="871"/>
        </w:trPr>
        <w:tc>
          <w:tcPr>
            <w:tcW w:w="1432" w:type="dxa"/>
            <w:noWrap/>
            <w:textDirection w:val="btLr"/>
            <w:hideMark/>
          </w:tcPr>
          <w:p w14:paraId="2E3F77EA"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Median length of reads mapped to TAIR10</w:t>
            </w:r>
          </w:p>
        </w:tc>
        <w:tc>
          <w:tcPr>
            <w:tcW w:w="406" w:type="dxa"/>
            <w:noWrap/>
            <w:textDirection w:val="btLr"/>
            <w:hideMark/>
          </w:tcPr>
          <w:p w14:paraId="53E80C9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865</w:t>
            </w:r>
          </w:p>
        </w:tc>
        <w:tc>
          <w:tcPr>
            <w:tcW w:w="406" w:type="dxa"/>
            <w:noWrap/>
            <w:textDirection w:val="btLr"/>
            <w:hideMark/>
          </w:tcPr>
          <w:p w14:paraId="08381317"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878</w:t>
            </w:r>
          </w:p>
        </w:tc>
        <w:tc>
          <w:tcPr>
            <w:tcW w:w="406" w:type="dxa"/>
            <w:noWrap/>
            <w:textDirection w:val="btLr"/>
            <w:hideMark/>
          </w:tcPr>
          <w:p w14:paraId="6A411419"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873</w:t>
            </w:r>
          </w:p>
        </w:tc>
        <w:tc>
          <w:tcPr>
            <w:tcW w:w="406" w:type="dxa"/>
            <w:noWrap/>
            <w:textDirection w:val="btLr"/>
            <w:hideMark/>
          </w:tcPr>
          <w:p w14:paraId="5DACEC8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878</w:t>
            </w:r>
          </w:p>
        </w:tc>
        <w:tc>
          <w:tcPr>
            <w:tcW w:w="406" w:type="dxa"/>
            <w:noWrap/>
            <w:textDirection w:val="btLr"/>
            <w:hideMark/>
          </w:tcPr>
          <w:p w14:paraId="4DFA0082"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737</w:t>
            </w:r>
          </w:p>
        </w:tc>
        <w:tc>
          <w:tcPr>
            <w:tcW w:w="406" w:type="dxa"/>
            <w:noWrap/>
            <w:textDirection w:val="btLr"/>
            <w:hideMark/>
          </w:tcPr>
          <w:p w14:paraId="0AF2476F"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858</w:t>
            </w:r>
          </w:p>
        </w:tc>
        <w:tc>
          <w:tcPr>
            <w:tcW w:w="406" w:type="dxa"/>
            <w:noWrap/>
            <w:textDirection w:val="btLr"/>
            <w:hideMark/>
          </w:tcPr>
          <w:p w14:paraId="0BAB1663"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840</w:t>
            </w:r>
          </w:p>
        </w:tc>
        <w:tc>
          <w:tcPr>
            <w:tcW w:w="406" w:type="dxa"/>
            <w:noWrap/>
            <w:textDirection w:val="btLr"/>
            <w:hideMark/>
          </w:tcPr>
          <w:p w14:paraId="3D869C1F"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840</w:t>
            </w:r>
          </w:p>
        </w:tc>
        <w:tc>
          <w:tcPr>
            <w:tcW w:w="406" w:type="dxa"/>
            <w:noWrap/>
            <w:textDirection w:val="btLr"/>
            <w:hideMark/>
          </w:tcPr>
          <w:p w14:paraId="70202807"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732</w:t>
            </w:r>
          </w:p>
        </w:tc>
        <w:tc>
          <w:tcPr>
            <w:tcW w:w="406" w:type="dxa"/>
            <w:noWrap/>
            <w:textDirection w:val="btLr"/>
            <w:hideMark/>
          </w:tcPr>
          <w:p w14:paraId="1CAC7B6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871</w:t>
            </w:r>
          </w:p>
        </w:tc>
        <w:tc>
          <w:tcPr>
            <w:tcW w:w="406" w:type="dxa"/>
            <w:noWrap/>
            <w:textDirection w:val="btLr"/>
            <w:hideMark/>
          </w:tcPr>
          <w:p w14:paraId="2007A0D9"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846</w:t>
            </w:r>
          </w:p>
        </w:tc>
        <w:tc>
          <w:tcPr>
            <w:tcW w:w="406" w:type="dxa"/>
            <w:noWrap/>
            <w:textDirection w:val="btLr"/>
            <w:hideMark/>
          </w:tcPr>
          <w:p w14:paraId="5FB26AAA"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832</w:t>
            </w:r>
          </w:p>
        </w:tc>
        <w:tc>
          <w:tcPr>
            <w:tcW w:w="406" w:type="dxa"/>
            <w:noWrap/>
            <w:textDirection w:val="btLr"/>
            <w:hideMark/>
          </w:tcPr>
          <w:p w14:paraId="5AB2E0AF"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884</w:t>
            </w:r>
          </w:p>
        </w:tc>
        <w:tc>
          <w:tcPr>
            <w:tcW w:w="406" w:type="dxa"/>
            <w:noWrap/>
            <w:textDirection w:val="btLr"/>
            <w:hideMark/>
          </w:tcPr>
          <w:p w14:paraId="1B628D1E"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802</w:t>
            </w:r>
          </w:p>
        </w:tc>
        <w:tc>
          <w:tcPr>
            <w:tcW w:w="406" w:type="dxa"/>
            <w:noWrap/>
            <w:textDirection w:val="btLr"/>
            <w:hideMark/>
          </w:tcPr>
          <w:p w14:paraId="2ECC6ED2"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849</w:t>
            </w:r>
          </w:p>
        </w:tc>
      </w:tr>
      <w:tr w:rsidR="00C6119D" w:rsidRPr="00363222" w14:paraId="20B652A5" w14:textId="77777777" w:rsidTr="001148D6">
        <w:trPr>
          <w:trHeight w:val="873"/>
        </w:trPr>
        <w:tc>
          <w:tcPr>
            <w:tcW w:w="1432" w:type="dxa"/>
            <w:noWrap/>
            <w:textDirection w:val="btLr"/>
            <w:hideMark/>
          </w:tcPr>
          <w:p w14:paraId="4CE1C238"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Longest read mapped to TAIR10</w:t>
            </w:r>
          </w:p>
        </w:tc>
        <w:tc>
          <w:tcPr>
            <w:tcW w:w="406" w:type="dxa"/>
            <w:noWrap/>
            <w:textDirection w:val="btLr"/>
            <w:hideMark/>
          </w:tcPr>
          <w:p w14:paraId="0BE4BDE1" w14:textId="0D96CDD5"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sidR="00F1765C">
              <w:rPr>
                <w:rFonts w:ascii="Arial" w:eastAsia="Times New Roman" w:hAnsi="Arial" w:cs="Arial"/>
                <w:sz w:val="16"/>
                <w:szCs w:val="16"/>
              </w:rPr>
              <w:t>,</w:t>
            </w:r>
            <w:r w:rsidRPr="00363222">
              <w:rPr>
                <w:rFonts w:ascii="Arial" w:eastAsia="Times New Roman" w:hAnsi="Arial" w:cs="Arial"/>
                <w:sz w:val="16"/>
                <w:szCs w:val="16"/>
              </w:rPr>
              <w:t>607</w:t>
            </w:r>
          </w:p>
        </w:tc>
        <w:tc>
          <w:tcPr>
            <w:tcW w:w="406" w:type="dxa"/>
            <w:noWrap/>
            <w:textDirection w:val="btLr"/>
            <w:hideMark/>
          </w:tcPr>
          <w:p w14:paraId="61552AEA" w14:textId="6D63181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sidR="00F1765C">
              <w:rPr>
                <w:rFonts w:ascii="Arial" w:eastAsia="Times New Roman" w:hAnsi="Arial" w:cs="Arial"/>
                <w:sz w:val="16"/>
                <w:szCs w:val="16"/>
              </w:rPr>
              <w:t>,</w:t>
            </w:r>
            <w:r w:rsidRPr="00363222">
              <w:rPr>
                <w:rFonts w:ascii="Arial" w:eastAsia="Times New Roman" w:hAnsi="Arial" w:cs="Arial"/>
                <w:sz w:val="16"/>
                <w:szCs w:val="16"/>
              </w:rPr>
              <w:t>446</w:t>
            </w:r>
          </w:p>
        </w:tc>
        <w:tc>
          <w:tcPr>
            <w:tcW w:w="406" w:type="dxa"/>
            <w:noWrap/>
            <w:textDirection w:val="btLr"/>
            <w:hideMark/>
          </w:tcPr>
          <w:p w14:paraId="1B5C4C78" w14:textId="0D9F9DD9"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994</w:t>
            </w:r>
          </w:p>
        </w:tc>
        <w:tc>
          <w:tcPr>
            <w:tcW w:w="406" w:type="dxa"/>
            <w:noWrap/>
            <w:textDirection w:val="btLr"/>
            <w:hideMark/>
          </w:tcPr>
          <w:p w14:paraId="3EEE5BEE" w14:textId="3F77349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852</w:t>
            </w:r>
          </w:p>
        </w:tc>
        <w:tc>
          <w:tcPr>
            <w:tcW w:w="406" w:type="dxa"/>
            <w:noWrap/>
            <w:textDirection w:val="btLr"/>
            <w:hideMark/>
          </w:tcPr>
          <w:p w14:paraId="5949861D" w14:textId="5B289B5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w:t>
            </w:r>
            <w:r w:rsidR="00F1765C">
              <w:rPr>
                <w:rFonts w:ascii="Arial" w:eastAsia="Times New Roman" w:hAnsi="Arial" w:cs="Arial"/>
                <w:sz w:val="16"/>
                <w:szCs w:val="16"/>
              </w:rPr>
              <w:t>,</w:t>
            </w:r>
            <w:r w:rsidRPr="00363222">
              <w:rPr>
                <w:rFonts w:ascii="Arial" w:eastAsia="Times New Roman" w:hAnsi="Arial" w:cs="Arial"/>
                <w:sz w:val="16"/>
                <w:szCs w:val="16"/>
              </w:rPr>
              <w:t>663</w:t>
            </w:r>
          </w:p>
        </w:tc>
        <w:tc>
          <w:tcPr>
            <w:tcW w:w="406" w:type="dxa"/>
            <w:noWrap/>
            <w:textDirection w:val="btLr"/>
            <w:hideMark/>
          </w:tcPr>
          <w:p w14:paraId="74AAD967" w14:textId="3FDCD57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434</w:t>
            </w:r>
          </w:p>
        </w:tc>
        <w:tc>
          <w:tcPr>
            <w:tcW w:w="406" w:type="dxa"/>
            <w:noWrap/>
            <w:textDirection w:val="btLr"/>
            <w:hideMark/>
          </w:tcPr>
          <w:p w14:paraId="59634093" w14:textId="15F6F7A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sidR="00F1765C">
              <w:rPr>
                <w:rFonts w:ascii="Arial" w:eastAsia="Times New Roman" w:hAnsi="Arial" w:cs="Arial"/>
                <w:sz w:val="16"/>
                <w:szCs w:val="16"/>
              </w:rPr>
              <w:t>,</w:t>
            </w:r>
            <w:r w:rsidRPr="00363222">
              <w:rPr>
                <w:rFonts w:ascii="Arial" w:eastAsia="Times New Roman" w:hAnsi="Arial" w:cs="Arial"/>
                <w:sz w:val="16"/>
                <w:szCs w:val="16"/>
              </w:rPr>
              <w:t>744</w:t>
            </w:r>
          </w:p>
        </w:tc>
        <w:tc>
          <w:tcPr>
            <w:tcW w:w="406" w:type="dxa"/>
            <w:noWrap/>
            <w:textDirection w:val="btLr"/>
            <w:hideMark/>
          </w:tcPr>
          <w:p w14:paraId="4FB1207E" w14:textId="3E8864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542</w:t>
            </w:r>
          </w:p>
        </w:tc>
        <w:tc>
          <w:tcPr>
            <w:tcW w:w="406" w:type="dxa"/>
            <w:noWrap/>
            <w:textDirection w:val="btLr"/>
            <w:hideMark/>
          </w:tcPr>
          <w:p w14:paraId="59385A7D" w14:textId="1183010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w:t>
            </w:r>
            <w:r w:rsidR="00F1765C">
              <w:rPr>
                <w:rFonts w:ascii="Arial" w:eastAsia="Times New Roman" w:hAnsi="Arial" w:cs="Arial"/>
                <w:sz w:val="16"/>
                <w:szCs w:val="16"/>
              </w:rPr>
              <w:t>,</w:t>
            </w:r>
            <w:r w:rsidRPr="00363222">
              <w:rPr>
                <w:rFonts w:ascii="Arial" w:eastAsia="Times New Roman" w:hAnsi="Arial" w:cs="Arial"/>
                <w:sz w:val="16"/>
                <w:szCs w:val="16"/>
              </w:rPr>
              <w:t>596</w:t>
            </w:r>
          </w:p>
        </w:tc>
        <w:tc>
          <w:tcPr>
            <w:tcW w:w="406" w:type="dxa"/>
            <w:noWrap/>
            <w:textDirection w:val="btLr"/>
            <w:hideMark/>
          </w:tcPr>
          <w:p w14:paraId="61F449A5" w14:textId="69CBFEB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sidR="00F1765C">
              <w:rPr>
                <w:rFonts w:ascii="Arial" w:eastAsia="Times New Roman" w:hAnsi="Arial" w:cs="Arial"/>
                <w:sz w:val="16"/>
                <w:szCs w:val="16"/>
              </w:rPr>
              <w:t>,</w:t>
            </w:r>
            <w:r w:rsidRPr="00363222">
              <w:rPr>
                <w:rFonts w:ascii="Arial" w:eastAsia="Times New Roman" w:hAnsi="Arial" w:cs="Arial"/>
                <w:sz w:val="16"/>
                <w:szCs w:val="16"/>
              </w:rPr>
              <w:t>015</w:t>
            </w:r>
          </w:p>
        </w:tc>
        <w:tc>
          <w:tcPr>
            <w:tcW w:w="406" w:type="dxa"/>
            <w:noWrap/>
            <w:textDirection w:val="btLr"/>
            <w:hideMark/>
          </w:tcPr>
          <w:p w14:paraId="73BA2FC8" w14:textId="51F714F5"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15</w:t>
            </w:r>
            <w:r w:rsidR="00F1765C">
              <w:rPr>
                <w:rFonts w:ascii="Arial" w:eastAsia="Times New Roman" w:hAnsi="Arial" w:cs="Arial"/>
                <w:sz w:val="16"/>
                <w:szCs w:val="16"/>
              </w:rPr>
              <w:t>,</w:t>
            </w:r>
            <w:r w:rsidRPr="00363222">
              <w:rPr>
                <w:rFonts w:ascii="Arial" w:eastAsia="Times New Roman" w:hAnsi="Arial" w:cs="Arial"/>
                <w:sz w:val="16"/>
                <w:szCs w:val="16"/>
              </w:rPr>
              <w:t>040</w:t>
            </w:r>
          </w:p>
        </w:tc>
        <w:tc>
          <w:tcPr>
            <w:tcW w:w="406" w:type="dxa"/>
            <w:noWrap/>
            <w:textDirection w:val="btLr"/>
            <w:hideMark/>
          </w:tcPr>
          <w:p w14:paraId="48C7FAA0" w14:textId="0EEBE57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10</w:t>
            </w:r>
            <w:r w:rsidR="00F1765C">
              <w:rPr>
                <w:rFonts w:ascii="Arial" w:eastAsia="Times New Roman" w:hAnsi="Arial" w:cs="Arial"/>
                <w:sz w:val="16"/>
                <w:szCs w:val="16"/>
              </w:rPr>
              <w:t>,</w:t>
            </w:r>
            <w:r w:rsidRPr="00363222">
              <w:rPr>
                <w:rFonts w:ascii="Arial" w:eastAsia="Times New Roman" w:hAnsi="Arial" w:cs="Arial"/>
                <w:sz w:val="16"/>
                <w:szCs w:val="16"/>
              </w:rPr>
              <w:t>836</w:t>
            </w:r>
          </w:p>
        </w:tc>
        <w:tc>
          <w:tcPr>
            <w:tcW w:w="406" w:type="dxa"/>
            <w:noWrap/>
            <w:textDirection w:val="btLr"/>
            <w:hideMark/>
          </w:tcPr>
          <w:p w14:paraId="3AE6A66A" w14:textId="0ACF576F"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15</w:t>
            </w:r>
            <w:r w:rsidR="00F1765C">
              <w:rPr>
                <w:rFonts w:ascii="Arial" w:eastAsia="Times New Roman" w:hAnsi="Arial" w:cs="Arial"/>
                <w:sz w:val="16"/>
                <w:szCs w:val="16"/>
              </w:rPr>
              <w:t>,</w:t>
            </w:r>
            <w:r w:rsidRPr="00363222">
              <w:rPr>
                <w:rFonts w:ascii="Arial" w:eastAsia="Times New Roman" w:hAnsi="Arial" w:cs="Arial"/>
                <w:sz w:val="16"/>
                <w:szCs w:val="16"/>
              </w:rPr>
              <w:t>291</w:t>
            </w:r>
          </w:p>
        </w:tc>
        <w:tc>
          <w:tcPr>
            <w:tcW w:w="406" w:type="dxa"/>
            <w:noWrap/>
            <w:textDirection w:val="btLr"/>
            <w:hideMark/>
          </w:tcPr>
          <w:p w14:paraId="3D8B05A0" w14:textId="4F59F63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522</w:t>
            </w:r>
          </w:p>
        </w:tc>
        <w:tc>
          <w:tcPr>
            <w:tcW w:w="406" w:type="dxa"/>
            <w:noWrap/>
            <w:textDirection w:val="btLr"/>
            <w:hideMark/>
          </w:tcPr>
          <w:p w14:paraId="1963B227" w14:textId="4946B0D5"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sidR="00F1765C">
              <w:rPr>
                <w:rFonts w:ascii="Arial" w:eastAsia="Times New Roman" w:hAnsi="Arial" w:cs="Arial"/>
                <w:sz w:val="16"/>
                <w:szCs w:val="16"/>
              </w:rPr>
              <w:t>,</w:t>
            </w:r>
            <w:r w:rsidRPr="00363222">
              <w:rPr>
                <w:rFonts w:ascii="Arial" w:eastAsia="Times New Roman" w:hAnsi="Arial" w:cs="Arial"/>
                <w:sz w:val="16"/>
                <w:szCs w:val="16"/>
              </w:rPr>
              <w:t>471</w:t>
            </w:r>
          </w:p>
        </w:tc>
      </w:tr>
      <w:tr w:rsidR="00C6119D" w:rsidRPr="00363222" w14:paraId="0D53823D" w14:textId="77777777" w:rsidTr="001148D6">
        <w:trPr>
          <w:trHeight w:val="994"/>
        </w:trPr>
        <w:tc>
          <w:tcPr>
            <w:tcW w:w="1432" w:type="dxa"/>
            <w:noWrap/>
            <w:textDirection w:val="btLr"/>
            <w:hideMark/>
          </w:tcPr>
          <w:p w14:paraId="0D8D3A91" w14:textId="4F0F5949"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Median length of reads mapped to ERCC spike-in</w:t>
            </w:r>
            <w:r w:rsidR="002E0F87">
              <w:rPr>
                <w:rFonts w:ascii="Arial" w:eastAsia="Times New Roman" w:hAnsi="Arial" w:cs="Arial"/>
                <w:b/>
                <w:bCs/>
                <w:sz w:val="16"/>
                <w:szCs w:val="16"/>
              </w:rPr>
              <w:t>s</w:t>
            </w:r>
          </w:p>
        </w:tc>
        <w:tc>
          <w:tcPr>
            <w:tcW w:w="406" w:type="dxa"/>
            <w:noWrap/>
            <w:textDirection w:val="btLr"/>
            <w:hideMark/>
          </w:tcPr>
          <w:p w14:paraId="7E0C901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481</w:t>
            </w:r>
          </w:p>
        </w:tc>
        <w:tc>
          <w:tcPr>
            <w:tcW w:w="406" w:type="dxa"/>
            <w:noWrap/>
            <w:textDirection w:val="btLr"/>
            <w:hideMark/>
          </w:tcPr>
          <w:p w14:paraId="43016E4B"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492</w:t>
            </w:r>
          </w:p>
        </w:tc>
        <w:tc>
          <w:tcPr>
            <w:tcW w:w="406" w:type="dxa"/>
            <w:noWrap/>
            <w:textDirection w:val="btLr"/>
            <w:hideMark/>
          </w:tcPr>
          <w:p w14:paraId="28F1114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493</w:t>
            </w:r>
          </w:p>
        </w:tc>
        <w:tc>
          <w:tcPr>
            <w:tcW w:w="406" w:type="dxa"/>
            <w:noWrap/>
            <w:textDirection w:val="btLr"/>
            <w:hideMark/>
          </w:tcPr>
          <w:p w14:paraId="4330CF6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492</w:t>
            </w:r>
          </w:p>
        </w:tc>
        <w:tc>
          <w:tcPr>
            <w:tcW w:w="406" w:type="dxa"/>
            <w:noWrap/>
            <w:textDirection w:val="btLr"/>
            <w:hideMark/>
          </w:tcPr>
          <w:p w14:paraId="42923B06"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486</w:t>
            </w:r>
          </w:p>
        </w:tc>
        <w:tc>
          <w:tcPr>
            <w:tcW w:w="406" w:type="dxa"/>
            <w:noWrap/>
            <w:textDirection w:val="btLr"/>
            <w:hideMark/>
          </w:tcPr>
          <w:p w14:paraId="7EEF3862"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488</w:t>
            </w:r>
          </w:p>
        </w:tc>
        <w:tc>
          <w:tcPr>
            <w:tcW w:w="406" w:type="dxa"/>
            <w:noWrap/>
            <w:textDirection w:val="btLr"/>
            <w:hideMark/>
          </w:tcPr>
          <w:p w14:paraId="3A52F453"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486</w:t>
            </w:r>
          </w:p>
        </w:tc>
        <w:tc>
          <w:tcPr>
            <w:tcW w:w="406" w:type="dxa"/>
            <w:noWrap/>
            <w:textDirection w:val="btLr"/>
            <w:hideMark/>
          </w:tcPr>
          <w:p w14:paraId="1B73DD36"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495</w:t>
            </w:r>
          </w:p>
        </w:tc>
        <w:tc>
          <w:tcPr>
            <w:tcW w:w="406" w:type="dxa"/>
            <w:noWrap/>
            <w:textDirection w:val="btLr"/>
            <w:hideMark/>
          </w:tcPr>
          <w:p w14:paraId="46FA17EA"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507</w:t>
            </w:r>
          </w:p>
        </w:tc>
        <w:tc>
          <w:tcPr>
            <w:tcW w:w="406" w:type="dxa"/>
            <w:noWrap/>
            <w:textDirection w:val="btLr"/>
            <w:hideMark/>
          </w:tcPr>
          <w:p w14:paraId="037447CD"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497</w:t>
            </w:r>
          </w:p>
        </w:tc>
        <w:tc>
          <w:tcPr>
            <w:tcW w:w="406" w:type="dxa"/>
            <w:noWrap/>
            <w:textDirection w:val="btLr"/>
            <w:hideMark/>
          </w:tcPr>
          <w:p w14:paraId="1EF32425"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491</w:t>
            </w:r>
          </w:p>
        </w:tc>
        <w:tc>
          <w:tcPr>
            <w:tcW w:w="406" w:type="dxa"/>
            <w:noWrap/>
            <w:textDirection w:val="btLr"/>
            <w:hideMark/>
          </w:tcPr>
          <w:p w14:paraId="70BE5A6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493</w:t>
            </w:r>
          </w:p>
        </w:tc>
        <w:tc>
          <w:tcPr>
            <w:tcW w:w="406" w:type="dxa"/>
            <w:noWrap/>
            <w:textDirection w:val="btLr"/>
            <w:hideMark/>
          </w:tcPr>
          <w:p w14:paraId="519F461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480</w:t>
            </w:r>
          </w:p>
        </w:tc>
        <w:tc>
          <w:tcPr>
            <w:tcW w:w="406" w:type="dxa"/>
            <w:noWrap/>
            <w:textDirection w:val="btLr"/>
            <w:hideMark/>
          </w:tcPr>
          <w:p w14:paraId="6651839A"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487</w:t>
            </w:r>
          </w:p>
        </w:tc>
        <w:tc>
          <w:tcPr>
            <w:tcW w:w="406" w:type="dxa"/>
            <w:noWrap/>
            <w:textDirection w:val="btLr"/>
            <w:hideMark/>
          </w:tcPr>
          <w:p w14:paraId="60328635"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500</w:t>
            </w:r>
          </w:p>
        </w:tc>
      </w:tr>
      <w:tr w:rsidR="00C6119D" w:rsidRPr="00363222" w14:paraId="7F1CA2AF" w14:textId="77777777" w:rsidTr="001148D6">
        <w:trPr>
          <w:trHeight w:val="1042"/>
        </w:trPr>
        <w:tc>
          <w:tcPr>
            <w:tcW w:w="1432" w:type="dxa"/>
            <w:noWrap/>
            <w:textDirection w:val="btLr"/>
            <w:hideMark/>
          </w:tcPr>
          <w:p w14:paraId="57B80F9D" w14:textId="4E6831D9"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Longest read mapped to ERCC spike-in</w:t>
            </w:r>
            <w:r w:rsidR="002E0F87">
              <w:rPr>
                <w:rFonts w:ascii="Arial" w:eastAsia="Times New Roman" w:hAnsi="Arial" w:cs="Arial"/>
                <w:b/>
                <w:bCs/>
                <w:sz w:val="16"/>
                <w:szCs w:val="16"/>
              </w:rPr>
              <w:t>s</w:t>
            </w:r>
          </w:p>
        </w:tc>
        <w:tc>
          <w:tcPr>
            <w:tcW w:w="406" w:type="dxa"/>
            <w:noWrap/>
            <w:textDirection w:val="btLr"/>
            <w:hideMark/>
          </w:tcPr>
          <w:p w14:paraId="4B3BCF61" w14:textId="1D30AEA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905</w:t>
            </w:r>
          </w:p>
        </w:tc>
        <w:tc>
          <w:tcPr>
            <w:tcW w:w="406" w:type="dxa"/>
            <w:noWrap/>
            <w:textDirection w:val="btLr"/>
            <w:hideMark/>
          </w:tcPr>
          <w:p w14:paraId="508F91CE" w14:textId="6FA98CE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sidR="00F1765C">
              <w:rPr>
                <w:rFonts w:ascii="Arial" w:eastAsia="Times New Roman" w:hAnsi="Arial" w:cs="Arial"/>
                <w:sz w:val="16"/>
                <w:szCs w:val="16"/>
              </w:rPr>
              <w:t>,</w:t>
            </w:r>
            <w:r w:rsidRPr="00363222">
              <w:rPr>
                <w:rFonts w:ascii="Arial" w:eastAsia="Times New Roman" w:hAnsi="Arial" w:cs="Arial"/>
                <w:sz w:val="16"/>
                <w:szCs w:val="16"/>
              </w:rPr>
              <w:t>304</w:t>
            </w:r>
          </w:p>
        </w:tc>
        <w:tc>
          <w:tcPr>
            <w:tcW w:w="406" w:type="dxa"/>
            <w:noWrap/>
            <w:textDirection w:val="btLr"/>
            <w:hideMark/>
          </w:tcPr>
          <w:p w14:paraId="2ED9764F" w14:textId="568EFE90"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108</w:t>
            </w:r>
          </w:p>
        </w:tc>
        <w:tc>
          <w:tcPr>
            <w:tcW w:w="406" w:type="dxa"/>
            <w:noWrap/>
            <w:textDirection w:val="btLr"/>
            <w:hideMark/>
          </w:tcPr>
          <w:p w14:paraId="679C92CF" w14:textId="46C8BE5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099</w:t>
            </w:r>
          </w:p>
        </w:tc>
        <w:tc>
          <w:tcPr>
            <w:tcW w:w="406" w:type="dxa"/>
            <w:noWrap/>
            <w:textDirection w:val="btLr"/>
            <w:hideMark/>
          </w:tcPr>
          <w:p w14:paraId="7CB8EE6E" w14:textId="1E3AFC4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928</w:t>
            </w:r>
          </w:p>
        </w:tc>
        <w:tc>
          <w:tcPr>
            <w:tcW w:w="406" w:type="dxa"/>
            <w:noWrap/>
            <w:textDirection w:val="btLr"/>
            <w:hideMark/>
          </w:tcPr>
          <w:p w14:paraId="5D9FECFE" w14:textId="57EC0BA0"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094</w:t>
            </w:r>
          </w:p>
        </w:tc>
        <w:tc>
          <w:tcPr>
            <w:tcW w:w="406" w:type="dxa"/>
            <w:noWrap/>
            <w:textDirection w:val="btLr"/>
            <w:hideMark/>
          </w:tcPr>
          <w:p w14:paraId="5B53B000" w14:textId="1586D3F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772</w:t>
            </w:r>
          </w:p>
        </w:tc>
        <w:tc>
          <w:tcPr>
            <w:tcW w:w="406" w:type="dxa"/>
            <w:noWrap/>
            <w:textDirection w:val="btLr"/>
            <w:hideMark/>
          </w:tcPr>
          <w:p w14:paraId="3493E723" w14:textId="707D7DB8"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292</w:t>
            </w:r>
          </w:p>
        </w:tc>
        <w:tc>
          <w:tcPr>
            <w:tcW w:w="406" w:type="dxa"/>
            <w:noWrap/>
            <w:textDirection w:val="btLr"/>
            <w:hideMark/>
          </w:tcPr>
          <w:p w14:paraId="2916FC36" w14:textId="194CEC6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sidR="00F1765C">
              <w:rPr>
                <w:rFonts w:ascii="Arial" w:eastAsia="Times New Roman" w:hAnsi="Arial" w:cs="Arial"/>
                <w:sz w:val="16"/>
                <w:szCs w:val="16"/>
              </w:rPr>
              <w:t>,</w:t>
            </w:r>
            <w:r w:rsidRPr="00363222">
              <w:rPr>
                <w:rFonts w:ascii="Arial" w:eastAsia="Times New Roman" w:hAnsi="Arial" w:cs="Arial"/>
                <w:sz w:val="16"/>
                <w:szCs w:val="16"/>
              </w:rPr>
              <w:t>308</w:t>
            </w:r>
          </w:p>
        </w:tc>
        <w:tc>
          <w:tcPr>
            <w:tcW w:w="406" w:type="dxa"/>
            <w:noWrap/>
            <w:textDirection w:val="btLr"/>
            <w:hideMark/>
          </w:tcPr>
          <w:p w14:paraId="71D67CEE" w14:textId="37156536"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sidR="00F1765C">
              <w:rPr>
                <w:rFonts w:ascii="Arial" w:eastAsia="Times New Roman" w:hAnsi="Arial" w:cs="Arial"/>
                <w:sz w:val="16"/>
                <w:szCs w:val="16"/>
              </w:rPr>
              <w:t>,</w:t>
            </w:r>
            <w:r w:rsidRPr="00363222">
              <w:rPr>
                <w:rFonts w:ascii="Arial" w:eastAsia="Times New Roman" w:hAnsi="Arial" w:cs="Arial"/>
                <w:sz w:val="16"/>
                <w:szCs w:val="16"/>
              </w:rPr>
              <w:t>236</w:t>
            </w:r>
          </w:p>
        </w:tc>
        <w:tc>
          <w:tcPr>
            <w:tcW w:w="406" w:type="dxa"/>
            <w:noWrap/>
            <w:textDirection w:val="btLr"/>
            <w:hideMark/>
          </w:tcPr>
          <w:p w14:paraId="4C83A415" w14:textId="4AD89AE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880</w:t>
            </w:r>
          </w:p>
        </w:tc>
        <w:tc>
          <w:tcPr>
            <w:tcW w:w="406" w:type="dxa"/>
            <w:noWrap/>
            <w:textDirection w:val="btLr"/>
            <w:hideMark/>
          </w:tcPr>
          <w:p w14:paraId="713A8993" w14:textId="72BAE13C"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947</w:t>
            </w:r>
          </w:p>
        </w:tc>
        <w:tc>
          <w:tcPr>
            <w:tcW w:w="406" w:type="dxa"/>
            <w:noWrap/>
            <w:textDirection w:val="btLr"/>
            <w:hideMark/>
          </w:tcPr>
          <w:p w14:paraId="6DBCC556" w14:textId="065FB4C9"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134</w:t>
            </w:r>
          </w:p>
        </w:tc>
        <w:tc>
          <w:tcPr>
            <w:tcW w:w="406" w:type="dxa"/>
            <w:noWrap/>
            <w:textDirection w:val="btLr"/>
            <w:hideMark/>
          </w:tcPr>
          <w:p w14:paraId="7DEB54AC" w14:textId="20A72B68"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128</w:t>
            </w:r>
          </w:p>
        </w:tc>
        <w:tc>
          <w:tcPr>
            <w:tcW w:w="406" w:type="dxa"/>
            <w:noWrap/>
            <w:textDirection w:val="btLr"/>
            <w:hideMark/>
          </w:tcPr>
          <w:p w14:paraId="481C41FF" w14:textId="48390AF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sidR="00F1765C">
              <w:rPr>
                <w:rFonts w:ascii="Arial" w:eastAsia="Times New Roman" w:hAnsi="Arial" w:cs="Arial"/>
                <w:sz w:val="16"/>
                <w:szCs w:val="16"/>
              </w:rPr>
              <w:t>,</w:t>
            </w:r>
            <w:r w:rsidRPr="00363222">
              <w:rPr>
                <w:rFonts w:ascii="Arial" w:eastAsia="Times New Roman" w:hAnsi="Arial" w:cs="Arial"/>
                <w:sz w:val="16"/>
                <w:szCs w:val="16"/>
              </w:rPr>
              <w:t>127</w:t>
            </w:r>
          </w:p>
        </w:tc>
      </w:tr>
      <w:tr w:rsidR="00C6119D" w:rsidRPr="00363222" w14:paraId="46AD0072" w14:textId="77777777" w:rsidTr="001148D6">
        <w:trPr>
          <w:trHeight w:val="986"/>
        </w:trPr>
        <w:tc>
          <w:tcPr>
            <w:tcW w:w="1432" w:type="dxa"/>
            <w:noWrap/>
            <w:textDirection w:val="btLr"/>
            <w:hideMark/>
          </w:tcPr>
          <w:p w14:paraId="089A059E"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Reads mapped to TAIR10</w:t>
            </w:r>
          </w:p>
        </w:tc>
        <w:tc>
          <w:tcPr>
            <w:tcW w:w="406" w:type="dxa"/>
            <w:noWrap/>
            <w:textDirection w:val="btLr"/>
            <w:hideMark/>
          </w:tcPr>
          <w:p w14:paraId="17D6438F" w14:textId="2082687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003</w:t>
            </w:r>
            <w:r w:rsidR="00F1765C">
              <w:rPr>
                <w:rFonts w:ascii="Arial" w:eastAsia="Times New Roman" w:hAnsi="Arial" w:cs="Arial"/>
                <w:sz w:val="16"/>
                <w:szCs w:val="16"/>
              </w:rPr>
              <w:t>,</w:t>
            </w:r>
            <w:r w:rsidRPr="00363222">
              <w:rPr>
                <w:rFonts w:ascii="Arial" w:eastAsia="Times New Roman" w:hAnsi="Arial" w:cs="Arial"/>
                <w:sz w:val="16"/>
                <w:szCs w:val="16"/>
              </w:rPr>
              <w:t>137</w:t>
            </w:r>
          </w:p>
        </w:tc>
        <w:tc>
          <w:tcPr>
            <w:tcW w:w="406" w:type="dxa"/>
            <w:noWrap/>
            <w:textDirection w:val="btLr"/>
            <w:hideMark/>
          </w:tcPr>
          <w:p w14:paraId="11EA9187" w14:textId="6B36630A"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005</w:t>
            </w:r>
            <w:r w:rsidR="00F1765C">
              <w:rPr>
                <w:rFonts w:ascii="Arial" w:eastAsia="Times New Roman" w:hAnsi="Arial" w:cs="Arial"/>
                <w:sz w:val="16"/>
                <w:szCs w:val="16"/>
              </w:rPr>
              <w:t>,</w:t>
            </w:r>
            <w:r w:rsidRPr="00363222">
              <w:rPr>
                <w:rFonts w:ascii="Arial" w:eastAsia="Times New Roman" w:hAnsi="Arial" w:cs="Arial"/>
                <w:sz w:val="16"/>
                <w:szCs w:val="16"/>
              </w:rPr>
              <w:t>664</w:t>
            </w:r>
          </w:p>
        </w:tc>
        <w:tc>
          <w:tcPr>
            <w:tcW w:w="406" w:type="dxa"/>
            <w:noWrap/>
            <w:textDirection w:val="btLr"/>
            <w:hideMark/>
          </w:tcPr>
          <w:p w14:paraId="6EDDB3F1" w14:textId="7C232459"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101</w:t>
            </w:r>
            <w:r w:rsidR="00F1765C">
              <w:rPr>
                <w:rFonts w:ascii="Arial" w:eastAsia="Times New Roman" w:hAnsi="Arial" w:cs="Arial"/>
                <w:sz w:val="16"/>
                <w:szCs w:val="16"/>
              </w:rPr>
              <w:t>,</w:t>
            </w:r>
            <w:r w:rsidRPr="00363222">
              <w:rPr>
                <w:rFonts w:ascii="Arial" w:eastAsia="Times New Roman" w:hAnsi="Arial" w:cs="Arial"/>
                <w:sz w:val="16"/>
                <w:szCs w:val="16"/>
              </w:rPr>
              <w:t>368</w:t>
            </w:r>
          </w:p>
        </w:tc>
        <w:tc>
          <w:tcPr>
            <w:tcW w:w="406" w:type="dxa"/>
            <w:noWrap/>
            <w:textDirection w:val="btLr"/>
            <w:hideMark/>
          </w:tcPr>
          <w:p w14:paraId="4A4D24D4" w14:textId="5261FE6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743</w:t>
            </w:r>
            <w:r w:rsidR="00F1765C">
              <w:rPr>
                <w:rFonts w:ascii="Arial" w:eastAsia="Times New Roman" w:hAnsi="Arial" w:cs="Arial"/>
                <w:sz w:val="16"/>
                <w:szCs w:val="16"/>
              </w:rPr>
              <w:t>,</w:t>
            </w:r>
            <w:r w:rsidRPr="00363222">
              <w:rPr>
                <w:rFonts w:ascii="Arial" w:eastAsia="Times New Roman" w:hAnsi="Arial" w:cs="Arial"/>
                <w:sz w:val="16"/>
                <w:szCs w:val="16"/>
              </w:rPr>
              <w:t>684</w:t>
            </w:r>
          </w:p>
        </w:tc>
        <w:tc>
          <w:tcPr>
            <w:tcW w:w="406" w:type="dxa"/>
            <w:noWrap/>
            <w:textDirection w:val="btLr"/>
            <w:hideMark/>
          </w:tcPr>
          <w:p w14:paraId="0C8AB1A9" w14:textId="146A73C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345</w:t>
            </w:r>
            <w:r w:rsidR="00F1765C">
              <w:rPr>
                <w:rFonts w:ascii="Arial" w:eastAsia="Times New Roman" w:hAnsi="Arial" w:cs="Arial"/>
                <w:sz w:val="16"/>
                <w:szCs w:val="16"/>
              </w:rPr>
              <w:t>,</w:t>
            </w:r>
            <w:r w:rsidRPr="00363222">
              <w:rPr>
                <w:rFonts w:ascii="Arial" w:eastAsia="Times New Roman" w:hAnsi="Arial" w:cs="Arial"/>
                <w:sz w:val="16"/>
                <w:szCs w:val="16"/>
              </w:rPr>
              <w:t>799</w:t>
            </w:r>
          </w:p>
        </w:tc>
        <w:tc>
          <w:tcPr>
            <w:tcW w:w="406" w:type="dxa"/>
            <w:noWrap/>
            <w:textDirection w:val="btLr"/>
            <w:hideMark/>
          </w:tcPr>
          <w:p w14:paraId="3FCE4F4D" w14:textId="52E8DE3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930</w:t>
            </w:r>
            <w:r w:rsidR="00F1765C">
              <w:rPr>
                <w:rFonts w:ascii="Arial" w:eastAsia="Times New Roman" w:hAnsi="Arial" w:cs="Arial"/>
                <w:sz w:val="16"/>
                <w:szCs w:val="16"/>
              </w:rPr>
              <w:t>,</w:t>
            </w:r>
            <w:r w:rsidRPr="00363222">
              <w:rPr>
                <w:rFonts w:ascii="Arial" w:eastAsia="Times New Roman" w:hAnsi="Arial" w:cs="Arial"/>
                <w:sz w:val="16"/>
                <w:szCs w:val="16"/>
              </w:rPr>
              <w:t>629</w:t>
            </w:r>
          </w:p>
        </w:tc>
        <w:tc>
          <w:tcPr>
            <w:tcW w:w="406" w:type="dxa"/>
            <w:noWrap/>
            <w:textDirection w:val="btLr"/>
            <w:hideMark/>
          </w:tcPr>
          <w:p w14:paraId="68C50B92" w14:textId="4AA1583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757</w:t>
            </w:r>
            <w:r w:rsidR="00F1765C">
              <w:rPr>
                <w:rFonts w:ascii="Arial" w:eastAsia="Times New Roman" w:hAnsi="Arial" w:cs="Arial"/>
                <w:sz w:val="16"/>
                <w:szCs w:val="16"/>
              </w:rPr>
              <w:t>,</w:t>
            </w:r>
            <w:r w:rsidRPr="00363222">
              <w:rPr>
                <w:rFonts w:ascii="Arial" w:eastAsia="Times New Roman" w:hAnsi="Arial" w:cs="Arial"/>
                <w:sz w:val="16"/>
                <w:szCs w:val="16"/>
              </w:rPr>
              <w:t>028</w:t>
            </w:r>
          </w:p>
        </w:tc>
        <w:tc>
          <w:tcPr>
            <w:tcW w:w="406" w:type="dxa"/>
            <w:noWrap/>
            <w:textDirection w:val="btLr"/>
            <w:hideMark/>
          </w:tcPr>
          <w:p w14:paraId="6A59CEA2" w14:textId="2AC2225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765</w:t>
            </w:r>
            <w:r w:rsidR="00F1765C">
              <w:rPr>
                <w:rFonts w:ascii="Arial" w:eastAsia="Times New Roman" w:hAnsi="Arial" w:cs="Arial"/>
                <w:sz w:val="16"/>
                <w:szCs w:val="16"/>
              </w:rPr>
              <w:t>,</w:t>
            </w:r>
            <w:r w:rsidRPr="00363222">
              <w:rPr>
                <w:rFonts w:ascii="Arial" w:eastAsia="Times New Roman" w:hAnsi="Arial" w:cs="Arial"/>
                <w:sz w:val="16"/>
                <w:szCs w:val="16"/>
              </w:rPr>
              <w:t>322</w:t>
            </w:r>
          </w:p>
        </w:tc>
        <w:tc>
          <w:tcPr>
            <w:tcW w:w="406" w:type="dxa"/>
            <w:noWrap/>
            <w:textDirection w:val="btLr"/>
            <w:hideMark/>
          </w:tcPr>
          <w:p w14:paraId="1258FA97" w14:textId="74ABBD0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557</w:t>
            </w:r>
            <w:r w:rsidR="00F1765C">
              <w:rPr>
                <w:rFonts w:ascii="Arial" w:eastAsia="Times New Roman" w:hAnsi="Arial" w:cs="Arial"/>
                <w:sz w:val="16"/>
                <w:szCs w:val="16"/>
              </w:rPr>
              <w:t>,</w:t>
            </w:r>
            <w:r w:rsidRPr="00363222">
              <w:rPr>
                <w:rFonts w:ascii="Arial" w:eastAsia="Times New Roman" w:hAnsi="Arial" w:cs="Arial"/>
                <w:sz w:val="16"/>
                <w:szCs w:val="16"/>
              </w:rPr>
              <w:t>949</w:t>
            </w:r>
          </w:p>
        </w:tc>
        <w:tc>
          <w:tcPr>
            <w:tcW w:w="406" w:type="dxa"/>
            <w:noWrap/>
            <w:textDirection w:val="btLr"/>
            <w:hideMark/>
          </w:tcPr>
          <w:p w14:paraId="7A922F3F" w14:textId="5B44DEC5"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538</w:t>
            </w:r>
            <w:r w:rsidR="00F1765C">
              <w:rPr>
                <w:rFonts w:ascii="Arial" w:eastAsia="Times New Roman" w:hAnsi="Arial" w:cs="Arial"/>
                <w:sz w:val="16"/>
                <w:szCs w:val="16"/>
              </w:rPr>
              <w:t>,</w:t>
            </w:r>
            <w:r w:rsidRPr="00363222">
              <w:rPr>
                <w:rFonts w:ascii="Arial" w:eastAsia="Times New Roman" w:hAnsi="Arial" w:cs="Arial"/>
                <w:sz w:val="16"/>
                <w:szCs w:val="16"/>
              </w:rPr>
              <w:t>040</w:t>
            </w:r>
          </w:p>
        </w:tc>
        <w:tc>
          <w:tcPr>
            <w:tcW w:w="406" w:type="dxa"/>
            <w:noWrap/>
            <w:textDirection w:val="btLr"/>
            <w:hideMark/>
          </w:tcPr>
          <w:p w14:paraId="552B6D29" w14:textId="590AFCC9"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812</w:t>
            </w:r>
            <w:r w:rsidR="00F1765C">
              <w:rPr>
                <w:rFonts w:ascii="Arial" w:eastAsia="Times New Roman" w:hAnsi="Arial" w:cs="Arial"/>
                <w:sz w:val="16"/>
                <w:szCs w:val="16"/>
              </w:rPr>
              <w:t>,</w:t>
            </w:r>
            <w:r w:rsidRPr="00363222">
              <w:rPr>
                <w:rFonts w:ascii="Arial" w:eastAsia="Times New Roman" w:hAnsi="Arial" w:cs="Arial"/>
                <w:sz w:val="16"/>
                <w:szCs w:val="16"/>
              </w:rPr>
              <w:t>517</w:t>
            </w:r>
          </w:p>
        </w:tc>
        <w:tc>
          <w:tcPr>
            <w:tcW w:w="406" w:type="dxa"/>
            <w:noWrap/>
            <w:textDirection w:val="btLr"/>
            <w:hideMark/>
          </w:tcPr>
          <w:p w14:paraId="7E079FAC" w14:textId="0491751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318</w:t>
            </w:r>
            <w:r w:rsidR="00F1765C">
              <w:rPr>
                <w:rFonts w:ascii="Arial" w:eastAsia="Times New Roman" w:hAnsi="Arial" w:cs="Arial"/>
                <w:sz w:val="16"/>
                <w:szCs w:val="16"/>
              </w:rPr>
              <w:t>,</w:t>
            </w:r>
            <w:r w:rsidRPr="00363222">
              <w:rPr>
                <w:rFonts w:ascii="Arial" w:eastAsia="Times New Roman" w:hAnsi="Arial" w:cs="Arial"/>
                <w:sz w:val="16"/>
                <w:szCs w:val="16"/>
              </w:rPr>
              <w:t>857</w:t>
            </w:r>
          </w:p>
        </w:tc>
        <w:tc>
          <w:tcPr>
            <w:tcW w:w="406" w:type="dxa"/>
            <w:noWrap/>
            <w:textDirection w:val="btLr"/>
            <w:hideMark/>
          </w:tcPr>
          <w:p w14:paraId="05858B44" w14:textId="6B8FBEA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746</w:t>
            </w:r>
            <w:r w:rsidR="00F1765C">
              <w:rPr>
                <w:rFonts w:ascii="Arial" w:eastAsia="Times New Roman" w:hAnsi="Arial" w:cs="Arial"/>
                <w:sz w:val="16"/>
                <w:szCs w:val="16"/>
              </w:rPr>
              <w:t>,</w:t>
            </w:r>
            <w:r w:rsidRPr="00363222">
              <w:rPr>
                <w:rFonts w:ascii="Arial" w:eastAsia="Times New Roman" w:hAnsi="Arial" w:cs="Arial"/>
                <w:sz w:val="16"/>
                <w:szCs w:val="16"/>
              </w:rPr>
              <w:t>153</w:t>
            </w:r>
          </w:p>
        </w:tc>
        <w:tc>
          <w:tcPr>
            <w:tcW w:w="406" w:type="dxa"/>
            <w:noWrap/>
            <w:textDirection w:val="btLr"/>
            <w:hideMark/>
          </w:tcPr>
          <w:p w14:paraId="6F3C53E4" w14:textId="77434A8B"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271</w:t>
            </w:r>
            <w:r w:rsidR="00F1765C">
              <w:rPr>
                <w:rFonts w:ascii="Arial" w:eastAsia="Times New Roman" w:hAnsi="Arial" w:cs="Arial"/>
                <w:sz w:val="16"/>
                <w:szCs w:val="16"/>
              </w:rPr>
              <w:t>,</w:t>
            </w:r>
            <w:r w:rsidRPr="00363222">
              <w:rPr>
                <w:rFonts w:ascii="Arial" w:eastAsia="Times New Roman" w:hAnsi="Arial" w:cs="Arial"/>
                <w:sz w:val="16"/>
                <w:szCs w:val="16"/>
              </w:rPr>
              <w:t>511</w:t>
            </w:r>
          </w:p>
        </w:tc>
        <w:tc>
          <w:tcPr>
            <w:tcW w:w="406" w:type="dxa"/>
            <w:noWrap/>
            <w:textDirection w:val="btLr"/>
            <w:hideMark/>
          </w:tcPr>
          <w:p w14:paraId="786B47C3" w14:textId="05B476EE"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570</w:t>
            </w:r>
            <w:r w:rsidR="00F1765C">
              <w:rPr>
                <w:rFonts w:ascii="Arial" w:eastAsia="Times New Roman" w:hAnsi="Arial" w:cs="Arial"/>
                <w:sz w:val="16"/>
                <w:szCs w:val="16"/>
              </w:rPr>
              <w:t>,</w:t>
            </w:r>
            <w:r w:rsidRPr="00363222">
              <w:rPr>
                <w:rFonts w:ascii="Arial" w:eastAsia="Times New Roman" w:hAnsi="Arial" w:cs="Arial"/>
                <w:sz w:val="16"/>
                <w:szCs w:val="16"/>
              </w:rPr>
              <w:t>040</w:t>
            </w:r>
          </w:p>
        </w:tc>
      </w:tr>
      <w:tr w:rsidR="00C6119D" w:rsidRPr="00363222" w14:paraId="5A9E6939" w14:textId="77777777" w:rsidTr="001148D6">
        <w:trPr>
          <w:trHeight w:val="972"/>
        </w:trPr>
        <w:tc>
          <w:tcPr>
            <w:tcW w:w="1432" w:type="dxa"/>
            <w:noWrap/>
            <w:textDirection w:val="btLr"/>
            <w:hideMark/>
          </w:tcPr>
          <w:p w14:paraId="75F6F1F3" w14:textId="47D6040F"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 xml:space="preserve">Reads mapped to ERCC </w:t>
            </w:r>
            <w:r w:rsidR="002E0F87">
              <w:rPr>
                <w:rFonts w:ascii="Arial" w:eastAsia="Times New Roman" w:hAnsi="Arial" w:cs="Arial"/>
                <w:b/>
                <w:bCs/>
                <w:sz w:val="16"/>
                <w:szCs w:val="16"/>
              </w:rPr>
              <w:t>s</w:t>
            </w:r>
            <w:r w:rsidRPr="00363222">
              <w:rPr>
                <w:rFonts w:ascii="Arial" w:eastAsia="Times New Roman" w:hAnsi="Arial" w:cs="Arial"/>
                <w:b/>
                <w:bCs/>
                <w:sz w:val="16"/>
                <w:szCs w:val="16"/>
              </w:rPr>
              <w:t>pike-in</w:t>
            </w:r>
            <w:r w:rsidR="002E0F87">
              <w:rPr>
                <w:rFonts w:ascii="Arial" w:eastAsia="Times New Roman" w:hAnsi="Arial" w:cs="Arial"/>
                <w:b/>
                <w:bCs/>
                <w:sz w:val="16"/>
                <w:szCs w:val="16"/>
              </w:rPr>
              <w:t>s</w:t>
            </w:r>
          </w:p>
        </w:tc>
        <w:tc>
          <w:tcPr>
            <w:tcW w:w="406" w:type="dxa"/>
            <w:noWrap/>
            <w:textDirection w:val="btLr"/>
            <w:hideMark/>
          </w:tcPr>
          <w:p w14:paraId="1DACDDA2"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6756</w:t>
            </w:r>
          </w:p>
        </w:tc>
        <w:tc>
          <w:tcPr>
            <w:tcW w:w="406" w:type="dxa"/>
            <w:noWrap/>
            <w:textDirection w:val="btLr"/>
            <w:hideMark/>
          </w:tcPr>
          <w:p w14:paraId="0BBF482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1074</w:t>
            </w:r>
          </w:p>
        </w:tc>
        <w:tc>
          <w:tcPr>
            <w:tcW w:w="406" w:type="dxa"/>
            <w:noWrap/>
            <w:textDirection w:val="btLr"/>
            <w:hideMark/>
          </w:tcPr>
          <w:p w14:paraId="443EB6E9"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713</w:t>
            </w:r>
          </w:p>
        </w:tc>
        <w:tc>
          <w:tcPr>
            <w:tcW w:w="406" w:type="dxa"/>
            <w:noWrap/>
            <w:textDirection w:val="btLr"/>
            <w:hideMark/>
          </w:tcPr>
          <w:p w14:paraId="34FBE6D5"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556</w:t>
            </w:r>
          </w:p>
        </w:tc>
        <w:tc>
          <w:tcPr>
            <w:tcW w:w="406" w:type="dxa"/>
            <w:noWrap/>
            <w:textDirection w:val="btLr"/>
            <w:hideMark/>
          </w:tcPr>
          <w:p w14:paraId="3ED3393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7005</w:t>
            </w:r>
          </w:p>
        </w:tc>
        <w:tc>
          <w:tcPr>
            <w:tcW w:w="406" w:type="dxa"/>
            <w:noWrap/>
            <w:textDirection w:val="btLr"/>
            <w:hideMark/>
          </w:tcPr>
          <w:p w14:paraId="4846E9E4"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701</w:t>
            </w:r>
          </w:p>
        </w:tc>
        <w:tc>
          <w:tcPr>
            <w:tcW w:w="406" w:type="dxa"/>
            <w:noWrap/>
            <w:textDirection w:val="btLr"/>
            <w:hideMark/>
          </w:tcPr>
          <w:p w14:paraId="6387B3C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907</w:t>
            </w:r>
          </w:p>
        </w:tc>
        <w:tc>
          <w:tcPr>
            <w:tcW w:w="406" w:type="dxa"/>
            <w:noWrap/>
            <w:textDirection w:val="btLr"/>
            <w:hideMark/>
          </w:tcPr>
          <w:p w14:paraId="6808E555"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525</w:t>
            </w:r>
          </w:p>
        </w:tc>
        <w:tc>
          <w:tcPr>
            <w:tcW w:w="406" w:type="dxa"/>
            <w:noWrap/>
            <w:textDirection w:val="btLr"/>
            <w:hideMark/>
          </w:tcPr>
          <w:p w14:paraId="3852DA6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11324</w:t>
            </w:r>
          </w:p>
        </w:tc>
        <w:tc>
          <w:tcPr>
            <w:tcW w:w="406" w:type="dxa"/>
            <w:noWrap/>
            <w:textDirection w:val="btLr"/>
            <w:hideMark/>
          </w:tcPr>
          <w:p w14:paraId="5D906F5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1824</w:t>
            </w:r>
          </w:p>
        </w:tc>
        <w:tc>
          <w:tcPr>
            <w:tcW w:w="406" w:type="dxa"/>
            <w:noWrap/>
            <w:textDirection w:val="btLr"/>
            <w:hideMark/>
          </w:tcPr>
          <w:p w14:paraId="090B331F"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1094</w:t>
            </w:r>
          </w:p>
        </w:tc>
        <w:tc>
          <w:tcPr>
            <w:tcW w:w="406" w:type="dxa"/>
            <w:noWrap/>
            <w:textDirection w:val="btLr"/>
            <w:hideMark/>
          </w:tcPr>
          <w:p w14:paraId="0DB4E4B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2710</w:t>
            </w:r>
          </w:p>
        </w:tc>
        <w:tc>
          <w:tcPr>
            <w:tcW w:w="406" w:type="dxa"/>
            <w:noWrap/>
            <w:textDirection w:val="btLr"/>
            <w:hideMark/>
          </w:tcPr>
          <w:p w14:paraId="6FB5DECB"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865</w:t>
            </w:r>
          </w:p>
        </w:tc>
        <w:tc>
          <w:tcPr>
            <w:tcW w:w="406" w:type="dxa"/>
            <w:noWrap/>
            <w:textDirection w:val="btLr"/>
            <w:hideMark/>
          </w:tcPr>
          <w:p w14:paraId="2F310E0E"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1436</w:t>
            </w:r>
          </w:p>
        </w:tc>
        <w:tc>
          <w:tcPr>
            <w:tcW w:w="406" w:type="dxa"/>
            <w:noWrap/>
            <w:textDirection w:val="btLr"/>
            <w:hideMark/>
          </w:tcPr>
          <w:p w14:paraId="07F4EFC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1548</w:t>
            </w:r>
          </w:p>
        </w:tc>
      </w:tr>
      <w:tr w:rsidR="00C6119D" w:rsidRPr="00363222" w14:paraId="42A34344" w14:textId="77777777" w:rsidTr="001148D6">
        <w:trPr>
          <w:trHeight w:val="985"/>
        </w:trPr>
        <w:tc>
          <w:tcPr>
            <w:tcW w:w="1432" w:type="dxa"/>
            <w:noWrap/>
            <w:textDirection w:val="btLr"/>
            <w:hideMark/>
          </w:tcPr>
          <w:p w14:paraId="0A378CB2" w14:textId="0A2BEEBB"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Total Reads Base</w:t>
            </w:r>
            <w:r w:rsidR="002E0F87">
              <w:rPr>
                <w:rFonts w:ascii="Arial" w:eastAsia="Times New Roman" w:hAnsi="Arial" w:cs="Arial"/>
                <w:b/>
                <w:bCs/>
                <w:sz w:val="16"/>
                <w:szCs w:val="16"/>
              </w:rPr>
              <w:t>-</w:t>
            </w:r>
            <w:r w:rsidRPr="00363222">
              <w:rPr>
                <w:rFonts w:ascii="Arial" w:eastAsia="Times New Roman" w:hAnsi="Arial" w:cs="Arial"/>
                <w:b/>
                <w:bCs/>
                <w:sz w:val="16"/>
                <w:szCs w:val="16"/>
              </w:rPr>
              <w:t>called</w:t>
            </w:r>
          </w:p>
        </w:tc>
        <w:tc>
          <w:tcPr>
            <w:tcW w:w="406" w:type="dxa"/>
            <w:noWrap/>
            <w:textDirection w:val="btLr"/>
            <w:hideMark/>
          </w:tcPr>
          <w:p w14:paraId="101D4C1A" w14:textId="1FABD843"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647</w:t>
            </w:r>
            <w:r w:rsidR="00F1765C">
              <w:rPr>
                <w:rFonts w:ascii="Arial" w:eastAsia="Times New Roman" w:hAnsi="Arial" w:cs="Arial"/>
                <w:sz w:val="16"/>
                <w:szCs w:val="16"/>
              </w:rPr>
              <w:t>,</w:t>
            </w:r>
            <w:r w:rsidRPr="00363222">
              <w:rPr>
                <w:rFonts w:ascii="Arial" w:eastAsia="Times New Roman" w:hAnsi="Arial" w:cs="Arial"/>
                <w:sz w:val="16"/>
                <w:szCs w:val="16"/>
              </w:rPr>
              <w:t>484</w:t>
            </w:r>
          </w:p>
        </w:tc>
        <w:tc>
          <w:tcPr>
            <w:tcW w:w="406" w:type="dxa"/>
            <w:noWrap/>
            <w:textDirection w:val="btLr"/>
            <w:hideMark/>
          </w:tcPr>
          <w:p w14:paraId="4EFD4734" w14:textId="379C3C31"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431</w:t>
            </w:r>
            <w:r w:rsidR="00F1765C">
              <w:rPr>
                <w:rFonts w:ascii="Arial" w:eastAsia="Times New Roman" w:hAnsi="Arial" w:cs="Arial"/>
                <w:sz w:val="16"/>
                <w:szCs w:val="16"/>
              </w:rPr>
              <w:t>,</w:t>
            </w:r>
            <w:r w:rsidRPr="00363222">
              <w:rPr>
                <w:rFonts w:ascii="Arial" w:eastAsia="Times New Roman" w:hAnsi="Arial" w:cs="Arial"/>
                <w:sz w:val="16"/>
                <w:szCs w:val="16"/>
              </w:rPr>
              <w:t>457</w:t>
            </w:r>
          </w:p>
        </w:tc>
        <w:tc>
          <w:tcPr>
            <w:tcW w:w="406" w:type="dxa"/>
            <w:noWrap/>
            <w:textDirection w:val="btLr"/>
            <w:hideMark/>
          </w:tcPr>
          <w:p w14:paraId="65A173D9" w14:textId="76C5DECC"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393</w:t>
            </w:r>
            <w:r w:rsidR="00F1765C">
              <w:rPr>
                <w:rFonts w:ascii="Arial" w:eastAsia="Times New Roman" w:hAnsi="Arial" w:cs="Arial"/>
                <w:sz w:val="16"/>
                <w:szCs w:val="16"/>
              </w:rPr>
              <w:t>,</w:t>
            </w:r>
            <w:r w:rsidRPr="00363222">
              <w:rPr>
                <w:rFonts w:ascii="Arial" w:eastAsia="Times New Roman" w:hAnsi="Arial" w:cs="Arial"/>
                <w:sz w:val="16"/>
                <w:szCs w:val="16"/>
              </w:rPr>
              <w:t>351</w:t>
            </w:r>
          </w:p>
        </w:tc>
        <w:tc>
          <w:tcPr>
            <w:tcW w:w="406" w:type="dxa"/>
            <w:noWrap/>
            <w:textDirection w:val="btLr"/>
            <w:hideMark/>
          </w:tcPr>
          <w:p w14:paraId="7DE6437D" w14:textId="36C0EDDD"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966</w:t>
            </w:r>
            <w:r w:rsidR="00F1765C">
              <w:rPr>
                <w:rFonts w:ascii="Arial" w:eastAsia="Times New Roman" w:hAnsi="Arial" w:cs="Arial"/>
                <w:sz w:val="16"/>
                <w:szCs w:val="16"/>
              </w:rPr>
              <w:t>,</w:t>
            </w:r>
            <w:r w:rsidRPr="00363222">
              <w:rPr>
                <w:rFonts w:ascii="Arial" w:eastAsia="Times New Roman" w:hAnsi="Arial" w:cs="Arial"/>
                <w:sz w:val="16"/>
                <w:szCs w:val="16"/>
              </w:rPr>
              <w:t>529</w:t>
            </w:r>
          </w:p>
        </w:tc>
        <w:tc>
          <w:tcPr>
            <w:tcW w:w="406" w:type="dxa"/>
            <w:noWrap/>
            <w:textDirection w:val="btLr"/>
            <w:hideMark/>
          </w:tcPr>
          <w:p w14:paraId="05B815B0" w14:textId="780F1C8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365</w:t>
            </w:r>
            <w:r w:rsidR="00F1765C">
              <w:rPr>
                <w:rFonts w:ascii="Arial" w:eastAsia="Times New Roman" w:hAnsi="Arial" w:cs="Arial"/>
                <w:sz w:val="16"/>
                <w:szCs w:val="16"/>
              </w:rPr>
              <w:t>,</w:t>
            </w:r>
            <w:r w:rsidRPr="00363222">
              <w:rPr>
                <w:rFonts w:ascii="Arial" w:eastAsia="Times New Roman" w:hAnsi="Arial" w:cs="Arial"/>
                <w:sz w:val="16"/>
                <w:szCs w:val="16"/>
              </w:rPr>
              <w:t>809</w:t>
            </w:r>
          </w:p>
        </w:tc>
        <w:tc>
          <w:tcPr>
            <w:tcW w:w="406" w:type="dxa"/>
            <w:noWrap/>
            <w:textDirection w:val="btLr"/>
            <w:hideMark/>
          </w:tcPr>
          <w:p w14:paraId="0224BD69" w14:textId="4ED2623A"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242</w:t>
            </w:r>
            <w:r w:rsidR="00F1765C">
              <w:rPr>
                <w:rFonts w:ascii="Arial" w:eastAsia="Times New Roman" w:hAnsi="Arial" w:cs="Arial"/>
                <w:sz w:val="16"/>
                <w:szCs w:val="16"/>
              </w:rPr>
              <w:t>,</w:t>
            </w:r>
            <w:r w:rsidRPr="00363222">
              <w:rPr>
                <w:rFonts w:ascii="Arial" w:eastAsia="Times New Roman" w:hAnsi="Arial" w:cs="Arial"/>
                <w:sz w:val="16"/>
                <w:szCs w:val="16"/>
              </w:rPr>
              <w:t>616</w:t>
            </w:r>
          </w:p>
        </w:tc>
        <w:tc>
          <w:tcPr>
            <w:tcW w:w="406" w:type="dxa"/>
            <w:noWrap/>
            <w:textDirection w:val="btLr"/>
            <w:hideMark/>
          </w:tcPr>
          <w:p w14:paraId="568308A9" w14:textId="7E243A0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079</w:t>
            </w:r>
            <w:r w:rsidR="00F1765C">
              <w:rPr>
                <w:rFonts w:ascii="Arial" w:eastAsia="Times New Roman" w:hAnsi="Arial" w:cs="Arial"/>
                <w:sz w:val="16"/>
                <w:szCs w:val="16"/>
              </w:rPr>
              <w:t>,</w:t>
            </w:r>
            <w:r w:rsidRPr="00363222">
              <w:rPr>
                <w:rFonts w:ascii="Arial" w:eastAsia="Times New Roman" w:hAnsi="Arial" w:cs="Arial"/>
                <w:sz w:val="16"/>
                <w:szCs w:val="16"/>
              </w:rPr>
              <w:t>578</w:t>
            </w:r>
          </w:p>
        </w:tc>
        <w:tc>
          <w:tcPr>
            <w:tcW w:w="406" w:type="dxa"/>
            <w:noWrap/>
            <w:textDirection w:val="btLr"/>
            <w:hideMark/>
          </w:tcPr>
          <w:p w14:paraId="7BF018FB" w14:textId="522204F0"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007</w:t>
            </w:r>
            <w:r w:rsidR="00F1765C">
              <w:rPr>
                <w:rFonts w:ascii="Arial" w:eastAsia="Times New Roman" w:hAnsi="Arial" w:cs="Arial"/>
                <w:sz w:val="16"/>
                <w:szCs w:val="16"/>
              </w:rPr>
              <w:t>,</w:t>
            </w:r>
            <w:r w:rsidRPr="00363222">
              <w:rPr>
                <w:rFonts w:ascii="Arial" w:eastAsia="Times New Roman" w:hAnsi="Arial" w:cs="Arial"/>
                <w:sz w:val="16"/>
                <w:szCs w:val="16"/>
              </w:rPr>
              <w:t>278</w:t>
            </w:r>
          </w:p>
        </w:tc>
        <w:tc>
          <w:tcPr>
            <w:tcW w:w="406" w:type="dxa"/>
            <w:noWrap/>
            <w:textDirection w:val="btLr"/>
            <w:hideMark/>
          </w:tcPr>
          <w:p w14:paraId="44FB4101" w14:textId="41361074"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sidR="00F1765C">
              <w:rPr>
                <w:rFonts w:ascii="Arial" w:eastAsia="Times New Roman" w:hAnsi="Arial" w:cs="Arial"/>
                <w:sz w:val="16"/>
                <w:szCs w:val="16"/>
              </w:rPr>
              <w:t>,</w:t>
            </w:r>
            <w:r w:rsidRPr="00363222">
              <w:rPr>
                <w:rFonts w:ascii="Arial" w:eastAsia="Times New Roman" w:hAnsi="Arial" w:cs="Arial"/>
                <w:sz w:val="16"/>
                <w:szCs w:val="16"/>
              </w:rPr>
              <w:t>043</w:t>
            </w:r>
            <w:r w:rsidR="00F1765C">
              <w:rPr>
                <w:rFonts w:ascii="Arial" w:eastAsia="Times New Roman" w:hAnsi="Arial" w:cs="Arial"/>
                <w:sz w:val="16"/>
                <w:szCs w:val="16"/>
              </w:rPr>
              <w:t>,</w:t>
            </w:r>
            <w:r w:rsidRPr="00363222">
              <w:rPr>
                <w:rFonts w:ascii="Arial" w:eastAsia="Times New Roman" w:hAnsi="Arial" w:cs="Arial"/>
                <w:sz w:val="16"/>
                <w:szCs w:val="16"/>
              </w:rPr>
              <w:t>751</w:t>
            </w:r>
          </w:p>
        </w:tc>
        <w:tc>
          <w:tcPr>
            <w:tcW w:w="406" w:type="dxa"/>
            <w:noWrap/>
            <w:textDirection w:val="btLr"/>
            <w:hideMark/>
          </w:tcPr>
          <w:p w14:paraId="75F9ABE3" w14:textId="6CDEFA5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699</w:t>
            </w:r>
            <w:r w:rsidR="00F1765C">
              <w:rPr>
                <w:rFonts w:ascii="Arial" w:eastAsia="Times New Roman" w:hAnsi="Arial" w:cs="Arial"/>
                <w:sz w:val="16"/>
                <w:szCs w:val="16"/>
              </w:rPr>
              <w:t>,</w:t>
            </w:r>
            <w:r w:rsidRPr="00363222">
              <w:rPr>
                <w:rFonts w:ascii="Arial" w:eastAsia="Times New Roman" w:hAnsi="Arial" w:cs="Arial"/>
                <w:sz w:val="16"/>
                <w:szCs w:val="16"/>
              </w:rPr>
              <w:t>123</w:t>
            </w:r>
          </w:p>
        </w:tc>
        <w:tc>
          <w:tcPr>
            <w:tcW w:w="406" w:type="dxa"/>
            <w:noWrap/>
            <w:textDirection w:val="btLr"/>
            <w:hideMark/>
          </w:tcPr>
          <w:p w14:paraId="06440C38" w14:textId="60B91A1C"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858</w:t>
            </w:r>
            <w:r w:rsidR="00F1765C">
              <w:rPr>
                <w:rFonts w:ascii="Arial" w:eastAsia="Times New Roman" w:hAnsi="Arial" w:cs="Arial"/>
                <w:sz w:val="16"/>
                <w:szCs w:val="16"/>
              </w:rPr>
              <w:t>,</w:t>
            </w:r>
            <w:r w:rsidRPr="00363222">
              <w:rPr>
                <w:rFonts w:ascii="Arial" w:eastAsia="Times New Roman" w:hAnsi="Arial" w:cs="Arial"/>
                <w:sz w:val="16"/>
                <w:szCs w:val="16"/>
              </w:rPr>
              <w:t>747</w:t>
            </w:r>
          </w:p>
        </w:tc>
        <w:tc>
          <w:tcPr>
            <w:tcW w:w="406" w:type="dxa"/>
            <w:noWrap/>
            <w:textDirection w:val="btLr"/>
            <w:hideMark/>
          </w:tcPr>
          <w:p w14:paraId="7B95716B" w14:textId="46C0C8AA"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435</w:t>
            </w:r>
            <w:r w:rsidR="00F1765C">
              <w:rPr>
                <w:rFonts w:ascii="Arial" w:eastAsia="Times New Roman" w:hAnsi="Arial" w:cs="Arial"/>
                <w:sz w:val="16"/>
                <w:szCs w:val="16"/>
              </w:rPr>
              <w:t>,</w:t>
            </w:r>
            <w:r w:rsidRPr="00363222">
              <w:rPr>
                <w:rFonts w:ascii="Arial" w:eastAsia="Times New Roman" w:hAnsi="Arial" w:cs="Arial"/>
                <w:sz w:val="16"/>
                <w:szCs w:val="16"/>
              </w:rPr>
              <w:t>808</w:t>
            </w:r>
          </w:p>
        </w:tc>
        <w:tc>
          <w:tcPr>
            <w:tcW w:w="406" w:type="dxa"/>
            <w:noWrap/>
            <w:textDirection w:val="btLr"/>
            <w:hideMark/>
          </w:tcPr>
          <w:p w14:paraId="2F2D151A" w14:textId="1BE54CD2"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843</w:t>
            </w:r>
            <w:r w:rsidR="00F1765C">
              <w:rPr>
                <w:rFonts w:ascii="Arial" w:eastAsia="Times New Roman" w:hAnsi="Arial" w:cs="Arial"/>
                <w:sz w:val="16"/>
                <w:szCs w:val="16"/>
              </w:rPr>
              <w:t>,</w:t>
            </w:r>
            <w:r w:rsidRPr="00363222">
              <w:rPr>
                <w:rFonts w:ascii="Arial" w:eastAsia="Times New Roman" w:hAnsi="Arial" w:cs="Arial"/>
                <w:sz w:val="16"/>
                <w:szCs w:val="16"/>
              </w:rPr>
              <w:t>192</w:t>
            </w:r>
          </w:p>
        </w:tc>
        <w:tc>
          <w:tcPr>
            <w:tcW w:w="406" w:type="dxa"/>
            <w:noWrap/>
            <w:textDirection w:val="btLr"/>
            <w:hideMark/>
          </w:tcPr>
          <w:p w14:paraId="6F8F4A67" w14:textId="64F4BC36"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355</w:t>
            </w:r>
            <w:r w:rsidR="00F1765C">
              <w:rPr>
                <w:rFonts w:ascii="Arial" w:eastAsia="Times New Roman" w:hAnsi="Arial" w:cs="Arial"/>
                <w:sz w:val="16"/>
                <w:szCs w:val="16"/>
              </w:rPr>
              <w:t>,</w:t>
            </w:r>
            <w:r w:rsidRPr="00363222">
              <w:rPr>
                <w:rFonts w:ascii="Arial" w:eastAsia="Times New Roman" w:hAnsi="Arial" w:cs="Arial"/>
                <w:sz w:val="16"/>
                <w:szCs w:val="16"/>
              </w:rPr>
              <w:t>795</w:t>
            </w:r>
          </w:p>
        </w:tc>
        <w:tc>
          <w:tcPr>
            <w:tcW w:w="406" w:type="dxa"/>
            <w:noWrap/>
            <w:textDirection w:val="btLr"/>
            <w:hideMark/>
          </w:tcPr>
          <w:p w14:paraId="672647F4" w14:textId="4D482D0A"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sidR="00F1765C">
              <w:rPr>
                <w:rFonts w:ascii="Arial" w:eastAsia="Times New Roman" w:hAnsi="Arial" w:cs="Arial"/>
                <w:sz w:val="16"/>
                <w:szCs w:val="16"/>
              </w:rPr>
              <w:t>,</w:t>
            </w:r>
            <w:r w:rsidRPr="00363222">
              <w:rPr>
                <w:rFonts w:ascii="Arial" w:eastAsia="Times New Roman" w:hAnsi="Arial" w:cs="Arial"/>
                <w:sz w:val="16"/>
                <w:szCs w:val="16"/>
              </w:rPr>
              <w:t>678</w:t>
            </w:r>
            <w:r w:rsidR="00F1765C">
              <w:rPr>
                <w:rFonts w:ascii="Arial" w:eastAsia="Times New Roman" w:hAnsi="Arial" w:cs="Arial"/>
                <w:sz w:val="16"/>
                <w:szCs w:val="16"/>
              </w:rPr>
              <w:t>,</w:t>
            </w:r>
            <w:r w:rsidRPr="00363222">
              <w:rPr>
                <w:rFonts w:ascii="Arial" w:eastAsia="Times New Roman" w:hAnsi="Arial" w:cs="Arial"/>
                <w:sz w:val="16"/>
                <w:szCs w:val="16"/>
              </w:rPr>
              <w:t>723</w:t>
            </w:r>
          </w:p>
        </w:tc>
      </w:tr>
      <w:tr w:rsidR="00C6119D" w:rsidRPr="00363222" w14:paraId="7FD74F74" w14:textId="77777777" w:rsidTr="001148D6">
        <w:trPr>
          <w:trHeight w:val="905"/>
        </w:trPr>
        <w:tc>
          <w:tcPr>
            <w:tcW w:w="1432" w:type="dxa"/>
            <w:noWrap/>
            <w:textDirection w:val="btLr"/>
            <w:hideMark/>
          </w:tcPr>
          <w:p w14:paraId="0C586990"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5' Adapter Ligation</w:t>
            </w:r>
          </w:p>
        </w:tc>
        <w:tc>
          <w:tcPr>
            <w:tcW w:w="406" w:type="dxa"/>
            <w:noWrap/>
            <w:textDirection w:val="btLr"/>
            <w:hideMark/>
          </w:tcPr>
          <w:p w14:paraId="36D67555"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C60044F"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6A924102"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07D4E2AA"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0D084DAE"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1298CF5A"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0B575995"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31147136"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7847F46A"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7B787181"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6A74A63"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6ADDA0CA"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36E43A4"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4825D7E6"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6ED86CEA"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w:t>
            </w:r>
          </w:p>
        </w:tc>
      </w:tr>
      <w:tr w:rsidR="00C6119D" w:rsidRPr="00363222" w14:paraId="554F2955" w14:textId="77777777" w:rsidTr="001148D6">
        <w:trPr>
          <w:trHeight w:val="967"/>
        </w:trPr>
        <w:tc>
          <w:tcPr>
            <w:tcW w:w="1432" w:type="dxa"/>
            <w:noWrap/>
            <w:textDirection w:val="btLr"/>
            <w:hideMark/>
          </w:tcPr>
          <w:p w14:paraId="02101E7D"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Bio Replicate</w:t>
            </w:r>
          </w:p>
        </w:tc>
        <w:tc>
          <w:tcPr>
            <w:tcW w:w="406" w:type="dxa"/>
            <w:noWrap/>
            <w:textDirection w:val="btLr"/>
            <w:hideMark/>
          </w:tcPr>
          <w:p w14:paraId="3F6E52F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06709D81" w14:textId="77777777" w:rsidR="00363222" w:rsidRPr="00363222" w:rsidRDefault="00363222" w:rsidP="00363222">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1</w:t>
            </w:r>
          </w:p>
        </w:tc>
        <w:tc>
          <w:tcPr>
            <w:tcW w:w="406" w:type="dxa"/>
            <w:noWrap/>
            <w:textDirection w:val="btLr"/>
            <w:hideMark/>
          </w:tcPr>
          <w:p w14:paraId="29571FF4"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0E718F1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358A0DDD"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0C42A1D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734784AD"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3</w:t>
            </w:r>
          </w:p>
        </w:tc>
        <w:tc>
          <w:tcPr>
            <w:tcW w:w="406" w:type="dxa"/>
            <w:noWrap/>
            <w:textDirection w:val="btLr"/>
            <w:hideMark/>
          </w:tcPr>
          <w:p w14:paraId="19B9DD4E"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w:t>
            </w:r>
          </w:p>
        </w:tc>
        <w:tc>
          <w:tcPr>
            <w:tcW w:w="406" w:type="dxa"/>
            <w:noWrap/>
            <w:textDirection w:val="btLr"/>
            <w:hideMark/>
          </w:tcPr>
          <w:p w14:paraId="0A6BC7F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63E20A6B"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71B6889B" w14:textId="77777777" w:rsidR="00363222" w:rsidRPr="00363222" w:rsidRDefault="00363222" w:rsidP="00363222">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2</w:t>
            </w:r>
          </w:p>
        </w:tc>
        <w:tc>
          <w:tcPr>
            <w:tcW w:w="406" w:type="dxa"/>
            <w:noWrap/>
            <w:textDirection w:val="btLr"/>
            <w:hideMark/>
          </w:tcPr>
          <w:p w14:paraId="02A3851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4</w:t>
            </w:r>
          </w:p>
        </w:tc>
        <w:tc>
          <w:tcPr>
            <w:tcW w:w="406" w:type="dxa"/>
            <w:noWrap/>
            <w:textDirection w:val="btLr"/>
            <w:hideMark/>
          </w:tcPr>
          <w:p w14:paraId="5634A03C" w14:textId="77777777" w:rsidR="00363222" w:rsidRPr="00363222" w:rsidRDefault="00363222" w:rsidP="00363222">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3</w:t>
            </w:r>
          </w:p>
        </w:tc>
        <w:tc>
          <w:tcPr>
            <w:tcW w:w="406" w:type="dxa"/>
            <w:noWrap/>
            <w:textDirection w:val="btLr"/>
            <w:hideMark/>
          </w:tcPr>
          <w:p w14:paraId="3BF40D71" w14:textId="77777777" w:rsidR="00363222" w:rsidRPr="00363222" w:rsidRDefault="00363222" w:rsidP="00363222">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4</w:t>
            </w:r>
          </w:p>
        </w:tc>
        <w:tc>
          <w:tcPr>
            <w:tcW w:w="406" w:type="dxa"/>
            <w:noWrap/>
            <w:textDirection w:val="btLr"/>
            <w:hideMark/>
          </w:tcPr>
          <w:p w14:paraId="1CB48B42"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3</w:t>
            </w:r>
          </w:p>
        </w:tc>
      </w:tr>
      <w:tr w:rsidR="00C6119D" w:rsidRPr="00363222" w14:paraId="3B03AF2B" w14:textId="77777777" w:rsidTr="001148D6">
        <w:trPr>
          <w:trHeight w:val="1086"/>
        </w:trPr>
        <w:tc>
          <w:tcPr>
            <w:tcW w:w="1432" w:type="dxa"/>
            <w:noWrap/>
            <w:textDirection w:val="btLr"/>
            <w:hideMark/>
          </w:tcPr>
          <w:p w14:paraId="58F19139"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Genotype</w:t>
            </w:r>
          </w:p>
        </w:tc>
        <w:tc>
          <w:tcPr>
            <w:tcW w:w="406" w:type="dxa"/>
            <w:noWrap/>
            <w:textDirection w:val="btLr"/>
            <w:hideMark/>
          </w:tcPr>
          <w:p w14:paraId="465D0E66"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7AFE3EF6"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06C25064" w14:textId="77777777" w:rsidR="00363222" w:rsidRPr="00363222" w:rsidRDefault="00363222" w:rsidP="00363222">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6792CAE4"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057E805F"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610F736F"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28CC48A2"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400B4A7D"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0C357CDF" w14:textId="77777777" w:rsidR="00363222" w:rsidRPr="00363222" w:rsidRDefault="00363222" w:rsidP="00363222">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7B043A38" w14:textId="77777777" w:rsidR="00363222" w:rsidRPr="00363222" w:rsidRDefault="00363222" w:rsidP="00363222">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6C3A73EC"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197E0F0F" w14:textId="77777777" w:rsidR="00363222" w:rsidRPr="00363222" w:rsidRDefault="00363222" w:rsidP="00363222">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141482B3"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71E6D51B" w14:textId="77777777" w:rsidR="00363222" w:rsidRPr="00363222" w:rsidRDefault="00363222" w:rsidP="00363222">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3F8A62F9" w14:textId="77777777" w:rsidR="00363222" w:rsidRPr="00363222" w:rsidRDefault="00363222" w:rsidP="00363222">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r>
      <w:tr w:rsidR="00C6119D" w:rsidRPr="00363222" w14:paraId="7D4E6709" w14:textId="77777777" w:rsidTr="001148D6">
        <w:trPr>
          <w:trHeight w:val="1272"/>
        </w:trPr>
        <w:tc>
          <w:tcPr>
            <w:tcW w:w="1432" w:type="dxa"/>
            <w:noWrap/>
            <w:textDirection w:val="btLr"/>
            <w:hideMark/>
          </w:tcPr>
          <w:p w14:paraId="1763CDC1" w14:textId="77777777" w:rsidR="00363222" w:rsidRPr="00363222" w:rsidRDefault="00363222" w:rsidP="00363222">
            <w:pPr>
              <w:ind w:left="113" w:right="113"/>
              <w:rPr>
                <w:rFonts w:ascii="Arial" w:eastAsia="Times New Roman" w:hAnsi="Arial" w:cs="Arial"/>
                <w:b/>
                <w:bCs/>
                <w:sz w:val="16"/>
                <w:szCs w:val="16"/>
              </w:rPr>
            </w:pPr>
            <w:r w:rsidRPr="00363222">
              <w:rPr>
                <w:rFonts w:ascii="Arial" w:eastAsia="Times New Roman" w:hAnsi="Arial" w:cs="Arial"/>
                <w:b/>
                <w:bCs/>
                <w:sz w:val="16"/>
                <w:szCs w:val="16"/>
              </w:rPr>
              <w:t>Sequencing Date</w:t>
            </w:r>
          </w:p>
        </w:tc>
        <w:tc>
          <w:tcPr>
            <w:tcW w:w="406" w:type="dxa"/>
            <w:noWrap/>
            <w:textDirection w:val="btLr"/>
            <w:hideMark/>
          </w:tcPr>
          <w:p w14:paraId="6AD9236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01/02/2018</w:t>
            </w:r>
          </w:p>
        </w:tc>
        <w:tc>
          <w:tcPr>
            <w:tcW w:w="406" w:type="dxa"/>
            <w:noWrap/>
            <w:textDirection w:val="btLr"/>
            <w:hideMark/>
          </w:tcPr>
          <w:p w14:paraId="272F17E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27/02/2018</w:t>
            </w:r>
          </w:p>
        </w:tc>
        <w:tc>
          <w:tcPr>
            <w:tcW w:w="406" w:type="dxa"/>
            <w:noWrap/>
            <w:textDirection w:val="btLr"/>
            <w:hideMark/>
          </w:tcPr>
          <w:p w14:paraId="54B4E6D6"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01/03/2018</w:t>
            </w:r>
          </w:p>
        </w:tc>
        <w:tc>
          <w:tcPr>
            <w:tcW w:w="406" w:type="dxa"/>
            <w:noWrap/>
            <w:textDirection w:val="btLr"/>
            <w:hideMark/>
          </w:tcPr>
          <w:p w14:paraId="3B088B7D"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05/04/2018</w:t>
            </w:r>
          </w:p>
        </w:tc>
        <w:tc>
          <w:tcPr>
            <w:tcW w:w="406" w:type="dxa"/>
            <w:noWrap/>
            <w:textDirection w:val="btLr"/>
            <w:hideMark/>
          </w:tcPr>
          <w:p w14:paraId="51DC1BE4"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11/04/2018</w:t>
            </w:r>
          </w:p>
        </w:tc>
        <w:tc>
          <w:tcPr>
            <w:tcW w:w="406" w:type="dxa"/>
            <w:noWrap/>
            <w:textDirection w:val="btLr"/>
            <w:hideMark/>
          </w:tcPr>
          <w:p w14:paraId="0426DFBC"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13/04/2018</w:t>
            </w:r>
          </w:p>
        </w:tc>
        <w:tc>
          <w:tcPr>
            <w:tcW w:w="406" w:type="dxa"/>
            <w:noWrap/>
            <w:textDirection w:val="btLr"/>
            <w:hideMark/>
          </w:tcPr>
          <w:p w14:paraId="6261E3F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16/04/2018</w:t>
            </w:r>
          </w:p>
        </w:tc>
        <w:tc>
          <w:tcPr>
            <w:tcW w:w="406" w:type="dxa"/>
            <w:noWrap/>
            <w:textDirection w:val="btLr"/>
            <w:hideMark/>
          </w:tcPr>
          <w:p w14:paraId="60739588"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18/04/2018</w:t>
            </w:r>
          </w:p>
        </w:tc>
        <w:tc>
          <w:tcPr>
            <w:tcW w:w="406" w:type="dxa"/>
            <w:noWrap/>
            <w:textDirection w:val="btLr"/>
            <w:hideMark/>
          </w:tcPr>
          <w:p w14:paraId="4D3C6696"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08/05/2018</w:t>
            </w:r>
          </w:p>
        </w:tc>
        <w:tc>
          <w:tcPr>
            <w:tcW w:w="406" w:type="dxa"/>
            <w:noWrap/>
            <w:textDirection w:val="btLr"/>
            <w:hideMark/>
          </w:tcPr>
          <w:p w14:paraId="21385CB7"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07/09/2018</w:t>
            </w:r>
          </w:p>
        </w:tc>
        <w:tc>
          <w:tcPr>
            <w:tcW w:w="406" w:type="dxa"/>
            <w:noWrap/>
            <w:textDirection w:val="btLr"/>
            <w:hideMark/>
          </w:tcPr>
          <w:p w14:paraId="0A499241"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12/09/2018</w:t>
            </w:r>
          </w:p>
        </w:tc>
        <w:tc>
          <w:tcPr>
            <w:tcW w:w="406" w:type="dxa"/>
            <w:noWrap/>
            <w:textDirection w:val="btLr"/>
            <w:hideMark/>
          </w:tcPr>
          <w:p w14:paraId="437C7CD0"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25/09/2018</w:t>
            </w:r>
          </w:p>
        </w:tc>
        <w:tc>
          <w:tcPr>
            <w:tcW w:w="406" w:type="dxa"/>
            <w:noWrap/>
            <w:textDirection w:val="btLr"/>
            <w:hideMark/>
          </w:tcPr>
          <w:p w14:paraId="19CD100E"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28/09/2018</w:t>
            </w:r>
          </w:p>
        </w:tc>
        <w:tc>
          <w:tcPr>
            <w:tcW w:w="406" w:type="dxa"/>
            <w:noWrap/>
            <w:textDirection w:val="btLr"/>
            <w:hideMark/>
          </w:tcPr>
          <w:p w14:paraId="6AEDB06A"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03/10/2018</w:t>
            </w:r>
          </w:p>
        </w:tc>
        <w:tc>
          <w:tcPr>
            <w:tcW w:w="406" w:type="dxa"/>
            <w:noWrap/>
            <w:textDirection w:val="btLr"/>
            <w:hideMark/>
          </w:tcPr>
          <w:p w14:paraId="3B95CFB7" w14:textId="77777777" w:rsidR="00363222" w:rsidRPr="00363222" w:rsidRDefault="00363222" w:rsidP="00363222">
            <w:pPr>
              <w:ind w:left="113" w:right="113"/>
              <w:jc w:val="right"/>
              <w:rPr>
                <w:rFonts w:ascii="Arial" w:eastAsia="Times New Roman" w:hAnsi="Arial" w:cs="Arial"/>
                <w:sz w:val="16"/>
                <w:szCs w:val="16"/>
              </w:rPr>
            </w:pPr>
            <w:r w:rsidRPr="00363222">
              <w:rPr>
                <w:rFonts w:ascii="Arial" w:eastAsia="Times New Roman" w:hAnsi="Arial" w:cs="Arial"/>
                <w:sz w:val="16"/>
                <w:szCs w:val="16"/>
              </w:rPr>
              <w:t>19/10/2018</w:t>
            </w:r>
          </w:p>
        </w:tc>
      </w:tr>
    </w:tbl>
    <w:p w14:paraId="684ED590" w14:textId="77777777" w:rsidR="00FE0DAF" w:rsidRDefault="00FE0DAF" w:rsidP="006D56C7">
      <w:pPr>
        <w:jc w:val="both"/>
        <w:rPr>
          <w:lang w:val="en-US"/>
        </w:rPr>
      </w:pPr>
    </w:p>
    <w:p w14:paraId="3C478146" w14:textId="15E13174" w:rsidR="00176030" w:rsidRPr="00670AA0" w:rsidRDefault="00176030" w:rsidP="00176030">
      <w:pPr>
        <w:rPr>
          <w:b/>
        </w:rPr>
      </w:pPr>
      <w:r>
        <w:rPr>
          <w:b/>
        </w:rPr>
        <w:lastRenderedPageBreak/>
        <w:t xml:space="preserve">Table </w:t>
      </w:r>
      <w:r w:rsidRPr="00670AA0">
        <w:rPr>
          <w:b/>
        </w:rPr>
        <w:t xml:space="preserve">S1. Properties of the </w:t>
      </w:r>
      <w:r w:rsidR="007E6D29">
        <w:rPr>
          <w:b/>
        </w:rPr>
        <w:t>n</w:t>
      </w:r>
      <w:r w:rsidRPr="00670AA0">
        <w:rPr>
          <w:b/>
        </w:rPr>
        <w:t>anopore DRS sequencing data</w:t>
      </w:r>
      <w:r>
        <w:rPr>
          <w:b/>
        </w:rPr>
        <w:t>.</w:t>
      </w:r>
    </w:p>
    <w:p w14:paraId="125E7B43" w14:textId="47E81057" w:rsidR="0034197D" w:rsidRDefault="00920E04" w:rsidP="009D0079">
      <w:pPr>
        <w:jc w:val="both"/>
        <w:rPr>
          <w:lang w:val="en-US"/>
        </w:rPr>
      </w:pPr>
      <w:r>
        <w:rPr>
          <w:lang w:val="en-US"/>
        </w:rPr>
        <w:t xml:space="preserve">Dataset statistics for all </w:t>
      </w:r>
      <w:r w:rsidR="007E6D29">
        <w:rPr>
          <w:lang w:val="en-US"/>
        </w:rPr>
        <w:t>n</w:t>
      </w:r>
      <w:r w:rsidR="00F46CC6">
        <w:rPr>
          <w:lang w:val="en-US"/>
        </w:rPr>
        <w:t xml:space="preserve">anopore DRS sequencing runs conducted. Datasets are sorted by date of sequencing run. </w:t>
      </w:r>
      <w:r w:rsidR="009519A0">
        <w:rPr>
          <w:lang w:val="en-US"/>
        </w:rPr>
        <w:t xml:space="preserve">All </w:t>
      </w:r>
      <w:r w:rsidR="008F13E8">
        <w:rPr>
          <w:lang w:val="en-US"/>
        </w:rPr>
        <w:t xml:space="preserve">data was collected using a </w:t>
      </w:r>
      <w:proofErr w:type="spellStart"/>
      <w:r w:rsidR="008F13E8">
        <w:rPr>
          <w:lang w:val="en-US"/>
        </w:rPr>
        <w:t>MinION</w:t>
      </w:r>
      <w:proofErr w:type="spellEnd"/>
      <w:r w:rsidR="008F13E8">
        <w:rPr>
          <w:lang w:val="en-US"/>
        </w:rPr>
        <w:t xml:space="preserve"> </w:t>
      </w:r>
      <w:r w:rsidR="00DF30BA">
        <w:rPr>
          <w:lang w:val="en-US"/>
        </w:rPr>
        <w:t xml:space="preserve">with R9.4 flow cell and SQK-RNA001 </w:t>
      </w:r>
      <w:r w:rsidR="00F25A4B">
        <w:rPr>
          <w:lang w:val="en-US"/>
        </w:rPr>
        <w:t xml:space="preserve">library kit. </w:t>
      </w:r>
      <w:r w:rsidR="00F75B2D">
        <w:rPr>
          <w:lang w:val="en-US"/>
        </w:rPr>
        <w:t xml:space="preserve">Increases in mapping and </w:t>
      </w:r>
      <w:proofErr w:type="spellStart"/>
      <w:r w:rsidR="00F75B2D">
        <w:rPr>
          <w:lang w:val="en-US"/>
        </w:rPr>
        <w:t>oversplitting</w:t>
      </w:r>
      <w:proofErr w:type="spellEnd"/>
      <w:r w:rsidR="00F75B2D">
        <w:rPr>
          <w:lang w:val="en-US"/>
        </w:rPr>
        <w:t xml:space="preserve"> rate which occur </w:t>
      </w:r>
      <w:r w:rsidR="007435FD">
        <w:rPr>
          <w:lang w:val="en-US"/>
        </w:rPr>
        <w:t xml:space="preserve">in samples collected after September 2018 are therefore likely to </w:t>
      </w:r>
      <w:r w:rsidR="001A5E08">
        <w:rPr>
          <w:lang w:val="en-US"/>
        </w:rPr>
        <w:t xml:space="preserve">have resulted from </w:t>
      </w:r>
      <w:r w:rsidR="007C5435">
        <w:rPr>
          <w:lang w:val="en-US"/>
        </w:rPr>
        <w:t xml:space="preserve">changes in the </w:t>
      </w:r>
      <w:proofErr w:type="spellStart"/>
      <w:r w:rsidR="007C5435">
        <w:rPr>
          <w:lang w:val="en-US"/>
        </w:rPr>
        <w:t>MinKNOW</w:t>
      </w:r>
      <w:proofErr w:type="spellEnd"/>
      <w:r w:rsidR="007C5435">
        <w:rPr>
          <w:lang w:val="en-US"/>
        </w:rPr>
        <w:t xml:space="preserve"> software.</w:t>
      </w:r>
    </w:p>
    <w:p w14:paraId="28A17AB4" w14:textId="77777777" w:rsidR="0015618D" w:rsidRDefault="0015618D" w:rsidP="0015618D">
      <w:pPr>
        <w:jc w:val="both"/>
        <w:rPr>
          <w:lang w:val="en-US"/>
        </w:rPr>
      </w:pPr>
      <w:r w:rsidRPr="0015618D">
        <w:rPr>
          <w:rFonts w:ascii="Calibri" w:eastAsia="Times New Roman" w:hAnsi="Calibri" w:cs="Calibri"/>
          <w:shd w:val="clear" w:color="auto" w:fill="FFFFFF"/>
        </w:rPr>
        <w:br w:type="column"/>
      </w:r>
      <w:r>
        <w:rPr>
          <w:lang w:val="en-US"/>
        </w:rPr>
        <w:lastRenderedPageBreak/>
        <w:t>A)</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1134"/>
        <w:gridCol w:w="1134"/>
        <w:gridCol w:w="1134"/>
        <w:gridCol w:w="1012"/>
        <w:gridCol w:w="992"/>
      </w:tblGrid>
      <w:tr w:rsidR="0015618D" w:rsidRPr="006D75C7" w14:paraId="5BC4A537" w14:textId="77777777" w:rsidTr="00C42F3F">
        <w:trPr>
          <w:trHeight w:val="197"/>
          <w:tblCellSpacing w:w="15" w:type="dxa"/>
        </w:trPr>
        <w:tc>
          <w:tcPr>
            <w:tcW w:w="2649" w:type="dxa"/>
            <w:vMerge w:val="restart"/>
            <w:tcBorders>
              <w:top w:val="single" w:sz="4" w:space="0" w:color="auto"/>
              <w:left w:val="nil"/>
              <w:right w:val="single" w:sz="4" w:space="0" w:color="auto"/>
            </w:tcBorders>
            <w:vAlign w:val="center"/>
            <w:hideMark/>
          </w:tcPr>
          <w:p w14:paraId="55ED1C2A"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Replicate 1</w:t>
            </w:r>
          </w:p>
        </w:tc>
        <w:tc>
          <w:tcPr>
            <w:tcW w:w="2238" w:type="dxa"/>
            <w:gridSpan w:val="2"/>
            <w:tcBorders>
              <w:top w:val="single" w:sz="4" w:space="0" w:color="auto"/>
              <w:left w:val="single" w:sz="4" w:space="0" w:color="auto"/>
              <w:bottom w:val="single" w:sz="4" w:space="0" w:color="auto"/>
              <w:right w:val="single" w:sz="4" w:space="0" w:color="auto"/>
            </w:tcBorders>
            <w:vAlign w:val="center"/>
            <w:hideMark/>
          </w:tcPr>
          <w:p w14:paraId="045E49C2"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Adapter</w:t>
            </w:r>
          </w:p>
        </w:tc>
        <w:tc>
          <w:tcPr>
            <w:tcW w:w="2116" w:type="dxa"/>
            <w:gridSpan w:val="2"/>
            <w:tcBorders>
              <w:top w:val="single" w:sz="4" w:space="0" w:color="auto"/>
              <w:left w:val="single" w:sz="4" w:space="0" w:color="auto"/>
              <w:bottom w:val="single" w:sz="4" w:space="0" w:color="auto"/>
              <w:right w:val="single" w:sz="4" w:space="0" w:color="auto"/>
            </w:tcBorders>
            <w:vAlign w:val="center"/>
            <w:hideMark/>
          </w:tcPr>
          <w:p w14:paraId="30404A6E"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No Adapter</w:t>
            </w:r>
          </w:p>
        </w:tc>
        <w:tc>
          <w:tcPr>
            <w:tcW w:w="947" w:type="dxa"/>
            <w:vMerge w:val="restart"/>
            <w:tcBorders>
              <w:top w:val="single" w:sz="4" w:space="0" w:color="auto"/>
              <w:left w:val="single" w:sz="4" w:space="0" w:color="auto"/>
            </w:tcBorders>
            <w:vAlign w:val="center"/>
            <w:hideMark/>
          </w:tcPr>
          <w:p w14:paraId="2D742538"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Signal to Noise</w:t>
            </w:r>
          </w:p>
        </w:tc>
      </w:tr>
      <w:tr w:rsidR="0015618D" w:rsidRPr="006D75C7" w14:paraId="35C986B1" w14:textId="77777777" w:rsidTr="00C42F3F">
        <w:trPr>
          <w:trHeight w:val="73"/>
          <w:tblCellSpacing w:w="15" w:type="dxa"/>
        </w:trPr>
        <w:tc>
          <w:tcPr>
            <w:tcW w:w="2649" w:type="dxa"/>
            <w:vMerge/>
            <w:tcBorders>
              <w:left w:val="nil"/>
              <w:bottom w:val="single" w:sz="4" w:space="0" w:color="auto"/>
              <w:right w:val="single" w:sz="4" w:space="0" w:color="auto"/>
            </w:tcBorders>
            <w:vAlign w:val="center"/>
            <w:hideMark/>
          </w:tcPr>
          <w:p w14:paraId="220320F3" w14:textId="77777777" w:rsidR="0015618D" w:rsidRPr="006D75C7" w:rsidRDefault="0015618D" w:rsidP="00C42F3F">
            <w:pPr>
              <w:spacing w:after="0" w:line="240" w:lineRule="auto"/>
              <w:jc w:val="center"/>
              <w:rPr>
                <w:rFonts w:eastAsia="Times New Roman" w:cstheme="minorHAnsi"/>
                <w:sz w:val="24"/>
                <w:szCs w:val="24"/>
              </w:rPr>
            </w:pPr>
          </w:p>
        </w:tc>
        <w:tc>
          <w:tcPr>
            <w:tcW w:w="1104" w:type="dxa"/>
            <w:tcBorders>
              <w:top w:val="single" w:sz="4" w:space="0" w:color="auto"/>
              <w:left w:val="single" w:sz="4" w:space="0" w:color="auto"/>
              <w:bottom w:val="single" w:sz="4" w:space="0" w:color="auto"/>
              <w:right w:val="single" w:sz="4" w:space="0" w:color="auto"/>
            </w:tcBorders>
            <w:vAlign w:val="center"/>
            <w:hideMark/>
          </w:tcPr>
          <w:p w14:paraId="6D13C851"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Fails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2AF8B48D"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Passes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22335912"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Fails</w:t>
            </w:r>
          </w:p>
        </w:tc>
        <w:tc>
          <w:tcPr>
            <w:tcW w:w="982" w:type="dxa"/>
            <w:tcBorders>
              <w:top w:val="single" w:sz="4" w:space="0" w:color="auto"/>
              <w:left w:val="single" w:sz="4" w:space="0" w:color="auto"/>
              <w:bottom w:val="single" w:sz="4" w:space="0" w:color="auto"/>
              <w:right w:val="single" w:sz="4" w:space="0" w:color="auto"/>
            </w:tcBorders>
            <w:vAlign w:val="center"/>
            <w:hideMark/>
          </w:tcPr>
          <w:p w14:paraId="26ECC4D5"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Passes</w:t>
            </w:r>
          </w:p>
        </w:tc>
        <w:tc>
          <w:tcPr>
            <w:tcW w:w="947" w:type="dxa"/>
            <w:vMerge/>
            <w:tcBorders>
              <w:left w:val="single" w:sz="4" w:space="0" w:color="auto"/>
              <w:bottom w:val="single" w:sz="4" w:space="0" w:color="auto"/>
            </w:tcBorders>
            <w:vAlign w:val="center"/>
            <w:hideMark/>
          </w:tcPr>
          <w:p w14:paraId="6447E92E" w14:textId="77777777" w:rsidR="0015618D" w:rsidRPr="006D75C7" w:rsidRDefault="0015618D" w:rsidP="00C42F3F">
            <w:pPr>
              <w:spacing w:after="0" w:line="240" w:lineRule="auto"/>
              <w:jc w:val="center"/>
              <w:rPr>
                <w:rFonts w:eastAsia="Times New Roman" w:cstheme="minorHAnsi"/>
                <w:sz w:val="24"/>
                <w:szCs w:val="24"/>
              </w:rPr>
            </w:pPr>
          </w:p>
        </w:tc>
      </w:tr>
      <w:tr w:rsidR="0015618D" w:rsidRPr="006D75C7" w14:paraId="4865A7E8"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0F410D3E"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 xml:space="preserve">Match length &gt; 10 </w:t>
            </w:r>
            <w:proofErr w:type="spellStart"/>
            <w:r w:rsidRPr="006D75C7">
              <w:rPr>
                <w:rFonts w:eastAsia="Times New Roman" w:cstheme="minorHAnsi"/>
                <w:sz w:val="24"/>
                <w:szCs w:val="24"/>
              </w:rPr>
              <w:t>nt</w:t>
            </w:r>
            <w:proofErr w:type="spellEnd"/>
          </w:p>
        </w:tc>
        <w:tc>
          <w:tcPr>
            <w:tcW w:w="1104" w:type="dxa"/>
            <w:tcBorders>
              <w:top w:val="single" w:sz="4" w:space="0" w:color="auto"/>
              <w:left w:val="single" w:sz="4" w:space="0" w:color="auto"/>
              <w:bottom w:val="single" w:sz="4" w:space="0" w:color="auto"/>
              <w:right w:val="single" w:sz="4" w:space="0" w:color="auto"/>
            </w:tcBorders>
            <w:vAlign w:val="center"/>
            <w:hideMark/>
          </w:tcPr>
          <w:p w14:paraId="4DA5CE4D"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58</w:t>
            </w:r>
            <w:r>
              <w:rPr>
                <w:rFonts w:eastAsia="Times New Roman" w:cstheme="minorHAnsi"/>
                <w:sz w:val="24"/>
                <w:szCs w:val="24"/>
              </w:rPr>
              <w:t>,</w:t>
            </w:r>
            <w:r w:rsidRPr="006D75C7">
              <w:rPr>
                <w:rFonts w:eastAsia="Times New Roman" w:cstheme="minorHAnsi"/>
                <w:sz w:val="24"/>
                <w:szCs w:val="24"/>
              </w:rPr>
              <w:t>078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CE84473"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211</w:t>
            </w:r>
            <w:r>
              <w:rPr>
                <w:rFonts w:eastAsia="Times New Roman" w:cstheme="minorHAnsi"/>
                <w:sz w:val="24"/>
                <w:szCs w:val="24"/>
              </w:rPr>
              <w:t>,</w:t>
            </w:r>
            <w:r w:rsidRPr="006D75C7">
              <w:rPr>
                <w:rFonts w:eastAsia="Times New Roman" w:cstheme="minorHAnsi"/>
                <w:sz w:val="24"/>
                <w:szCs w:val="24"/>
              </w:rPr>
              <w:t>786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2596DFDF"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47</w:t>
            </w:r>
            <w:r>
              <w:rPr>
                <w:rFonts w:eastAsia="Times New Roman" w:cstheme="minorHAnsi"/>
                <w:sz w:val="24"/>
                <w:szCs w:val="24"/>
              </w:rPr>
              <w:t>,</w:t>
            </w:r>
            <w:r w:rsidRPr="006D75C7">
              <w:rPr>
                <w:rFonts w:eastAsia="Times New Roman" w:cstheme="minorHAnsi"/>
                <w:sz w:val="24"/>
                <w:szCs w:val="24"/>
              </w:rPr>
              <w:t>548</w:t>
            </w:r>
          </w:p>
        </w:tc>
        <w:tc>
          <w:tcPr>
            <w:tcW w:w="982" w:type="dxa"/>
            <w:tcBorders>
              <w:top w:val="single" w:sz="4" w:space="0" w:color="auto"/>
              <w:left w:val="single" w:sz="4" w:space="0" w:color="auto"/>
              <w:bottom w:val="single" w:sz="4" w:space="0" w:color="auto"/>
              <w:right w:val="single" w:sz="4" w:space="0" w:color="auto"/>
            </w:tcBorders>
            <w:vAlign w:val="center"/>
            <w:hideMark/>
          </w:tcPr>
          <w:p w14:paraId="28173DAA"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11</w:t>
            </w:r>
            <w:r>
              <w:rPr>
                <w:rFonts w:eastAsia="Times New Roman" w:cstheme="minorHAnsi"/>
                <w:sz w:val="24"/>
                <w:szCs w:val="24"/>
              </w:rPr>
              <w:t>,</w:t>
            </w:r>
            <w:r w:rsidRPr="006D75C7">
              <w:rPr>
                <w:rFonts w:eastAsia="Times New Roman" w:cstheme="minorHAnsi"/>
                <w:sz w:val="24"/>
                <w:szCs w:val="24"/>
              </w:rPr>
              <w:t>427</w:t>
            </w:r>
          </w:p>
        </w:tc>
        <w:tc>
          <w:tcPr>
            <w:tcW w:w="947" w:type="dxa"/>
            <w:tcBorders>
              <w:top w:val="single" w:sz="4" w:space="0" w:color="auto"/>
              <w:left w:val="single" w:sz="4" w:space="0" w:color="auto"/>
              <w:bottom w:val="single" w:sz="4" w:space="0" w:color="auto"/>
            </w:tcBorders>
            <w:vAlign w:val="center"/>
            <w:hideMark/>
          </w:tcPr>
          <w:p w14:paraId="1EA55975"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15.17</w:t>
            </w:r>
          </w:p>
        </w:tc>
      </w:tr>
      <w:tr w:rsidR="0015618D" w:rsidRPr="006D75C7" w14:paraId="11E010D6"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7EE75747"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Log</w:t>
            </w:r>
            <w:r w:rsidRPr="006D75C7">
              <w:rPr>
                <w:rFonts w:eastAsia="Times New Roman" w:cstheme="minorHAnsi"/>
                <w:sz w:val="24"/>
                <w:szCs w:val="24"/>
                <w:vertAlign w:val="subscript"/>
              </w:rPr>
              <w:t>10</w:t>
            </w:r>
            <w:r w:rsidRPr="006D75C7">
              <w:rPr>
                <w:rFonts w:eastAsia="Times New Roman" w:cstheme="minorHAnsi"/>
                <w:sz w:val="24"/>
                <w:szCs w:val="24"/>
              </w:rPr>
              <w:t xml:space="preserve"> E Value &lt; 2</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C0C437F"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76</w:t>
            </w:r>
            <w:r>
              <w:rPr>
                <w:rFonts w:eastAsia="Times New Roman" w:cstheme="minorHAnsi"/>
                <w:sz w:val="24"/>
                <w:szCs w:val="24"/>
              </w:rPr>
              <w:t>,</w:t>
            </w:r>
            <w:r w:rsidRPr="006D75C7">
              <w:rPr>
                <w:rFonts w:eastAsia="Times New Roman" w:cstheme="minorHAnsi"/>
                <w:sz w:val="24"/>
                <w:szCs w:val="24"/>
              </w:rPr>
              <w:t>926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D8606A0"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192</w:t>
            </w:r>
            <w:r>
              <w:rPr>
                <w:rFonts w:eastAsia="Times New Roman" w:cstheme="minorHAnsi"/>
                <w:sz w:val="24"/>
                <w:szCs w:val="24"/>
              </w:rPr>
              <w:t>,</w:t>
            </w:r>
            <w:r w:rsidRPr="006D75C7">
              <w:rPr>
                <w:rFonts w:eastAsia="Times New Roman" w:cstheme="minorHAnsi"/>
                <w:sz w:val="24"/>
                <w:szCs w:val="24"/>
              </w:rPr>
              <w:t>938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29B8F767"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57</w:t>
            </w:r>
            <w:r>
              <w:rPr>
                <w:rFonts w:eastAsia="Times New Roman" w:cstheme="minorHAnsi"/>
                <w:sz w:val="24"/>
                <w:szCs w:val="24"/>
              </w:rPr>
              <w:t>,</w:t>
            </w:r>
            <w:r w:rsidRPr="006D75C7">
              <w:rPr>
                <w:rFonts w:eastAsia="Times New Roman" w:cstheme="minorHAnsi"/>
                <w:sz w:val="24"/>
                <w:szCs w:val="24"/>
              </w:rPr>
              <w:t>874</w:t>
            </w:r>
          </w:p>
        </w:tc>
        <w:tc>
          <w:tcPr>
            <w:tcW w:w="982" w:type="dxa"/>
            <w:tcBorders>
              <w:top w:val="single" w:sz="4" w:space="0" w:color="auto"/>
              <w:left w:val="single" w:sz="4" w:space="0" w:color="auto"/>
              <w:bottom w:val="single" w:sz="4" w:space="0" w:color="auto"/>
              <w:right w:val="single" w:sz="4" w:space="0" w:color="auto"/>
            </w:tcBorders>
            <w:vAlign w:val="center"/>
            <w:hideMark/>
          </w:tcPr>
          <w:p w14:paraId="37F7E4A3"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w:t>
            </w:r>
            <w:r>
              <w:rPr>
                <w:rFonts w:eastAsia="Times New Roman" w:cstheme="minorHAnsi"/>
                <w:sz w:val="24"/>
                <w:szCs w:val="24"/>
              </w:rPr>
              <w:t>,</w:t>
            </w:r>
            <w:r w:rsidRPr="006D75C7">
              <w:rPr>
                <w:rFonts w:eastAsia="Times New Roman" w:cstheme="minorHAnsi"/>
                <w:sz w:val="24"/>
                <w:szCs w:val="24"/>
              </w:rPr>
              <w:t>101</w:t>
            </w:r>
          </w:p>
        </w:tc>
        <w:tc>
          <w:tcPr>
            <w:tcW w:w="947" w:type="dxa"/>
            <w:tcBorders>
              <w:top w:val="single" w:sz="4" w:space="0" w:color="auto"/>
              <w:left w:val="single" w:sz="4" w:space="0" w:color="auto"/>
              <w:bottom w:val="single" w:sz="4" w:space="0" w:color="auto"/>
            </w:tcBorders>
            <w:vAlign w:val="center"/>
            <w:hideMark/>
          </w:tcPr>
          <w:p w14:paraId="3C0B2039"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131.8</w:t>
            </w:r>
          </w:p>
        </w:tc>
      </w:tr>
      <w:tr w:rsidR="0015618D" w:rsidRPr="006D75C7" w14:paraId="3AC2885B"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5BF2AB52"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Adapter matches directly after alignment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7A350DE"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198</w:t>
            </w:r>
            <w:r>
              <w:rPr>
                <w:rFonts w:eastAsia="Times New Roman" w:cstheme="minorHAnsi"/>
                <w:sz w:val="24"/>
                <w:szCs w:val="24"/>
              </w:rPr>
              <w:t>,</w:t>
            </w:r>
            <w:r w:rsidRPr="006D75C7">
              <w:rPr>
                <w:rFonts w:eastAsia="Times New Roman" w:cstheme="minorHAnsi"/>
                <w:sz w:val="24"/>
                <w:szCs w:val="24"/>
              </w:rPr>
              <w:t>296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1F621397"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71</w:t>
            </w:r>
            <w:r>
              <w:rPr>
                <w:rFonts w:eastAsia="Times New Roman" w:cstheme="minorHAnsi"/>
                <w:sz w:val="24"/>
                <w:szCs w:val="24"/>
              </w:rPr>
              <w:t>,</w:t>
            </w:r>
            <w:r w:rsidRPr="006D75C7">
              <w:rPr>
                <w:rFonts w:eastAsia="Times New Roman" w:cstheme="minorHAnsi"/>
                <w:sz w:val="24"/>
                <w:szCs w:val="24"/>
              </w:rPr>
              <w:t>568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10965183"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58</w:t>
            </w:r>
            <w:r>
              <w:rPr>
                <w:rFonts w:eastAsia="Times New Roman" w:cstheme="minorHAnsi"/>
                <w:sz w:val="24"/>
                <w:szCs w:val="24"/>
              </w:rPr>
              <w:t>,</w:t>
            </w:r>
            <w:r w:rsidRPr="006D75C7">
              <w:rPr>
                <w:rFonts w:eastAsia="Times New Roman" w:cstheme="minorHAnsi"/>
                <w:sz w:val="24"/>
                <w:szCs w:val="24"/>
              </w:rPr>
              <w:t>936</w:t>
            </w:r>
          </w:p>
        </w:tc>
        <w:tc>
          <w:tcPr>
            <w:tcW w:w="982" w:type="dxa"/>
            <w:tcBorders>
              <w:top w:val="single" w:sz="4" w:space="0" w:color="auto"/>
              <w:left w:val="single" w:sz="4" w:space="0" w:color="auto"/>
              <w:bottom w:val="single" w:sz="4" w:space="0" w:color="auto"/>
              <w:right w:val="single" w:sz="4" w:space="0" w:color="auto"/>
            </w:tcBorders>
            <w:vAlign w:val="center"/>
            <w:hideMark/>
          </w:tcPr>
          <w:p w14:paraId="71C1D744"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39</w:t>
            </w:r>
          </w:p>
        </w:tc>
        <w:tc>
          <w:tcPr>
            <w:tcW w:w="947" w:type="dxa"/>
            <w:tcBorders>
              <w:top w:val="single" w:sz="4" w:space="0" w:color="auto"/>
              <w:left w:val="single" w:sz="4" w:space="0" w:color="auto"/>
              <w:bottom w:val="single" w:sz="4" w:space="0" w:color="auto"/>
            </w:tcBorders>
            <w:vAlign w:val="center"/>
            <w:hideMark/>
          </w:tcPr>
          <w:p w14:paraId="346C5340"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545.4</w:t>
            </w:r>
          </w:p>
        </w:tc>
      </w:tr>
    </w:tbl>
    <w:p w14:paraId="53F5D72F" w14:textId="77777777" w:rsidR="0015618D" w:rsidRDefault="0015618D" w:rsidP="0015618D">
      <w:pPr>
        <w:jc w:val="both"/>
        <w:rPr>
          <w:lang w:val="en-US"/>
        </w:rPr>
      </w:pPr>
    </w:p>
    <w:p w14:paraId="194D14E5" w14:textId="77777777" w:rsidR="0015618D" w:rsidRDefault="0015618D" w:rsidP="0015618D">
      <w:pPr>
        <w:jc w:val="both"/>
        <w:rPr>
          <w:lang w:val="en-US"/>
        </w:rPr>
      </w:pPr>
      <w:r>
        <w:rPr>
          <w:lang w:val="en-US"/>
        </w:rPr>
        <w:t>B)</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1134"/>
        <w:gridCol w:w="1134"/>
        <w:gridCol w:w="1134"/>
        <w:gridCol w:w="992"/>
        <w:gridCol w:w="992"/>
      </w:tblGrid>
      <w:tr w:rsidR="0015618D" w:rsidRPr="006D75C7" w14:paraId="6079E684" w14:textId="77777777" w:rsidTr="00C42F3F">
        <w:trPr>
          <w:trHeight w:val="297"/>
          <w:tblCellSpacing w:w="15" w:type="dxa"/>
        </w:trPr>
        <w:tc>
          <w:tcPr>
            <w:tcW w:w="2649" w:type="dxa"/>
            <w:vMerge w:val="restart"/>
            <w:tcBorders>
              <w:top w:val="single" w:sz="4" w:space="0" w:color="auto"/>
              <w:left w:val="nil"/>
              <w:right w:val="single" w:sz="4" w:space="0" w:color="auto"/>
            </w:tcBorders>
            <w:vAlign w:val="center"/>
            <w:hideMark/>
          </w:tcPr>
          <w:p w14:paraId="3D276178"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 xml:space="preserve">Replicate </w:t>
            </w:r>
            <w:r>
              <w:rPr>
                <w:rFonts w:eastAsia="Times New Roman" w:cstheme="minorHAnsi"/>
                <w:sz w:val="24"/>
                <w:szCs w:val="24"/>
              </w:rPr>
              <w:t>2</w:t>
            </w:r>
          </w:p>
        </w:tc>
        <w:tc>
          <w:tcPr>
            <w:tcW w:w="2238" w:type="dxa"/>
            <w:gridSpan w:val="2"/>
            <w:tcBorders>
              <w:top w:val="single" w:sz="4" w:space="0" w:color="auto"/>
              <w:left w:val="single" w:sz="4" w:space="0" w:color="auto"/>
              <w:bottom w:val="single" w:sz="4" w:space="0" w:color="auto"/>
              <w:right w:val="single" w:sz="4" w:space="0" w:color="auto"/>
            </w:tcBorders>
            <w:vAlign w:val="center"/>
            <w:hideMark/>
          </w:tcPr>
          <w:p w14:paraId="2AD30EFD"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Adapter</w:t>
            </w:r>
          </w:p>
        </w:tc>
        <w:tc>
          <w:tcPr>
            <w:tcW w:w="2096" w:type="dxa"/>
            <w:gridSpan w:val="2"/>
            <w:tcBorders>
              <w:top w:val="single" w:sz="4" w:space="0" w:color="auto"/>
              <w:left w:val="single" w:sz="4" w:space="0" w:color="auto"/>
              <w:bottom w:val="single" w:sz="4" w:space="0" w:color="auto"/>
              <w:right w:val="single" w:sz="4" w:space="0" w:color="auto"/>
            </w:tcBorders>
            <w:vAlign w:val="center"/>
            <w:hideMark/>
          </w:tcPr>
          <w:p w14:paraId="7DF2C3F1"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No Adapter</w:t>
            </w:r>
          </w:p>
        </w:tc>
        <w:tc>
          <w:tcPr>
            <w:tcW w:w="947" w:type="dxa"/>
            <w:vMerge w:val="restart"/>
            <w:tcBorders>
              <w:top w:val="single" w:sz="4" w:space="0" w:color="auto"/>
              <w:left w:val="single" w:sz="4" w:space="0" w:color="auto"/>
            </w:tcBorders>
            <w:vAlign w:val="center"/>
            <w:hideMark/>
          </w:tcPr>
          <w:p w14:paraId="6553F20E"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Signal to Noise</w:t>
            </w:r>
          </w:p>
        </w:tc>
      </w:tr>
      <w:tr w:rsidR="0015618D" w:rsidRPr="006D75C7" w14:paraId="5272E601" w14:textId="77777777" w:rsidTr="00C42F3F">
        <w:trPr>
          <w:trHeight w:val="73"/>
          <w:tblCellSpacing w:w="15" w:type="dxa"/>
        </w:trPr>
        <w:tc>
          <w:tcPr>
            <w:tcW w:w="2649" w:type="dxa"/>
            <w:vMerge/>
            <w:tcBorders>
              <w:left w:val="nil"/>
              <w:bottom w:val="single" w:sz="4" w:space="0" w:color="auto"/>
              <w:right w:val="single" w:sz="4" w:space="0" w:color="auto"/>
            </w:tcBorders>
            <w:vAlign w:val="center"/>
            <w:hideMark/>
          </w:tcPr>
          <w:p w14:paraId="3F8D3137" w14:textId="77777777" w:rsidR="0015618D" w:rsidRPr="006D75C7" w:rsidRDefault="0015618D" w:rsidP="00C42F3F">
            <w:pPr>
              <w:spacing w:after="0" w:line="240" w:lineRule="auto"/>
              <w:jc w:val="center"/>
              <w:rPr>
                <w:rFonts w:eastAsia="Times New Roman" w:cstheme="minorHAnsi"/>
                <w:sz w:val="24"/>
                <w:szCs w:val="24"/>
              </w:rPr>
            </w:pPr>
          </w:p>
        </w:tc>
        <w:tc>
          <w:tcPr>
            <w:tcW w:w="1104" w:type="dxa"/>
            <w:tcBorders>
              <w:top w:val="single" w:sz="4" w:space="0" w:color="auto"/>
              <w:left w:val="single" w:sz="4" w:space="0" w:color="auto"/>
              <w:bottom w:val="single" w:sz="4" w:space="0" w:color="auto"/>
              <w:right w:val="single" w:sz="4" w:space="0" w:color="auto"/>
            </w:tcBorders>
            <w:vAlign w:val="center"/>
            <w:hideMark/>
          </w:tcPr>
          <w:p w14:paraId="26A5EDF6"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Fails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6A6CE2F"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Passes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840B66C"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Fails</w:t>
            </w:r>
          </w:p>
        </w:tc>
        <w:tc>
          <w:tcPr>
            <w:tcW w:w="962" w:type="dxa"/>
            <w:tcBorders>
              <w:top w:val="single" w:sz="4" w:space="0" w:color="auto"/>
              <w:left w:val="single" w:sz="4" w:space="0" w:color="auto"/>
              <w:bottom w:val="single" w:sz="4" w:space="0" w:color="auto"/>
              <w:right w:val="single" w:sz="4" w:space="0" w:color="auto"/>
            </w:tcBorders>
            <w:vAlign w:val="center"/>
            <w:hideMark/>
          </w:tcPr>
          <w:p w14:paraId="35A2FC71"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Passes</w:t>
            </w:r>
          </w:p>
        </w:tc>
        <w:tc>
          <w:tcPr>
            <w:tcW w:w="947" w:type="dxa"/>
            <w:vMerge/>
            <w:tcBorders>
              <w:left w:val="single" w:sz="4" w:space="0" w:color="auto"/>
              <w:bottom w:val="single" w:sz="4" w:space="0" w:color="auto"/>
            </w:tcBorders>
            <w:vAlign w:val="center"/>
            <w:hideMark/>
          </w:tcPr>
          <w:p w14:paraId="48BB3F29" w14:textId="77777777" w:rsidR="0015618D" w:rsidRPr="006D75C7" w:rsidRDefault="0015618D" w:rsidP="00C42F3F">
            <w:pPr>
              <w:spacing w:after="0" w:line="240" w:lineRule="auto"/>
              <w:jc w:val="center"/>
              <w:rPr>
                <w:rFonts w:eastAsia="Times New Roman" w:cstheme="minorHAnsi"/>
                <w:sz w:val="24"/>
                <w:szCs w:val="24"/>
              </w:rPr>
            </w:pPr>
          </w:p>
        </w:tc>
      </w:tr>
      <w:tr w:rsidR="0015618D" w:rsidRPr="006D75C7" w14:paraId="41833672"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1CEE9399"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 xml:space="preserve">Match length &gt; 10 </w:t>
            </w:r>
            <w:proofErr w:type="spellStart"/>
            <w:r w:rsidRPr="006D75C7">
              <w:rPr>
                <w:rFonts w:eastAsia="Times New Roman" w:cstheme="minorHAnsi"/>
                <w:sz w:val="24"/>
                <w:szCs w:val="24"/>
              </w:rPr>
              <w:t>nt</w:t>
            </w:r>
            <w:proofErr w:type="spellEnd"/>
          </w:p>
        </w:tc>
        <w:tc>
          <w:tcPr>
            <w:tcW w:w="1104" w:type="dxa"/>
            <w:tcBorders>
              <w:top w:val="single" w:sz="4" w:space="0" w:color="auto"/>
              <w:left w:val="single" w:sz="4" w:space="0" w:color="auto"/>
              <w:bottom w:val="single" w:sz="4" w:space="0" w:color="auto"/>
              <w:right w:val="single" w:sz="4" w:space="0" w:color="auto"/>
            </w:tcBorders>
            <w:vAlign w:val="center"/>
            <w:hideMark/>
          </w:tcPr>
          <w:p w14:paraId="07A12941"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sz w:val="24"/>
                <w:szCs w:val="24"/>
              </w:rPr>
              <w:t>37</w:t>
            </w:r>
            <w:r>
              <w:rPr>
                <w:rFonts w:cstheme="minorHAnsi"/>
                <w:sz w:val="24"/>
                <w:szCs w:val="24"/>
              </w:rPr>
              <w:t>,</w:t>
            </w:r>
            <w:r w:rsidRPr="00FC3C43">
              <w:rPr>
                <w:rFonts w:cstheme="minorHAnsi"/>
                <w:sz w:val="24"/>
                <w:szCs w:val="24"/>
              </w:rPr>
              <w:t>631</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CB85FD4"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342</w:t>
            </w:r>
            <w:r>
              <w:rPr>
                <w:rFonts w:cstheme="minorHAnsi"/>
              </w:rPr>
              <w:t>,</w:t>
            </w:r>
            <w:r w:rsidRPr="00FC3C43">
              <w:rPr>
                <w:rFonts w:cstheme="minorHAnsi"/>
              </w:rPr>
              <w:t>158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8413137"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100</w:t>
            </w:r>
            <w:r>
              <w:rPr>
                <w:rFonts w:cstheme="minorHAnsi"/>
              </w:rPr>
              <w:t>,</w:t>
            </w:r>
            <w:r w:rsidRPr="00FC3C43">
              <w:rPr>
                <w:rFonts w:cstheme="minorHAnsi"/>
              </w:rPr>
              <w:t>791</w:t>
            </w:r>
          </w:p>
        </w:tc>
        <w:tc>
          <w:tcPr>
            <w:tcW w:w="962" w:type="dxa"/>
            <w:tcBorders>
              <w:top w:val="single" w:sz="4" w:space="0" w:color="auto"/>
              <w:left w:val="single" w:sz="4" w:space="0" w:color="auto"/>
              <w:bottom w:val="single" w:sz="4" w:space="0" w:color="auto"/>
              <w:right w:val="single" w:sz="4" w:space="0" w:color="auto"/>
            </w:tcBorders>
            <w:vAlign w:val="center"/>
            <w:hideMark/>
          </w:tcPr>
          <w:p w14:paraId="5809E5B8"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12</w:t>
            </w:r>
            <w:r>
              <w:rPr>
                <w:rFonts w:cstheme="minorHAnsi"/>
              </w:rPr>
              <w:t>,</w:t>
            </w:r>
            <w:r w:rsidRPr="00FC3C43">
              <w:rPr>
                <w:rFonts w:cstheme="minorHAnsi"/>
              </w:rPr>
              <w:t>653</w:t>
            </w:r>
          </w:p>
        </w:tc>
        <w:tc>
          <w:tcPr>
            <w:tcW w:w="947" w:type="dxa"/>
            <w:tcBorders>
              <w:top w:val="single" w:sz="4" w:space="0" w:color="auto"/>
              <w:left w:val="single" w:sz="4" w:space="0" w:color="auto"/>
              <w:bottom w:val="single" w:sz="4" w:space="0" w:color="auto"/>
            </w:tcBorders>
            <w:vAlign w:val="center"/>
            <w:hideMark/>
          </w:tcPr>
          <w:p w14:paraId="0EBE9C6A"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72.4</w:t>
            </w:r>
            <w:r>
              <w:rPr>
                <w:rFonts w:cstheme="minorHAnsi"/>
              </w:rPr>
              <w:t>3</w:t>
            </w:r>
          </w:p>
        </w:tc>
      </w:tr>
      <w:tr w:rsidR="0015618D" w:rsidRPr="006D75C7" w14:paraId="743BF553"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61CC8622"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Log</w:t>
            </w:r>
            <w:r w:rsidRPr="006D75C7">
              <w:rPr>
                <w:rFonts w:eastAsia="Times New Roman" w:cstheme="minorHAnsi"/>
                <w:sz w:val="24"/>
                <w:szCs w:val="24"/>
                <w:vertAlign w:val="subscript"/>
              </w:rPr>
              <w:t>10</w:t>
            </w:r>
            <w:r w:rsidRPr="006D75C7">
              <w:rPr>
                <w:rFonts w:eastAsia="Times New Roman" w:cstheme="minorHAnsi"/>
                <w:sz w:val="24"/>
                <w:szCs w:val="24"/>
              </w:rPr>
              <w:t xml:space="preserve"> E Value &lt; 2</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42B491"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60</w:t>
            </w:r>
            <w:r>
              <w:rPr>
                <w:rFonts w:cstheme="minorHAnsi"/>
              </w:rPr>
              <w:t>,</w:t>
            </w:r>
            <w:r w:rsidRPr="00FC3C43">
              <w:rPr>
                <w:rFonts w:cstheme="minorHAnsi"/>
              </w:rPr>
              <w:t>605</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016264B"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319</w:t>
            </w:r>
            <w:r>
              <w:rPr>
                <w:rFonts w:cstheme="minorHAnsi"/>
              </w:rPr>
              <w:t>,</w:t>
            </w:r>
            <w:r w:rsidRPr="00FC3C43">
              <w:rPr>
                <w:rFonts w:cstheme="minorHAnsi"/>
              </w:rPr>
              <w:t>184</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CC802C2"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112</w:t>
            </w:r>
            <w:r>
              <w:rPr>
                <w:rFonts w:cstheme="minorHAnsi"/>
              </w:rPr>
              <w:t>,</w:t>
            </w:r>
            <w:r w:rsidRPr="00FC3C43">
              <w:rPr>
                <w:rFonts w:cstheme="minorHAnsi"/>
              </w:rPr>
              <w:t>781</w:t>
            </w:r>
          </w:p>
        </w:tc>
        <w:tc>
          <w:tcPr>
            <w:tcW w:w="962" w:type="dxa"/>
            <w:tcBorders>
              <w:top w:val="single" w:sz="4" w:space="0" w:color="auto"/>
              <w:left w:val="single" w:sz="4" w:space="0" w:color="auto"/>
              <w:bottom w:val="single" w:sz="4" w:space="0" w:color="auto"/>
              <w:right w:val="single" w:sz="4" w:space="0" w:color="auto"/>
            </w:tcBorders>
            <w:vAlign w:val="center"/>
            <w:hideMark/>
          </w:tcPr>
          <w:p w14:paraId="301E9B74"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663</w:t>
            </w:r>
          </w:p>
        </w:tc>
        <w:tc>
          <w:tcPr>
            <w:tcW w:w="947" w:type="dxa"/>
            <w:tcBorders>
              <w:top w:val="single" w:sz="4" w:space="0" w:color="auto"/>
              <w:left w:val="single" w:sz="4" w:space="0" w:color="auto"/>
              <w:bottom w:val="single" w:sz="4" w:space="0" w:color="auto"/>
            </w:tcBorders>
            <w:vAlign w:val="center"/>
            <w:hideMark/>
          </w:tcPr>
          <w:p w14:paraId="213E75DA"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895.</w:t>
            </w:r>
            <w:r>
              <w:rPr>
                <w:rFonts w:cstheme="minorHAnsi"/>
              </w:rPr>
              <w:t>9</w:t>
            </w:r>
          </w:p>
        </w:tc>
      </w:tr>
      <w:tr w:rsidR="0015618D" w:rsidRPr="006D75C7" w14:paraId="43F81433" w14:textId="77777777" w:rsidTr="00C42F3F">
        <w:trPr>
          <w:tblCellSpacing w:w="15" w:type="dxa"/>
        </w:trPr>
        <w:tc>
          <w:tcPr>
            <w:tcW w:w="2649" w:type="dxa"/>
            <w:tcBorders>
              <w:top w:val="single" w:sz="4" w:space="0" w:color="auto"/>
              <w:bottom w:val="single" w:sz="4" w:space="0" w:color="auto"/>
              <w:right w:val="single" w:sz="4" w:space="0" w:color="auto"/>
            </w:tcBorders>
            <w:vAlign w:val="center"/>
            <w:hideMark/>
          </w:tcPr>
          <w:p w14:paraId="3B3F55C8" w14:textId="77777777" w:rsidR="0015618D" w:rsidRPr="006D75C7" w:rsidRDefault="0015618D" w:rsidP="00C42F3F">
            <w:pPr>
              <w:spacing w:after="0" w:line="240" w:lineRule="auto"/>
              <w:jc w:val="center"/>
              <w:rPr>
                <w:rFonts w:eastAsia="Times New Roman" w:cstheme="minorHAnsi"/>
                <w:sz w:val="24"/>
                <w:szCs w:val="24"/>
              </w:rPr>
            </w:pPr>
            <w:r w:rsidRPr="006D75C7">
              <w:rPr>
                <w:rFonts w:eastAsia="Times New Roman" w:cstheme="minorHAnsi"/>
                <w:sz w:val="24"/>
                <w:szCs w:val="24"/>
              </w:rPr>
              <w:t>Adapter matches directly after alignment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7CAB167"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266</w:t>
            </w:r>
            <w:r>
              <w:rPr>
                <w:rFonts w:cstheme="minorHAnsi"/>
              </w:rPr>
              <w:t>,</w:t>
            </w:r>
            <w:r w:rsidRPr="00FC3C43">
              <w:rPr>
                <w:rFonts w:cstheme="minorHAnsi"/>
              </w:rPr>
              <w:t>812</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604646F"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112</w:t>
            </w:r>
            <w:r>
              <w:rPr>
                <w:rFonts w:cstheme="minorHAnsi"/>
              </w:rPr>
              <w:t>,</w:t>
            </w:r>
            <w:r w:rsidRPr="00FC3C43">
              <w:rPr>
                <w:rFonts w:cstheme="minorHAnsi"/>
              </w:rPr>
              <w:t>977</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18DA9A6"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113</w:t>
            </w:r>
            <w:r>
              <w:rPr>
                <w:rFonts w:cstheme="minorHAnsi"/>
              </w:rPr>
              <w:t>,</w:t>
            </w:r>
            <w:r w:rsidRPr="00FC3C43">
              <w:rPr>
                <w:rFonts w:cstheme="minorHAnsi"/>
              </w:rPr>
              <w:t>429</w:t>
            </w:r>
          </w:p>
        </w:tc>
        <w:tc>
          <w:tcPr>
            <w:tcW w:w="962" w:type="dxa"/>
            <w:tcBorders>
              <w:top w:val="single" w:sz="4" w:space="0" w:color="auto"/>
              <w:left w:val="single" w:sz="4" w:space="0" w:color="auto"/>
              <w:bottom w:val="single" w:sz="4" w:space="0" w:color="auto"/>
              <w:right w:val="single" w:sz="4" w:space="0" w:color="auto"/>
            </w:tcBorders>
            <w:vAlign w:val="center"/>
            <w:hideMark/>
          </w:tcPr>
          <w:p w14:paraId="62B22F67"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15</w:t>
            </w:r>
          </w:p>
        </w:tc>
        <w:tc>
          <w:tcPr>
            <w:tcW w:w="947" w:type="dxa"/>
            <w:tcBorders>
              <w:top w:val="single" w:sz="4" w:space="0" w:color="auto"/>
              <w:left w:val="single" w:sz="4" w:space="0" w:color="auto"/>
              <w:bottom w:val="single" w:sz="4" w:space="0" w:color="auto"/>
            </w:tcBorders>
            <w:vAlign w:val="center"/>
            <w:hideMark/>
          </w:tcPr>
          <w:p w14:paraId="68D1640C" w14:textId="77777777" w:rsidR="0015618D" w:rsidRPr="006D75C7" w:rsidRDefault="0015618D" w:rsidP="00C42F3F">
            <w:pPr>
              <w:spacing w:after="0" w:line="240" w:lineRule="auto"/>
              <w:jc w:val="center"/>
              <w:rPr>
                <w:rFonts w:eastAsia="Times New Roman" w:cstheme="minorHAnsi"/>
                <w:sz w:val="24"/>
                <w:szCs w:val="24"/>
              </w:rPr>
            </w:pPr>
            <w:r w:rsidRPr="00FC3C43">
              <w:rPr>
                <w:rFonts w:cstheme="minorHAnsi"/>
              </w:rPr>
              <w:t>3</w:t>
            </w:r>
            <w:r>
              <w:rPr>
                <w:rFonts w:cstheme="minorHAnsi"/>
              </w:rPr>
              <w:t>,</w:t>
            </w:r>
            <w:r w:rsidRPr="00FC3C43">
              <w:rPr>
                <w:rFonts w:cstheme="minorHAnsi"/>
              </w:rPr>
              <w:t>20</w:t>
            </w:r>
            <w:r>
              <w:rPr>
                <w:rFonts w:cstheme="minorHAnsi"/>
              </w:rPr>
              <w:t>2</w:t>
            </w:r>
          </w:p>
        </w:tc>
      </w:tr>
    </w:tbl>
    <w:p w14:paraId="1F2BBB53" w14:textId="77777777" w:rsidR="0015618D" w:rsidRDefault="0015618D" w:rsidP="0015618D">
      <w:pPr>
        <w:jc w:val="both"/>
        <w:rPr>
          <w:lang w:val="en-US"/>
        </w:rPr>
      </w:pPr>
    </w:p>
    <w:p w14:paraId="6BBE2DF9" w14:textId="77777777" w:rsidR="0015618D" w:rsidRPr="00670AA0" w:rsidRDefault="0015618D" w:rsidP="0015618D">
      <w:pPr>
        <w:rPr>
          <w:b/>
        </w:rPr>
      </w:pPr>
      <w:r>
        <w:rPr>
          <w:b/>
        </w:rPr>
        <w:t xml:space="preserve">Table </w:t>
      </w:r>
      <w:r w:rsidRPr="00670AA0">
        <w:rPr>
          <w:b/>
        </w:rPr>
        <w:t>S</w:t>
      </w:r>
      <w:r>
        <w:rPr>
          <w:b/>
        </w:rPr>
        <w:t>2</w:t>
      </w:r>
      <w:r w:rsidRPr="00670AA0">
        <w:rPr>
          <w:b/>
        </w:rPr>
        <w:t xml:space="preserve">. </w:t>
      </w:r>
      <w:r>
        <w:rPr>
          <w:b/>
        </w:rPr>
        <w:t>Adapter detection using BLASTN rules approach.</w:t>
      </w:r>
    </w:p>
    <w:p w14:paraId="25EAD7C6" w14:textId="208EEB37" w:rsidR="00E31EAA" w:rsidRPr="0015618D" w:rsidRDefault="0015618D" w:rsidP="0015618D">
      <w:pPr>
        <w:jc w:val="both"/>
        <w:rPr>
          <w:lang w:val="en-US"/>
        </w:rPr>
      </w:pPr>
      <w:r>
        <w:rPr>
          <w:lang w:val="en-US"/>
        </w:rPr>
        <w:t xml:space="preserve">Table shows the number of reads with adapters detected in two biological replicates of Col-0 sequenced </w:t>
      </w:r>
      <w:r w:rsidR="00405AF2">
        <w:rPr>
          <w:lang w:val="en-US"/>
        </w:rPr>
        <w:t>(A and B)</w:t>
      </w:r>
      <w:r>
        <w:rPr>
          <w:lang w:val="en-US"/>
        </w:rPr>
        <w:t xml:space="preserve"> with and without adapter ligation protocol. Rules are applied cumulatively, </w:t>
      </w:r>
      <w:r w:rsidRPr="00C819F1">
        <w:rPr>
          <w:i/>
          <w:lang w:val="en-US"/>
        </w:rPr>
        <w:t>i.e</w:t>
      </w:r>
      <w:r>
        <w:rPr>
          <w:lang w:val="en-US"/>
        </w:rPr>
        <w:t>.</w:t>
      </w:r>
      <w:r w:rsidR="00D06040">
        <w:rPr>
          <w:lang w:val="en-US"/>
        </w:rPr>
        <w:t>,</w:t>
      </w:r>
      <w:r>
        <w:rPr>
          <w:lang w:val="en-US"/>
        </w:rPr>
        <w:t xml:space="preserve"> row one shows reads that pass first rule row two shows reads that pass first and second rule, etc. Signal to noise ratio shows the number of positive examples detected using rules in adapter ligated dataset divided by the number of false positives from dataset collected without adapters.</w:t>
      </w:r>
    </w:p>
    <w:p w14:paraId="04E23558" w14:textId="77777777" w:rsidR="00FE66D9" w:rsidRDefault="00FE66D9">
      <w:r>
        <w:br w:type="page"/>
      </w:r>
    </w:p>
    <w:p w14:paraId="5FA7F210" w14:textId="3503FD44" w:rsidR="009D0079" w:rsidRDefault="009D0079" w:rsidP="009D0079">
      <w:pPr>
        <w:rPr>
          <w:lang w:val="en-US"/>
        </w:rPr>
      </w:pPr>
    </w:p>
    <w:tbl>
      <w:tblPr>
        <w:tblW w:w="4366" w:type="dxa"/>
        <w:tblLook w:val="04A0" w:firstRow="1" w:lastRow="0" w:firstColumn="1" w:lastColumn="0" w:noHBand="0" w:noVBand="1"/>
      </w:tblPr>
      <w:tblGrid>
        <w:gridCol w:w="498"/>
        <w:gridCol w:w="498"/>
        <w:gridCol w:w="498"/>
        <w:gridCol w:w="498"/>
        <w:gridCol w:w="498"/>
        <w:gridCol w:w="938"/>
        <w:gridCol w:w="938"/>
      </w:tblGrid>
      <w:tr w:rsidR="009D0079" w:rsidRPr="0034197D" w14:paraId="11D95F78" w14:textId="77777777" w:rsidTr="00C42F3F">
        <w:trPr>
          <w:cantSplit/>
          <w:trHeight w:val="1518"/>
        </w:trPr>
        <w:tc>
          <w:tcPr>
            <w:tcW w:w="498" w:type="dxa"/>
            <w:tcBorders>
              <w:top w:val="single" w:sz="8" w:space="0" w:color="auto"/>
              <w:left w:val="single" w:sz="8" w:space="0" w:color="auto"/>
              <w:bottom w:val="single" w:sz="8" w:space="0" w:color="auto"/>
              <w:right w:val="single" w:sz="4" w:space="0" w:color="auto"/>
            </w:tcBorders>
            <w:shd w:val="clear" w:color="auto" w:fill="auto"/>
            <w:noWrap/>
            <w:textDirection w:val="btLr"/>
            <w:hideMark/>
          </w:tcPr>
          <w:p w14:paraId="48FE3A10"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AtRTD2</w:t>
            </w:r>
          </w:p>
        </w:tc>
        <w:tc>
          <w:tcPr>
            <w:tcW w:w="498" w:type="dxa"/>
            <w:tcBorders>
              <w:top w:val="single" w:sz="8" w:space="0" w:color="auto"/>
              <w:left w:val="nil"/>
              <w:bottom w:val="single" w:sz="8" w:space="0" w:color="auto"/>
              <w:right w:val="single" w:sz="4" w:space="0" w:color="auto"/>
            </w:tcBorders>
            <w:shd w:val="clear" w:color="auto" w:fill="auto"/>
            <w:noWrap/>
            <w:textDirection w:val="btLr"/>
            <w:hideMark/>
          </w:tcPr>
          <w:p w14:paraId="5C064104"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Araport11</w:t>
            </w:r>
          </w:p>
        </w:tc>
        <w:tc>
          <w:tcPr>
            <w:tcW w:w="498" w:type="dxa"/>
            <w:tcBorders>
              <w:top w:val="single" w:sz="8" w:space="0" w:color="auto"/>
              <w:left w:val="nil"/>
              <w:bottom w:val="single" w:sz="8" w:space="0" w:color="auto"/>
              <w:right w:val="single" w:sz="4" w:space="0" w:color="auto"/>
            </w:tcBorders>
            <w:shd w:val="clear" w:color="auto" w:fill="auto"/>
            <w:noWrap/>
            <w:textDirection w:val="btLr"/>
            <w:hideMark/>
          </w:tcPr>
          <w:p w14:paraId="76F9220C"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Illumina</w:t>
            </w:r>
          </w:p>
        </w:tc>
        <w:tc>
          <w:tcPr>
            <w:tcW w:w="498" w:type="dxa"/>
            <w:tcBorders>
              <w:top w:val="single" w:sz="8" w:space="0" w:color="auto"/>
              <w:left w:val="nil"/>
              <w:bottom w:val="single" w:sz="8" w:space="0" w:color="auto"/>
              <w:right w:val="single" w:sz="4" w:space="0" w:color="auto"/>
            </w:tcBorders>
            <w:shd w:val="clear" w:color="auto" w:fill="auto"/>
            <w:noWrap/>
            <w:textDirection w:val="btLr"/>
            <w:hideMark/>
          </w:tcPr>
          <w:p w14:paraId="4E9C2044"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Nanopore EC</w:t>
            </w:r>
          </w:p>
        </w:tc>
        <w:tc>
          <w:tcPr>
            <w:tcW w:w="498" w:type="dxa"/>
            <w:tcBorders>
              <w:top w:val="single" w:sz="8" w:space="0" w:color="auto"/>
              <w:left w:val="nil"/>
              <w:bottom w:val="single" w:sz="8" w:space="0" w:color="auto"/>
              <w:right w:val="single" w:sz="4" w:space="0" w:color="auto"/>
            </w:tcBorders>
            <w:shd w:val="clear" w:color="auto" w:fill="auto"/>
            <w:noWrap/>
            <w:textDirection w:val="btLr"/>
            <w:hideMark/>
          </w:tcPr>
          <w:p w14:paraId="568EBEEC"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Nanopore</w:t>
            </w:r>
          </w:p>
        </w:tc>
        <w:tc>
          <w:tcPr>
            <w:tcW w:w="938" w:type="dxa"/>
            <w:tcBorders>
              <w:top w:val="single" w:sz="8" w:space="0" w:color="auto"/>
              <w:left w:val="nil"/>
              <w:bottom w:val="single" w:sz="8" w:space="0" w:color="auto"/>
              <w:right w:val="single" w:sz="4" w:space="0" w:color="auto"/>
            </w:tcBorders>
            <w:shd w:val="clear" w:color="auto" w:fill="auto"/>
            <w:noWrap/>
            <w:textDirection w:val="btLr"/>
            <w:hideMark/>
          </w:tcPr>
          <w:p w14:paraId="3D3F44FE"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Canonical</w:t>
            </w:r>
          </w:p>
        </w:tc>
        <w:tc>
          <w:tcPr>
            <w:tcW w:w="938" w:type="dxa"/>
            <w:tcBorders>
              <w:top w:val="single" w:sz="8" w:space="0" w:color="auto"/>
              <w:left w:val="nil"/>
              <w:bottom w:val="single" w:sz="8" w:space="0" w:color="auto"/>
              <w:right w:val="single" w:sz="8" w:space="0" w:color="auto"/>
            </w:tcBorders>
            <w:shd w:val="clear" w:color="auto" w:fill="auto"/>
            <w:noWrap/>
            <w:textDirection w:val="btLr"/>
            <w:hideMark/>
          </w:tcPr>
          <w:p w14:paraId="3F469545" w14:textId="77777777" w:rsidR="009D0079" w:rsidRPr="0034197D" w:rsidRDefault="009D0079" w:rsidP="00C42F3F">
            <w:pPr>
              <w:spacing w:after="0" w:line="240" w:lineRule="auto"/>
              <w:ind w:left="113" w:right="113"/>
              <w:jc w:val="center"/>
              <w:rPr>
                <w:rFonts w:ascii="Calibri" w:eastAsia="Times New Roman" w:hAnsi="Calibri" w:cs="Calibri"/>
                <w:b/>
                <w:bCs/>
                <w:color w:val="262626"/>
              </w:rPr>
            </w:pPr>
            <w:r w:rsidRPr="0034197D">
              <w:rPr>
                <w:rFonts w:ascii="Calibri" w:eastAsia="Times New Roman" w:hAnsi="Calibri" w:cs="Calibri"/>
                <w:b/>
                <w:bCs/>
                <w:color w:val="262626"/>
              </w:rPr>
              <w:t>Noncanonical</w:t>
            </w:r>
          </w:p>
        </w:tc>
      </w:tr>
      <w:tr w:rsidR="009D0079" w:rsidRPr="0034197D" w14:paraId="502980D0"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5B304B8B"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6CF023D"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E95C9D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436CCAE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FB076DA"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6FCC63DB"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99,966</w:t>
            </w:r>
          </w:p>
        </w:tc>
        <w:tc>
          <w:tcPr>
            <w:tcW w:w="938" w:type="dxa"/>
            <w:tcBorders>
              <w:top w:val="nil"/>
              <w:left w:val="nil"/>
              <w:bottom w:val="single" w:sz="4" w:space="0" w:color="auto"/>
              <w:right w:val="single" w:sz="8" w:space="0" w:color="auto"/>
            </w:tcBorders>
            <w:shd w:val="clear" w:color="000000" w:fill="FFFFFF"/>
            <w:noWrap/>
            <w:vAlign w:val="bottom"/>
            <w:hideMark/>
          </w:tcPr>
          <w:p w14:paraId="0F1FC086"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805</w:t>
            </w:r>
          </w:p>
        </w:tc>
      </w:tr>
      <w:tr w:rsidR="009D0079" w:rsidRPr="0034197D" w14:paraId="3D632D65"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633F84E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6D972FF"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F1D708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7721D3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FD6C53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D584504"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84,630</w:t>
            </w:r>
          </w:p>
        </w:tc>
        <w:tc>
          <w:tcPr>
            <w:tcW w:w="938" w:type="dxa"/>
            <w:tcBorders>
              <w:top w:val="nil"/>
              <w:left w:val="nil"/>
              <w:bottom w:val="single" w:sz="4" w:space="0" w:color="auto"/>
              <w:right w:val="single" w:sz="8" w:space="0" w:color="auto"/>
            </w:tcBorders>
            <w:shd w:val="clear" w:color="000000" w:fill="FFFFFF"/>
            <w:noWrap/>
            <w:vAlign w:val="bottom"/>
            <w:hideMark/>
          </w:tcPr>
          <w:p w14:paraId="7E5C7E38"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79,377</w:t>
            </w:r>
          </w:p>
        </w:tc>
      </w:tr>
      <w:tr w:rsidR="009D0079" w:rsidRPr="0034197D" w14:paraId="5CD46FC9"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20D149B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804E884"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F58C1EF"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B14A73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25FEE6E"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754AB8B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25,769</w:t>
            </w:r>
          </w:p>
        </w:tc>
        <w:tc>
          <w:tcPr>
            <w:tcW w:w="938" w:type="dxa"/>
            <w:tcBorders>
              <w:top w:val="nil"/>
              <w:left w:val="nil"/>
              <w:bottom w:val="single" w:sz="4" w:space="0" w:color="auto"/>
              <w:right w:val="single" w:sz="8" w:space="0" w:color="auto"/>
            </w:tcBorders>
            <w:shd w:val="clear" w:color="000000" w:fill="FFFFFF"/>
            <w:noWrap/>
            <w:vAlign w:val="bottom"/>
            <w:hideMark/>
          </w:tcPr>
          <w:p w14:paraId="4E9C4A1F"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57,298</w:t>
            </w:r>
          </w:p>
        </w:tc>
      </w:tr>
      <w:tr w:rsidR="009D0079" w:rsidRPr="0034197D" w14:paraId="10B3B627"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5CD15AC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6940EDB"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90AD8D9"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02DEF4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D402BB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1DAC20F"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20,893</w:t>
            </w:r>
          </w:p>
        </w:tc>
        <w:tc>
          <w:tcPr>
            <w:tcW w:w="938" w:type="dxa"/>
            <w:tcBorders>
              <w:top w:val="nil"/>
              <w:left w:val="nil"/>
              <w:bottom w:val="single" w:sz="4" w:space="0" w:color="auto"/>
              <w:right w:val="single" w:sz="8" w:space="0" w:color="auto"/>
            </w:tcBorders>
            <w:shd w:val="clear" w:color="000000" w:fill="FFFFFF"/>
            <w:noWrap/>
            <w:vAlign w:val="bottom"/>
            <w:hideMark/>
          </w:tcPr>
          <w:p w14:paraId="30538F78"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404</w:t>
            </w:r>
          </w:p>
        </w:tc>
      </w:tr>
      <w:tr w:rsidR="009D0079" w:rsidRPr="0034197D" w14:paraId="63D24758"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595FBB8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8AAF1B4"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1076C4B"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4D2544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3F8429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261FA58D"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10,882</w:t>
            </w:r>
          </w:p>
        </w:tc>
        <w:tc>
          <w:tcPr>
            <w:tcW w:w="938" w:type="dxa"/>
            <w:tcBorders>
              <w:top w:val="nil"/>
              <w:left w:val="nil"/>
              <w:bottom w:val="single" w:sz="4" w:space="0" w:color="auto"/>
              <w:right w:val="single" w:sz="8" w:space="0" w:color="auto"/>
            </w:tcBorders>
            <w:shd w:val="clear" w:color="000000" w:fill="FFFFFF"/>
            <w:noWrap/>
            <w:vAlign w:val="bottom"/>
            <w:hideMark/>
          </w:tcPr>
          <w:p w14:paraId="271ECE04"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21,484</w:t>
            </w:r>
          </w:p>
        </w:tc>
      </w:tr>
      <w:tr w:rsidR="009D0079" w:rsidRPr="0034197D" w14:paraId="39C5CDD9"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1507D74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8DAB69A"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99C1CCB"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5097255"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67417DF"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1EC49C8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7,301</w:t>
            </w:r>
          </w:p>
        </w:tc>
        <w:tc>
          <w:tcPr>
            <w:tcW w:w="938" w:type="dxa"/>
            <w:tcBorders>
              <w:top w:val="nil"/>
              <w:left w:val="nil"/>
              <w:bottom w:val="single" w:sz="4" w:space="0" w:color="auto"/>
              <w:right w:val="single" w:sz="8" w:space="0" w:color="auto"/>
            </w:tcBorders>
            <w:shd w:val="clear" w:color="000000" w:fill="FFFFFF"/>
            <w:noWrap/>
            <w:vAlign w:val="bottom"/>
            <w:hideMark/>
          </w:tcPr>
          <w:p w14:paraId="77B6C58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545</w:t>
            </w:r>
          </w:p>
        </w:tc>
      </w:tr>
      <w:tr w:rsidR="009D0079" w:rsidRPr="0034197D" w14:paraId="6CB129E7"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7476E20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FC9615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BA6F3D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EE50DF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454AF0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FCC0054"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6,941</w:t>
            </w:r>
          </w:p>
        </w:tc>
        <w:tc>
          <w:tcPr>
            <w:tcW w:w="938" w:type="dxa"/>
            <w:tcBorders>
              <w:top w:val="nil"/>
              <w:left w:val="nil"/>
              <w:bottom w:val="single" w:sz="4" w:space="0" w:color="auto"/>
              <w:right w:val="single" w:sz="8" w:space="0" w:color="auto"/>
            </w:tcBorders>
            <w:shd w:val="clear" w:color="000000" w:fill="FFFFFF"/>
            <w:noWrap/>
            <w:vAlign w:val="bottom"/>
            <w:hideMark/>
          </w:tcPr>
          <w:p w14:paraId="10356D5C"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210</w:t>
            </w:r>
          </w:p>
        </w:tc>
      </w:tr>
      <w:tr w:rsidR="009D0079" w:rsidRPr="0034197D" w14:paraId="0ED20640"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63A167B2"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213FD5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3EADF1B"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47DC2E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7AA3B2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8AC4C5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6,256</w:t>
            </w:r>
          </w:p>
        </w:tc>
        <w:tc>
          <w:tcPr>
            <w:tcW w:w="938" w:type="dxa"/>
            <w:tcBorders>
              <w:top w:val="nil"/>
              <w:left w:val="nil"/>
              <w:bottom w:val="single" w:sz="4" w:space="0" w:color="auto"/>
              <w:right w:val="single" w:sz="8" w:space="0" w:color="auto"/>
            </w:tcBorders>
            <w:shd w:val="clear" w:color="000000" w:fill="FFFFFF"/>
            <w:noWrap/>
            <w:vAlign w:val="bottom"/>
            <w:hideMark/>
          </w:tcPr>
          <w:p w14:paraId="44F890A6"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879</w:t>
            </w:r>
          </w:p>
        </w:tc>
      </w:tr>
      <w:tr w:rsidR="009D0079" w:rsidRPr="0034197D" w14:paraId="07B0B036"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2A4685D7"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E89529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5330BC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257BAB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AA2EE1F"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07960DD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4,801</w:t>
            </w:r>
          </w:p>
        </w:tc>
        <w:tc>
          <w:tcPr>
            <w:tcW w:w="938" w:type="dxa"/>
            <w:tcBorders>
              <w:top w:val="nil"/>
              <w:left w:val="nil"/>
              <w:bottom w:val="single" w:sz="4" w:space="0" w:color="auto"/>
              <w:right w:val="single" w:sz="8" w:space="0" w:color="auto"/>
            </w:tcBorders>
            <w:shd w:val="clear" w:color="000000" w:fill="FFFFFF"/>
            <w:noWrap/>
            <w:vAlign w:val="bottom"/>
            <w:hideMark/>
          </w:tcPr>
          <w:p w14:paraId="229D4D7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1,894</w:t>
            </w:r>
          </w:p>
        </w:tc>
      </w:tr>
      <w:tr w:rsidR="009D0079" w:rsidRPr="0034197D" w14:paraId="52FA1075"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2064B80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2F47EB1"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8AD353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77DECAC1"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915372A"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7DF2133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3,939</w:t>
            </w:r>
          </w:p>
        </w:tc>
        <w:tc>
          <w:tcPr>
            <w:tcW w:w="938" w:type="dxa"/>
            <w:tcBorders>
              <w:top w:val="nil"/>
              <w:left w:val="nil"/>
              <w:bottom w:val="single" w:sz="4" w:space="0" w:color="auto"/>
              <w:right w:val="single" w:sz="8" w:space="0" w:color="auto"/>
            </w:tcBorders>
            <w:shd w:val="clear" w:color="000000" w:fill="FFFFFF"/>
            <w:noWrap/>
            <w:vAlign w:val="bottom"/>
            <w:hideMark/>
          </w:tcPr>
          <w:p w14:paraId="4AD7C6FF"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160</w:t>
            </w:r>
          </w:p>
        </w:tc>
      </w:tr>
      <w:tr w:rsidR="009D0079" w:rsidRPr="0034197D" w14:paraId="217C2EA2"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5E5640F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E06B26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1F7B4A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6DA0ED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1678DD80"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5D6273B"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3,665</w:t>
            </w:r>
          </w:p>
        </w:tc>
        <w:tc>
          <w:tcPr>
            <w:tcW w:w="938" w:type="dxa"/>
            <w:tcBorders>
              <w:top w:val="nil"/>
              <w:left w:val="nil"/>
              <w:bottom w:val="single" w:sz="4" w:space="0" w:color="auto"/>
              <w:right w:val="single" w:sz="8" w:space="0" w:color="auto"/>
            </w:tcBorders>
            <w:shd w:val="clear" w:color="000000" w:fill="FFFFFF"/>
            <w:noWrap/>
            <w:vAlign w:val="bottom"/>
            <w:hideMark/>
          </w:tcPr>
          <w:p w14:paraId="73ABD0F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31</w:t>
            </w:r>
          </w:p>
        </w:tc>
      </w:tr>
      <w:tr w:rsidR="009D0079" w:rsidRPr="0034197D" w14:paraId="0804EDE3"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3415B86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050CA3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66AAF0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5C92323"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4055EB21"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B2A1CB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2,844</w:t>
            </w:r>
          </w:p>
        </w:tc>
        <w:tc>
          <w:tcPr>
            <w:tcW w:w="938" w:type="dxa"/>
            <w:tcBorders>
              <w:top w:val="nil"/>
              <w:left w:val="nil"/>
              <w:bottom w:val="single" w:sz="4" w:space="0" w:color="auto"/>
              <w:right w:val="single" w:sz="8" w:space="0" w:color="auto"/>
            </w:tcBorders>
            <w:shd w:val="clear" w:color="000000" w:fill="FFFFFF"/>
            <w:noWrap/>
            <w:vAlign w:val="bottom"/>
            <w:hideMark/>
          </w:tcPr>
          <w:p w14:paraId="599D7100"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59</w:t>
            </w:r>
          </w:p>
        </w:tc>
      </w:tr>
      <w:tr w:rsidR="009D0079" w:rsidRPr="0034197D" w14:paraId="5B3332EE"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4026CB9F"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B5E686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FD828D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2A459EA"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61A1F40"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632DD1C3"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2,424</w:t>
            </w:r>
          </w:p>
        </w:tc>
        <w:tc>
          <w:tcPr>
            <w:tcW w:w="938" w:type="dxa"/>
            <w:tcBorders>
              <w:top w:val="nil"/>
              <w:left w:val="nil"/>
              <w:bottom w:val="single" w:sz="4" w:space="0" w:color="auto"/>
              <w:right w:val="single" w:sz="8" w:space="0" w:color="auto"/>
            </w:tcBorders>
            <w:shd w:val="clear" w:color="000000" w:fill="FFFFFF"/>
            <w:noWrap/>
            <w:vAlign w:val="bottom"/>
            <w:hideMark/>
          </w:tcPr>
          <w:p w14:paraId="6FD50BD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28</w:t>
            </w:r>
          </w:p>
        </w:tc>
      </w:tr>
      <w:tr w:rsidR="009D0079" w:rsidRPr="0034197D" w14:paraId="6EFFE1BA"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5635C4C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7CAEAD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EA0578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184AC7F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7E4F943"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763B4638"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2,006</w:t>
            </w:r>
          </w:p>
        </w:tc>
        <w:tc>
          <w:tcPr>
            <w:tcW w:w="938" w:type="dxa"/>
            <w:tcBorders>
              <w:top w:val="nil"/>
              <w:left w:val="nil"/>
              <w:bottom w:val="single" w:sz="4" w:space="0" w:color="auto"/>
              <w:right w:val="single" w:sz="8" w:space="0" w:color="auto"/>
            </w:tcBorders>
            <w:shd w:val="clear" w:color="000000" w:fill="FFFFFF"/>
            <w:noWrap/>
            <w:vAlign w:val="bottom"/>
            <w:hideMark/>
          </w:tcPr>
          <w:p w14:paraId="5B01CC1A"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18</w:t>
            </w:r>
          </w:p>
        </w:tc>
      </w:tr>
      <w:tr w:rsidR="009D0079" w:rsidRPr="0034197D" w14:paraId="6DD4068E"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69838611"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5BB30C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94B7D77"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0190E2E"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C41CD4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36D237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832</w:t>
            </w:r>
          </w:p>
        </w:tc>
        <w:tc>
          <w:tcPr>
            <w:tcW w:w="938" w:type="dxa"/>
            <w:tcBorders>
              <w:top w:val="nil"/>
              <w:left w:val="nil"/>
              <w:bottom w:val="single" w:sz="4" w:space="0" w:color="auto"/>
              <w:right w:val="single" w:sz="8" w:space="0" w:color="auto"/>
            </w:tcBorders>
            <w:shd w:val="clear" w:color="000000" w:fill="FFFFFF"/>
            <w:noWrap/>
            <w:vAlign w:val="bottom"/>
            <w:hideMark/>
          </w:tcPr>
          <w:p w14:paraId="7CF56942"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453</w:t>
            </w:r>
          </w:p>
        </w:tc>
      </w:tr>
      <w:tr w:rsidR="009D0079" w:rsidRPr="0034197D" w14:paraId="19E8F27E"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7A0C5FE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7C83DE5"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7FB4258"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2D2D271A"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841D0F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4FFA2FE7"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828</w:t>
            </w:r>
          </w:p>
        </w:tc>
        <w:tc>
          <w:tcPr>
            <w:tcW w:w="938" w:type="dxa"/>
            <w:tcBorders>
              <w:top w:val="nil"/>
              <w:left w:val="nil"/>
              <w:bottom w:val="single" w:sz="4" w:space="0" w:color="auto"/>
              <w:right w:val="single" w:sz="8" w:space="0" w:color="auto"/>
            </w:tcBorders>
            <w:shd w:val="clear" w:color="000000" w:fill="FFFFFF"/>
            <w:noWrap/>
            <w:vAlign w:val="bottom"/>
            <w:hideMark/>
          </w:tcPr>
          <w:p w14:paraId="4C0C962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w:t>
            </w:r>
          </w:p>
        </w:tc>
      </w:tr>
      <w:tr w:rsidR="009D0079" w:rsidRPr="0034197D" w14:paraId="46F8ADBD"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18AB9894"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A09203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1B25852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9729C6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CE64CA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7A1819A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585</w:t>
            </w:r>
          </w:p>
        </w:tc>
        <w:tc>
          <w:tcPr>
            <w:tcW w:w="938" w:type="dxa"/>
            <w:tcBorders>
              <w:top w:val="nil"/>
              <w:left w:val="nil"/>
              <w:bottom w:val="single" w:sz="4" w:space="0" w:color="auto"/>
              <w:right w:val="single" w:sz="8" w:space="0" w:color="auto"/>
            </w:tcBorders>
            <w:shd w:val="clear" w:color="000000" w:fill="FFFFFF"/>
            <w:noWrap/>
            <w:vAlign w:val="bottom"/>
            <w:hideMark/>
          </w:tcPr>
          <w:p w14:paraId="099C29B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6</w:t>
            </w:r>
          </w:p>
        </w:tc>
      </w:tr>
      <w:tr w:rsidR="009D0079" w:rsidRPr="0034197D" w14:paraId="4A9DBDD5"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4D2E133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BA3D980"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7DC105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06CAC3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41740B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1B1AE063"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512</w:t>
            </w:r>
          </w:p>
        </w:tc>
        <w:tc>
          <w:tcPr>
            <w:tcW w:w="938" w:type="dxa"/>
            <w:tcBorders>
              <w:top w:val="nil"/>
              <w:left w:val="nil"/>
              <w:bottom w:val="single" w:sz="4" w:space="0" w:color="auto"/>
              <w:right w:val="single" w:sz="8" w:space="0" w:color="auto"/>
            </w:tcBorders>
            <w:shd w:val="clear" w:color="000000" w:fill="FFFFFF"/>
            <w:noWrap/>
            <w:vAlign w:val="bottom"/>
            <w:hideMark/>
          </w:tcPr>
          <w:p w14:paraId="711EEE02"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6</w:t>
            </w:r>
          </w:p>
        </w:tc>
      </w:tr>
      <w:tr w:rsidR="009D0079" w:rsidRPr="0034197D" w14:paraId="60DBCEC6"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20887F01"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F7D0F0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BB7165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9E1501D"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3CB451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2825A9E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484</w:t>
            </w:r>
          </w:p>
        </w:tc>
        <w:tc>
          <w:tcPr>
            <w:tcW w:w="938" w:type="dxa"/>
            <w:tcBorders>
              <w:top w:val="nil"/>
              <w:left w:val="nil"/>
              <w:bottom w:val="single" w:sz="4" w:space="0" w:color="auto"/>
              <w:right w:val="single" w:sz="8" w:space="0" w:color="auto"/>
            </w:tcBorders>
            <w:shd w:val="clear" w:color="000000" w:fill="FFFFFF"/>
            <w:noWrap/>
            <w:vAlign w:val="bottom"/>
            <w:hideMark/>
          </w:tcPr>
          <w:p w14:paraId="47F36E50"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31</w:t>
            </w:r>
          </w:p>
        </w:tc>
      </w:tr>
      <w:tr w:rsidR="009D0079" w:rsidRPr="0034197D" w14:paraId="7CA7ED13"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6B98685B"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50E8508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B65895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1525042"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DDDA774"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4B6DDED0"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390</w:t>
            </w:r>
          </w:p>
        </w:tc>
        <w:tc>
          <w:tcPr>
            <w:tcW w:w="938" w:type="dxa"/>
            <w:tcBorders>
              <w:top w:val="nil"/>
              <w:left w:val="nil"/>
              <w:bottom w:val="single" w:sz="4" w:space="0" w:color="auto"/>
              <w:right w:val="single" w:sz="8" w:space="0" w:color="auto"/>
            </w:tcBorders>
            <w:shd w:val="clear" w:color="000000" w:fill="FFFFFF"/>
            <w:noWrap/>
            <w:vAlign w:val="bottom"/>
            <w:hideMark/>
          </w:tcPr>
          <w:p w14:paraId="5109B66A"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53</w:t>
            </w:r>
          </w:p>
        </w:tc>
      </w:tr>
      <w:tr w:rsidR="009D0079" w:rsidRPr="0034197D" w14:paraId="7BC14697"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513EF9A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77FD1A6A"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43EB5A0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6E9B2C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E7B8BC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24AD2556"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369</w:t>
            </w:r>
          </w:p>
        </w:tc>
        <w:tc>
          <w:tcPr>
            <w:tcW w:w="938" w:type="dxa"/>
            <w:tcBorders>
              <w:top w:val="nil"/>
              <w:left w:val="nil"/>
              <w:bottom w:val="single" w:sz="4" w:space="0" w:color="auto"/>
              <w:right w:val="single" w:sz="8" w:space="0" w:color="auto"/>
            </w:tcBorders>
            <w:shd w:val="clear" w:color="000000" w:fill="FFFFFF"/>
            <w:noWrap/>
            <w:vAlign w:val="bottom"/>
            <w:hideMark/>
          </w:tcPr>
          <w:p w14:paraId="217E0CE4"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33</w:t>
            </w:r>
          </w:p>
        </w:tc>
      </w:tr>
      <w:tr w:rsidR="009D0079" w:rsidRPr="0034197D" w14:paraId="148CF6A3"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40BDFEC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3E4C05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9B3701F"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3E116A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D2FB44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1A23E1EF"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326</w:t>
            </w:r>
          </w:p>
        </w:tc>
        <w:tc>
          <w:tcPr>
            <w:tcW w:w="938" w:type="dxa"/>
            <w:tcBorders>
              <w:top w:val="nil"/>
              <w:left w:val="nil"/>
              <w:bottom w:val="single" w:sz="4" w:space="0" w:color="auto"/>
              <w:right w:val="single" w:sz="8" w:space="0" w:color="auto"/>
            </w:tcBorders>
            <w:shd w:val="clear" w:color="000000" w:fill="FFFFFF"/>
            <w:noWrap/>
            <w:vAlign w:val="bottom"/>
            <w:hideMark/>
          </w:tcPr>
          <w:p w14:paraId="6D9F550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w:t>
            </w:r>
          </w:p>
        </w:tc>
      </w:tr>
      <w:tr w:rsidR="009D0079" w:rsidRPr="0034197D" w14:paraId="592D4DA2"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7EDE74A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72DEF4E"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7842457F"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17101E4"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76238E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5E2DF525"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193</w:t>
            </w:r>
          </w:p>
        </w:tc>
        <w:tc>
          <w:tcPr>
            <w:tcW w:w="938" w:type="dxa"/>
            <w:tcBorders>
              <w:top w:val="nil"/>
              <w:left w:val="nil"/>
              <w:bottom w:val="single" w:sz="4" w:space="0" w:color="auto"/>
              <w:right w:val="single" w:sz="8" w:space="0" w:color="auto"/>
            </w:tcBorders>
            <w:shd w:val="clear" w:color="000000" w:fill="FFFFFF"/>
            <w:noWrap/>
            <w:vAlign w:val="bottom"/>
            <w:hideMark/>
          </w:tcPr>
          <w:p w14:paraId="2422769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6</w:t>
            </w:r>
          </w:p>
        </w:tc>
      </w:tr>
      <w:tr w:rsidR="009D0079" w:rsidRPr="0034197D" w14:paraId="6BEEE536"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3A082F92"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715C735"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49882DEB"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8567F45"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795D26F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05AC0A8D"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148</w:t>
            </w:r>
          </w:p>
        </w:tc>
        <w:tc>
          <w:tcPr>
            <w:tcW w:w="938" w:type="dxa"/>
            <w:tcBorders>
              <w:top w:val="nil"/>
              <w:left w:val="nil"/>
              <w:bottom w:val="single" w:sz="4" w:space="0" w:color="auto"/>
              <w:right w:val="single" w:sz="8" w:space="0" w:color="auto"/>
            </w:tcBorders>
            <w:shd w:val="clear" w:color="000000" w:fill="FFFFFF"/>
            <w:noWrap/>
            <w:vAlign w:val="bottom"/>
            <w:hideMark/>
          </w:tcPr>
          <w:p w14:paraId="341D87C8"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8</w:t>
            </w:r>
          </w:p>
        </w:tc>
      </w:tr>
      <w:tr w:rsidR="009D0079" w:rsidRPr="0034197D" w14:paraId="04C36EA1"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46DC357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8FCD368"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646EBD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9D24D47"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3EB8326"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1D1300E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76</w:t>
            </w:r>
          </w:p>
        </w:tc>
        <w:tc>
          <w:tcPr>
            <w:tcW w:w="938" w:type="dxa"/>
            <w:tcBorders>
              <w:top w:val="nil"/>
              <w:left w:val="nil"/>
              <w:bottom w:val="single" w:sz="4" w:space="0" w:color="auto"/>
              <w:right w:val="single" w:sz="8" w:space="0" w:color="auto"/>
            </w:tcBorders>
            <w:shd w:val="clear" w:color="000000" w:fill="FFFFFF"/>
            <w:noWrap/>
            <w:vAlign w:val="bottom"/>
            <w:hideMark/>
          </w:tcPr>
          <w:p w14:paraId="7D175FC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3</w:t>
            </w:r>
          </w:p>
        </w:tc>
      </w:tr>
      <w:tr w:rsidR="009D0079" w:rsidRPr="0034197D" w14:paraId="5B2A1769"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5877D5A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84C463B"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712F01C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363050F"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78C5CFE9"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57C61814"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47</w:t>
            </w:r>
          </w:p>
        </w:tc>
        <w:tc>
          <w:tcPr>
            <w:tcW w:w="938" w:type="dxa"/>
            <w:tcBorders>
              <w:top w:val="nil"/>
              <w:left w:val="nil"/>
              <w:bottom w:val="single" w:sz="4" w:space="0" w:color="auto"/>
              <w:right w:val="single" w:sz="8" w:space="0" w:color="auto"/>
            </w:tcBorders>
            <w:shd w:val="clear" w:color="000000" w:fill="FFFFFF"/>
            <w:noWrap/>
            <w:vAlign w:val="bottom"/>
            <w:hideMark/>
          </w:tcPr>
          <w:p w14:paraId="6596899C"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4</w:t>
            </w:r>
          </w:p>
        </w:tc>
      </w:tr>
      <w:tr w:rsidR="009D0079" w:rsidRPr="0034197D" w14:paraId="40585752"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555555"/>
            <w:noWrap/>
            <w:vAlign w:val="bottom"/>
            <w:hideMark/>
          </w:tcPr>
          <w:p w14:paraId="78D10D01"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6ECD4DB"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6AE81D7"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2FB7FC5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40591470"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3471DD50"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24</w:t>
            </w:r>
          </w:p>
        </w:tc>
        <w:tc>
          <w:tcPr>
            <w:tcW w:w="938" w:type="dxa"/>
            <w:tcBorders>
              <w:top w:val="nil"/>
              <w:left w:val="nil"/>
              <w:bottom w:val="single" w:sz="4" w:space="0" w:color="auto"/>
              <w:right w:val="single" w:sz="8" w:space="0" w:color="auto"/>
            </w:tcBorders>
            <w:shd w:val="clear" w:color="000000" w:fill="FFFFFF"/>
            <w:noWrap/>
            <w:vAlign w:val="bottom"/>
            <w:hideMark/>
          </w:tcPr>
          <w:p w14:paraId="0F440AA0"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0</w:t>
            </w:r>
          </w:p>
        </w:tc>
      </w:tr>
      <w:tr w:rsidR="009D0079" w:rsidRPr="0034197D" w14:paraId="08A93975"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181AAB4D"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22A5987"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3DB95E7E"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0B6AE86F"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1F63A9F1"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4D7B3E31"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21</w:t>
            </w:r>
          </w:p>
        </w:tc>
        <w:tc>
          <w:tcPr>
            <w:tcW w:w="938" w:type="dxa"/>
            <w:tcBorders>
              <w:top w:val="nil"/>
              <w:left w:val="nil"/>
              <w:bottom w:val="single" w:sz="4" w:space="0" w:color="auto"/>
              <w:right w:val="single" w:sz="8" w:space="0" w:color="auto"/>
            </w:tcBorders>
            <w:shd w:val="clear" w:color="000000" w:fill="FFFFFF"/>
            <w:noWrap/>
            <w:vAlign w:val="bottom"/>
            <w:hideMark/>
          </w:tcPr>
          <w:p w14:paraId="0C0DCE1F"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0</w:t>
            </w:r>
          </w:p>
        </w:tc>
      </w:tr>
      <w:tr w:rsidR="009D0079" w:rsidRPr="0034197D" w14:paraId="5E79FE60"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5F0DE7D6"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383EEA2"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7669A49"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6639CFC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52E4659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1F1A7ECB"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20</w:t>
            </w:r>
          </w:p>
        </w:tc>
        <w:tc>
          <w:tcPr>
            <w:tcW w:w="938" w:type="dxa"/>
            <w:tcBorders>
              <w:top w:val="nil"/>
              <w:left w:val="nil"/>
              <w:bottom w:val="single" w:sz="4" w:space="0" w:color="auto"/>
              <w:right w:val="single" w:sz="8" w:space="0" w:color="auto"/>
            </w:tcBorders>
            <w:shd w:val="clear" w:color="000000" w:fill="FFFFFF"/>
            <w:noWrap/>
            <w:vAlign w:val="bottom"/>
            <w:hideMark/>
          </w:tcPr>
          <w:p w14:paraId="567EEDEA"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0</w:t>
            </w:r>
          </w:p>
        </w:tc>
      </w:tr>
      <w:tr w:rsidR="009D0079" w:rsidRPr="0034197D" w14:paraId="76F9CC1E" w14:textId="77777777" w:rsidTr="00C42F3F">
        <w:trPr>
          <w:trHeight w:val="300"/>
        </w:trPr>
        <w:tc>
          <w:tcPr>
            <w:tcW w:w="498" w:type="dxa"/>
            <w:tcBorders>
              <w:top w:val="nil"/>
              <w:left w:val="single" w:sz="8" w:space="0" w:color="auto"/>
              <w:bottom w:val="single" w:sz="4" w:space="0" w:color="auto"/>
              <w:right w:val="single" w:sz="4" w:space="0" w:color="auto"/>
            </w:tcBorders>
            <w:shd w:val="clear" w:color="000000" w:fill="FFFFFF"/>
            <w:noWrap/>
            <w:vAlign w:val="bottom"/>
            <w:hideMark/>
          </w:tcPr>
          <w:p w14:paraId="092096F3"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424B953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68A8F809"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555555"/>
            <w:noWrap/>
            <w:vAlign w:val="bottom"/>
            <w:hideMark/>
          </w:tcPr>
          <w:p w14:paraId="354057EC"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4" w:space="0" w:color="auto"/>
              <w:right w:val="single" w:sz="4" w:space="0" w:color="auto"/>
            </w:tcBorders>
            <w:shd w:val="clear" w:color="000000" w:fill="FFFFFF"/>
            <w:noWrap/>
            <w:vAlign w:val="bottom"/>
            <w:hideMark/>
          </w:tcPr>
          <w:p w14:paraId="0079CCBC"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4" w:space="0" w:color="auto"/>
              <w:right w:val="single" w:sz="4" w:space="0" w:color="auto"/>
            </w:tcBorders>
            <w:shd w:val="clear" w:color="000000" w:fill="FFFFFF"/>
            <w:noWrap/>
            <w:vAlign w:val="bottom"/>
            <w:hideMark/>
          </w:tcPr>
          <w:p w14:paraId="5BAFED29"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18</w:t>
            </w:r>
          </w:p>
        </w:tc>
        <w:tc>
          <w:tcPr>
            <w:tcW w:w="938" w:type="dxa"/>
            <w:tcBorders>
              <w:top w:val="nil"/>
              <w:left w:val="nil"/>
              <w:bottom w:val="single" w:sz="4" w:space="0" w:color="auto"/>
              <w:right w:val="single" w:sz="8" w:space="0" w:color="auto"/>
            </w:tcBorders>
            <w:shd w:val="clear" w:color="000000" w:fill="FFFFFF"/>
            <w:noWrap/>
            <w:vAlign w:val="bottom"/>
            <w:hideMark/>
          </w:tcPr>
          <w:p w14:paraId="072A25D3"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0</w:t>
            </w:r>
          </w:p>
        </w:tc>
      </w:tr>
      <w:tr w:rsidR="009D0079" w:rsidRPr="0034197D" w14:paraId="34F08C3A" w14:textId="77777777" w:rsidTr="00C42F3F">
        <w:trPr>
          <w:trHeight w:val="320"/>
        </w:trPr>
        <w:tc>
          <w:tcPr>
            <w:tcW w:w="498" w:type="dxa"/>
            <w:tcBorders>
              <w:top w:val="nil"/>
              <w:left w:val="single" w:sz="8" w:space="0" w:color="auto"/>
              <w:bottom w:val="single" w:sz="8" w:space="0" w:color="auto"/>
              <w:right w:val="single" w:sz="4" w:space="0" w:color="auto"/>
            </w:tcBorders>
            <w:shd w:val="clear" w:color="000000" w:fill="FFFFFF"/>
            <w:noWrap/>
            <w:vAlign w:val="bottom"/>
            <w:hideMark/>
          </w:tcPr>
          <w:p w14:paraId="68188B24"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8" w:space="0" w:color="auto"/>
              <w:right w:val="single" w:sz="4" w:space="0" w:color="auto"/>
            </w:tcBorders>
            <w:shd w:val="clear" w:color="000000" w:fill="555555"/>
            <w:noWrap/>
            <w:vAlign w:val="bottom"/>
            <w:hideMark/>
          </w:tcPr>
          <w:p w14:paraId="109EC1D1"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8" w:space="0" w:color="auto"/>
              <w:right w:val="single" w:sz="4" w:space="0" w:color="auto"/>
            </w:tcBorders>
            <w:shd w:val="clear" w:color="000000" w:fill="FFFFFF"/>
            <w:noWrap/>
            <w:vAlign w:val="bottom"/>
            <w:hideMark/>
          </w:tcPr>
          <w:p w14:paraId="357E2B52"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498" w:type="dxa"/>
            <w:tcBorders>
              <w:top w:val="nil"/>
              <w:left w:val="nil"/>
              <w:bottom w:val="single" w:sz="8" w:space="0" w:color="auto"/>
              <w:right w:val="single" w:sz="4" w:space="0" w:color="auto"/>
            </w:tcBorders>
            <w:shd w:val="clear" w:color="000000" w:fill="555555"/>
            <w:noWrap/>
            <w:vAlign w:val="bottom"/>
            <w:hideMark/>
          </w:tcPr>
          <w:p w14:paraId="4450ABB3" w14:textId="77777777" w:rsidR="009D0079" w:rsidRPr="0034197D" w:rsidRDefault="009D0079" w:rsidP="00C42F3F">
            <w:pPr>
              <w:spacing w:after="0" w:line="240" w:lineRule="auto"/>
              <w:rPr>
                <w:rFonts w:ascii="Calibri" w:eastAsia="Times New Roman" w:hAnsi="Calibri" w:cs="Calibri"/>
                <w:color w:val="555555"/>
              </w:rPr>
            </w:pPr>
            <w:r w:rsidRPr="0034197D">
              <w:rPr>
                <w:rFonts w:ascii="Calibri" w:eastAsia="Times New Roman" w:hAnsi="Calibri" w:cs="Calibri"/>
                <w:color w:val="555555"/>
              </w:rPr>
              <w:t> </w:t>
            </w:r>
          </w:p>
        </w:tc>
        <w:tc>
          <w:tcPr>
            <w:tcW w:w="498" w:type="dxa"/>
            <w:tcBorders>
              <w:top w:val="nil"/>
              <w:left w:val="nil"/>
              <w:bottom w:val="single" w:sz="8" w:space="0" w:color="auto"/>
              <w:right w:val="single" w:sz="4" w:space="0" w:color="auto"/>
            </w:tcBorders>
            <w:shd w:val="clear" w:color="000000" w:fill="FFFFFF"/>
            <w:noWrap/>
            <w:vAlign w:val="bottom"/>
            <w:hideMark/>
          </w:tcPr>
          <w:p w14:paraId="65D7D3BB" w14:textId="77777777" w:rsidR="009D0079" w:rsidRPr="0034197D" w:rsidRDefault="009D0079" w:rsidP="00C42F3F">
            <w:pPr>
              <w:spacing w:after="0" w:line="240" w:lineRule="auto"/>
              <w:rPr>
                <w:rFonts w:ascii="Calibri" w:eastAsia="Times New Roman" w:hAnsi="Calibri" w:cs="Calibri"/>
                <w:color w:val="FFFFFF"/>
              </w:rPr>
            </w:pPr>
            <w:r w:rsidRPr="0034197D">
              <w:rPr>
                <w:rFonts w:ascii="Calibri" w:eastAsia="Times New Roman" w:hAnsi="Calibri" w:cs="Calibri"/>
                <w:color w:val="FFFFFF"/>
              </w:rPr>
              <w:t> </w:t>
            </w:r>
          </w:p>
        </w:tc>
        <w:tc>
          <w:tcPr>
            <w:tcW w:w="938" w:type="dxa"/>
            <w:tcBorders>
              <w:top w:val="nil"/>
              <w:left w:val="nil"/>
              <w:bottom w:val="single" w:sz="8" w:space="0" w:color="auto"/>
              <w:right w:val="single" w:sz="4" w:space="0" w:color="auto"/>
            </w:tcBorders>
            <w:shd w:val="clear" w:color="000000" w:fill="FFFFFF"/>
            <w:noWrap/>
            <w:vAlign w:val="bottom"/>
            <w:hideMark/>
          </w:tcPr>
          <w:p w14:paraId="23E2A7BE"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1</w:t>
            </w:r>
          </w:p>
        </w:tc>
        <w:tc>
          <w:tcPr>
            <w:tcW w:w="938" w:type="dxa"/>
            <w:tcBorders>
              <w:top w:val="nil"/>
              <w:left w:val="nil"/>
              <w:bottom w:val="single" w:sz="8" w:space="0" w:color="auto"/>
              <w:right w:val="single" w:sz="8" w:space="0" w:color="auto"/>
            </w:tcBorders>
            <w:shd w:val="clear" w:color="000000" w:fill="FFFFFF"/>
            <w:noWrap/>
            <w:vAlign w:val="bottom"/>
            <w:hideMark/>
          </w:tcPr>
          <w:p w14:paraId="4949F2B3" w14:textId="77777777" w:rsidR="009D0079" w:rsidRPr="0034197D" w:rsidRDefault="009D0079" w:rsidP="00C42F3F">
            <w:pPr>
              <w:spacing w:after="0" w:line="240" w:lineRule="auto"/>
              <w:jc w:val="right"/>
              <w:rPr>
                <w:rFonts w:ascii="Calibri" w:eastAsia="Times New Roman" w:hAnsi="Calibri" w:cs="Calibri"/>
                <w:color w:val="000000"/>
              </w:rPr>
            </w:pPr>
            <w:r w:rsidRPr="0034197D">
              <w:rPr>
                <w:rFonts w:ascii="Calibri" w:eastAsia="Times New Roman" w:hAnsi="Calibri" w:cs="Calibri"/>
                <w:color w:val="000000"/>
              </w:rPr>
              <w:t>0</w:t>
            </w:r>
          </w:p>
        </w:tc>
      </w:tr>
    </w:tbl>
    <w:p w14:paraId="4385C78B" w14:textId="77777777" w:rsidR="00506066" w:rsidRDefault="00506066" w:rsidP="009D0079">
      <w:pPr>
        <w:rPr>
          <w:lang w:val="en-US"/>
        </w:rPr>
      </w:pPr>
    </w:p>
    <w:p w14:paraId="40B02AB4" w14:textId="678BBA60" w:rsidR="009D0079" w:rsidRPr="00670AA0" w:rsidRDefault="009D0079" w:rsidP="009D0079">
      <w:pPr>
        <w:rPr>
          <w:b/>
        </w:rPr>
      </w:pPr>
      <w:r>
        <w:rPr>
          <w:b/>
        </w:rPr>
        <w:t xml:space="preserve">Table </w:t>
      </w:r>
      <w:r w:rsidRPr="00670AA0">
        <w:rPr>
          <w:b/>
        </w:rPr>
        <w:t>S</w:t>
      </w:r>
      <w:r>
        <w:rPr>
          <w:b/>
        </w:rPr>
        <w:t>3</w:t>
      </w:r>
      <w:r w:rsidRPr="00670AA0">
        <w:rPr>
          <w:b/>
        </w:rPr>
        <w:t>.</w:t>
      </w:r>
      <w:r>
        <w:rPr>
          <w:b/>
        </w:rPr>
        <w:t xml:space="preserve"> Splice junctions supported by </w:t>
      </w:r>
      <w:r w:rsidR="006139E3">
        <w:rPr>
          <w:b/>
        </w:rPr>
        <w:t>n</w:t>
      </w:r>
      <w:r>
        <w:rPr>
          <w:b/>
        </w:rPr>
        <w:t xml:space="preserve">anopore DRS and Illumina </w:t>
      </w:r>
      <w:proofErr w:type="spellStart"/>
      <w:r>
        <w:rPr>
          <w:b/>
        </w:rPr>
        <w:t>RNAseq</w:t>
      </w:r>
      <w:proofErr w:type="spellEnd"/>
    </w:p>
    <w:p w14:paraId="5237DCE7" w14:textId="4F3AA8E0" w:rsidR="00386FCE" w:rsidRDefault="009D0079" w:rsidP="001148D6">
      <w:pPr>
        <w:spacing w:after="0" w:line="240" w:lineRule="auto"/>
      </w:pPr>
      <w:r>
        <w:rPr>
          <w:lang w:val="en-US"/>
        </w:rPr>
        <w:t>Table shows the numbers for the unique splice junction set intersections upset plot (Fig</w:t>
      </w:r>
      <w:r w:rsidR="006139E3">
        <w:rPr>
          <w:lang w:val="en-US"/>
        </w:rPr>
        <w:t>ure</w:t>
      </w:r>
      <w:r>
        <w:rPr>
          <w:lang w:val="en-US"/>
        </w:rPr>
        <w:t xml:space="preserve"> 4B). Shaded cells denote sets included in the intersection for that row, whilst unshaded cells denote sets excluded from the intersection. Rows are sorted by the size of the intersection for canonical splice junctions.</w:t>
      </w:r>
      <w:r w:rsidR="00032481" w:rsidRPr="009D0079" w:rsidDel="00032481">
        <w:rPr>
          <w:lang w:val="en-US"/>
        </w:rPr>
        <w:t xml:space="preserve"> </w:t>
      </w:r>
    </w:p>
    <w:p w14:paraId="6DCC4361" w14:textId="70AA354D" w:rsidR="007D48C3" w:rsidRPr="00AD15C9" w:rsidRDefault="00386FCE" w:rsidP="007D48C3">
      <w:r>
        <w:br w:type="column"/>
      </w:r>
    </w:p>
    <w:tbl>
      <w:tblPr>
        <w:tblW w:w="5112" w:type="pct"/>
        <w:tblLayout w:type="fixed"/>
        <w:tblLook w:val="04A0" w:firstRow="1" w:lastRow="0" w:firstColumn="1" w:lastColumn="0" w:noHBand="0" w:noVBand="1"/>
      </w:tblPr>
      <w:tblGrid>
        <w:gridCol w:w="1054"/>
        <w:gridCol w:w="1075"/>
        <w:gridCol w:w="3392"/>
        <w:gridCol w:w="786"/>
        <w:gridCol w:w="757"/>
        <w:gridCol w:w="958"/>
        <w:gridCol w:w="1186"/>
      </w:tblGrid>
      <w:tr w:rsidR="007D48C3" w:rsidRPr="001646FC" w14:paraId="020F770F" w14:textId="77777777" w:rsidTr="00C819F1">
        <w:trPr>
          <w:trHeight w:val="809"/>
        </w:trPr>
        <w:tc>
          <w:tcPr>
            <w:tcW w:w="572" w:type="pct"/>
            <w:tcBorders>
              <w:top w:val="single" w:sz="8" w:space="0" w:color="1C1B1D"/>
              <w:left w:val="single" w:sz="8" w:space="0" w:color="1C1B1D"/>
              <w:bottom w:val="nil"/>
              <w:right w:val="single" w:sz="8" w:space="0" w:color="1C1B1D"/>
            </w:tcBorders>
            <w:shd w:val="clear" w:color="auto" w:fill="auto"/>
            <w:noWrap/>
            <w:hideMark/>
          </w:tcPr>
          <w:p w14:paraId="5041D19B" w14:textId="77777777"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AGI ID</w:t>
            </w:r>
          </w:p>
        </w:tc>
        <w:tc>
          <w:tcPr>
            <w:tcW w:w="584" w:type="pct"/>
            <w:tcBorders>
              <w:top w:val="single" w:sz="8" w:space="0" w:color="1C1B1D"/>
              <w:left w:val="single" w:sz="8" w:space="0" w:color="1C1B1D"/>
              <w:bottom w:val="nil"/>
              <w:right w:val="single" w:sz="8" w:space="0" w:color="1C1B1D"/>
            </w:tcBorders>
            <w:shd w:val="clear" w:color="auto" w:fill="auto"/>
            <w:noWrap/>
            <w:hideMark/>
          </w:tcPr>
          <w:p w14:paraId="0812FA68" w14:textId="77777777"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Gene Name</w:t>
            </w:r>
          </w:p>
        </w:tc>
        <w:tc>
          <w:tcPr>
            <w:tcW w:w="1842" w:type="pct"/>
            <w:tcBorders>
              <w:top w:val="single" w:sz="8" w:space="0" w:color="1C1B1D"/>
              <w:left w:val="single" w:sz="8" w:space="0" w:color="1C1B1D"/>
              <w:bottom w:val="nil"/>
              <w:right w:val="single" w:sz="8" w:space="0" w:color="1C1B1D"/>
            </w:tcBorders>
            <w:shd w:val="clear" w:color="auto" w:fill="auto"/>
            <w:noWrap/>
            <w:hideMark/>
          </w:tcPr>
          <w:p w14:paraId="5B1D2C1D" w14:textId="77777777"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Pathway</w:t>
            </w:r>
          </w:p>
        </w:tc>
        <w:tc>
          <w:tcPr>
            <w:tcW w:w="427" w:type="pct"/>
            <w:tcBorders>
              <w:top w:val="single" w:sz="8" w:space="0" w:color="1C1B1D"/>
              <w:left w:val="single" w:sz="8" w:space="0" w:color="1C1B1D"/>
              <w:bottom w:val="nil"/>
              <w:right w:val="single" w:sz="8" w:space="0" w:color="1C1B1D"/>
            </w:tcBorders>
            <w:shd w:val="clear" w:color="auto" w:fill="auto"/>
            <w:noWrap/>
            <w:hideMark/>
          </w:tcPr>
          <w:p w14:paraId="28219536"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Log2</w:t>
            </w:r>
          </w:p>
          <w:p w14:paraId="524A237F"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Fold</w:t>
            </w:r>
          </w:p>
          <w:p w14:paraId="0932478E" w14:textId="0462830C"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Change</w:t>
            </w:r>
          </w:p>
        </w:tc>
        <w:tc>
          <w:tcPr>
            <w:tcW w:w="411" w:type="pct"/>
            <w:tcBorders>
              <w:top w:val="single" w:sz="8" w:space="0" w:color="1C1B1D"/>
              <w:left w:val="single" w:sz="8" w:space="0" w:color="1C1B1D"/>
              <w:bottom w:val="nil"/>
              <w:right w:val="single" w:sz="8" w:space="0" w:color="1C1B1D"/>
            </w:tcBorders>
            <w:shd w:val="clear" w:color="auto" w:fill="auto"/>
            <w:noWrap/>
            <w:hideMark/>
          </w:tcPr>
          <w:p w14:paraId="63C9B099"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Log2</w:t>
            </w:r>
          </w:p>
          <w:p w14:paraId="6BF924A6" w14:textId="344CD23B" w:rsidR="007D48C3" w:rsidRPr="001646FC" w:rsidRDefault="007D48C3" w:rsidP="007D48C3">
            <w:pPr>
              <w:spacing w:after="0" w:line="240" w:lineRule="auto"/>
              <w:jc w:val="center"/>
              <w:rPr>
                <w:rFonts w:eastAsia="Times New Roman" w:cstheme="minorHAnsi"/>
                <w:b/>
                <w:bCs/>
                <w:sz w:val="15"/>
                <w:szCs w:val="15"/>
              </w:rPr>
            </w:pPr>
            <w:r w:rsidRPr="001646FC">
              <w:rPr>
                <w:rFonts w:eastAsia="Times New Roman" w:cstheme="minorHAnsi"/>
                <w:b/>
                <w:bCs/>
                <w:sz w:val="15"/>
                <w:szCs w:val="15"/>
              </w:rPr>
              <w:t>c</w:t>
            </w:r>
            <w:r w:rsidRPr="007D48C3">
              <w:rPr>
                <w:rFonts w:eastAsia="Times New Roman" w:cstheme="minorHAnsi"/>
                <w:b/>
                <w:bCs/>
                <w:sz w:val="15"/>
                <w:szCs w:val="15"/>
              </w:rPr>
              <w:t>ounts</w:t>
            </w:r>
          </w:p>
          <w:p w14:paraId="789E5535" w14:textId="5AB9BCB5" w:rsidR="007D48C3" w:rsidRPr="001646FC" w:rsidRDefault="007D48C3" w:rsidP="007D48C3">
            <w:pPr>
              <w:spacing w:after="0" w:line="240" w:lineRule="auto"/>
              <w:jc w:val="center"/>
              <w:rPr>
                <w:rFonts w:eastAsia="Times New Roman" w:cstheme="minorHAnsi"/>
                <w:b/>
                <w:bCs/>
                <w:sz w:val="15"/>
                <w:szCs w:val="15"/>
              </w:rPr>
            </w:pPr>
            <w:r w:rsidRPr="001646FC">
              <w:rPr>
                <w:rFonts w:eastAsia="Times New Roman" w:cstheme="minorHAnsi"/>
                <w:b/>
                <w:bCs/>
                <w:sz w:val="15"/>
                <w:szCs w:val="15"/>
              </w:rPr>
              <w:t>p</w:t>
            </w:r>
            <w:r w:rsidRPr="007D48C3">
              <w:rPr>
                <w:rFonts w:eastAsia="Times New Roman" w:cstheme="minorHAnsi"/>
                <w:b/>
                <w:bCs/>
                <w:sz w:val="15"/>
                <w:szCs w:val="15"/>
              </w:rPr>
              <w:t>er</w:t>
            </w:r>
          </w:p>
          <w:p w14:paraId="68EFBF17" w14:textId="72EFE7D9"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million</w:t>
            </w:r>
          </w:p>
        </w:tc>
        <w:tc>
          <w:tcPr>
            <w:tcW w:w="520" w:type="pct"/>
            <w:tcBorders>
              <w:top w:val="single" w:sz="8" w:space="0" w:color="1C1B1D"/>
              <w:left w:val="single" w:sz="8" w:space="0" w:color="1C1B1D"/>
              <w:bottom w:val="nil"/>
              <w:right w:val="single" w:sz="8" w:space="0" w:color="1C1B1D"/>
            </w:tcBorders>
            <w:shd w:val="clear" w:color="auto" w:fill="auto"/>
            <w:noWrap/>
            <w:hideMark/>
          </w:tcPr>
          <w:p w14:paraId="2CB50B88"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False</w:t>
            </w:r>
          </w:p>
          <w:p w14:paraId="0367A2E8"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Discovery</w:t>
            </w:r>
          </w:p>
          <w:p w14:paraId="5082D183" w14:textId="2DA739F8" w:rsidR="007D48C3" w:rsidRP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Rate</w:t>
            </w:r>
          </w:p>
        </w:tc>
        <w:tc>
          <w:tcPr>
            <w:tcW w:w="644" w:type="pct"/>
            <w:tcBorders>
              <w:top w:val="single" w:sz="8" w:space="0" w:color="1C1B1D"/>
              <w:left w:val="single" w:sz="8" w:space="0" w:color="1C1B1D"/>
              <w:bottom w:val="single" w:sz="4" w:space="0" w:color="auto"/>
              <w:right w:val="single" w:sz="8" w:space="0" w:color="1C1B1D"/>
            </w:tcBorders>
            <w:shd w:val="clear" w:color="auto" w:fill="auto"/>
            <w:noWrap/>
            <w:hideMark/>
          </w:tcPr>
          <w:p w14:paraId="5717A242" w14:textId="77777777" w:rsidR="007D48C3" w:rsidRPr="001646FC"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Differentially</w:t>
            </w:r>
          </w:p>
          <w:p w14:paraId="219E0D65" w14:textId="77777777" w:rsidR="007D48C3" w:rsidRDefault="007D48C3" w:rsidP="007D48C3">
            <w:pPr>
              <w:spacing w:after="0" w:line="240" w:lineRule="auto"/>
              <w:jc w:val="center"/>
              <w:rPr>
                <w:rFonts w:eastAsia="Times New Roman" w:cstheme="minorHAnsi"/>
                <w:b/>
                <w:bCs/>
                <w:sz w:val="15"/>
                <w:szCs w:val="15"/>
              </w:rPr>
            </w:pPr>
            <w:r w:rsidRPr="007D48C3">
              <w:rPr>
                <w:rFonts w:eastAsia="Times New Roman" w:cstheme="minorHAnsi"/>
                <w:b/>
                <w:bCs/>
                <w:sz w:val="15"/>
                <w:szCs w:val="15"/>
              </w:rPr>
              <w:t>Expressed</w:t>
            </w:r>
          </w:p>
          <w:p w14:paraId="4FE7320E" w14:textId="77777777" w:rsidR="008D36AF" w:rsidRDefault="008D36AF" w:rsidP="008D36AF">
            <w:pPr>
              <w:spacing w:after="0" w:line="240" w:lineRule="auto"/>
              <w:jc w:val="center"/>
              <w:rPr>
                <w:rFonts w:eastAsia="Times New Roman" w:cstheme="minorHAnsi"/>
                <w:b/>
                <w:bCs/>
                <w:sz w:val="15"/>
                <w:szCs w:val="15"/>
              </w:rPr>
            </w:pPr>
            <w:r>
              <w:rPr>
                <w:rFonts w:eastAsia="Times New Roman" w:cstheme="minorHAnsi"/>
                <w:b/>
                <w:bCs/>
                <w:sz w:val="15"/>
                <w:szCs w:val="15"/>
              </w:rPr>
              <w:t xml:space="preserve">(abs </w:t>
            </w:r>
            <w:proofErr w:type="spellStart"/>
            <w:r>
              <w:rPr>
                <w:rFonts w:eastAsia="Times New Roman" w:cstheme="minorHAnsi"/>
                <w:b/>
                <w:bCs/>
                <w:sz w:val="15"/>
                <w:szCs w:val="15"/>
              </w:rPr>
              <w:t>logFC</w:t>
            </w:r>
            <w:proofErr w:type="spellEnd"/>
            <w:r>
              <w:rPr>
                <w:rFonts w:eastAsia="Times New Roman" w:cstheme="minorHAnsi"/>
                <w:b/>
                <w:bCs/>
                <w:sz w:val="15"/>
                <w:szCs w:val="15"/>
              </w:rPr>
              <w:t xml:space="preserve"> &gt; 1,</w:t>
            </w:r>
          </w:p>
          <w:p w14:paraId="45AC679B" w14:textId="3462E119" w:rsidR="008D36AF" w:rsidRPr="007D48C3" w:rsidRDefault="008D36AF" w:rsidP="008D36AF">
            <w:pPr>
              <w:spacing w:after="0" w:line="240" w:lineRule="auto"/>
              <w:jc w:val="center"/>
              <w:rPr>
                <w:rFonts w:eastAsia="Times New Roman" w:cstheme="minorHAnsi"/>
                <w:b/>
                <w:bCs/>
                <w:sz w:val="15"/>
                <w:szCs w:val="15"/>
              </w:rPr>
            </w:pPr>
            <w:r>
              <w:rPr>
                <w:rFonts w:eastAsia="Times New Roman" w:cstheme="minorHAnsi"/>
                <w:b/>
                <w:bCs/>
                <w:sz w:val="15"/>
                <w:szCs w:val="15"/>
              </w:rPr>
              <w:t>FDR &lt; 0.05)</w:t>
            </w:r>
          </w:p>
        </w:tc>
      </w:tr>
      <w:tr w:rsidR="007D48C3" w:rsidRPr="001646FC" w14:paraId="2D5CCCAD" w14:textId="77777777" w:rsidTr="00C819F1">
        <w:trPr>
          <w:trHeight w:val="85"/>
        </w:trPr>
        <w:tc>
          <w:tcPr>
            <w:tcW w:w="572" w:type="pct"/>
            <w:tcBorders>
              <w:top w:val="single" w:sz="4" w:space="0" w:color="auto"/>
              <w:left w:val="single" w:sz="8" w:space="0" w:color="1C1B1D"/>
              <w:bottom w:val="nil"/>
              <w:right w:val="single" w:sz="8" w:space="0" w:color="1C1B1D"/>
            </w:tcBorders>
            <w:shd w:val="clear" w:color="auto" w:fill="auto"/>
            <w:noWrap/>
            <w:vAlign w:val="bottom"/>
            <w:hideMark/>
          </w:tcPr>
          <w:p w14:paraId="2657347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AT2G19520</w:t>
            </w:r>
          </w:p>
        </w:tc>
        <w:tc>
          <w:tcPr>
            <w:tcW w:w="584" w:type="pct"/>
            <w:tcBorders>
              <w:top w:val="single" w:sz="4" w:space="0" w:color="auto"/>
              <w:left w:val="single" w:sz="8" w:space="0" w:color="1C1B1D"/>
              <w:bottom w:val="nil"/>
              <w:right w:val="single" w:sz="8" w:space="0" w:color="1C1B1D"/>
            </w:tcBorders>
            <w:shd w:val="clear" w:color="auto" w:fill="auto"/>
            <w:noWrap/>
            <w:vAlign w:val="bottom"/>
            <w:hideMark/>
          </w:tcPr>
          <w:p w14:paraId="7A83C38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FVE</w:t>
            </w:r>
          </w:p>
        </w:tc>
        <w:tc>
          <w:tcPr>
            <w:tcW w:w="1842" w:type="pct"/>
            <w:tcBorders>
              <w:top w:val="single" w:sz="4" w:space="0" w:color="auto"/>
              <w:left w:val="single" w:sz="8" w:space="0" w:color="1C1B1D"/>
              <w:bottom w:val="nil"/>
              <w:right w:val="single" w:sz="8" w:space="0" w:color="1C1B1D"/>
            </w:tcBorders>
            <w:shd w:val="clear" w:color="auto" w:fill="auto"/>
            <w:noWrap/>
            <w:vAlign w:val="bottom"/>
            <w:hideMark/>
          </w:tcPr>
          <w:p w14:paraId="2BF0A87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auto"/>
              <w:left w:val="single" w:sz="8" w:space="0" w:color="1C1B1D"/>
              <w:bottom w:val="nil"/>
              <w:right w:val="single" w:sz="8" w:space="0" w:color="1C1B1D"/>
            </w:tcBorders>
            <w:shd w:val="clear" w:color="auto" w:fill="auto"/>
            <w:noWrap/>
            <w:vAlign w:val="bottom"/>
            <w:hideMark/>
          </w:tcPr>
          <w:p w14:paraId="4A7B033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-0.40</w:t>
            </w:r>
          </w:p>
        </w:tc>
        <w:tc>
          <w:tcPr>
            <w:tcW w:w="411" w:type="pct"/>
            <w:tcBorders>
              <w:top w:val="single" w:sz="4" w:space="0" w:color="auto"/>
              <w:left w:val="single" w:sz="8" w:space="0" w:color="1C1B1D"/>
              <w:bottom w:val="nil"/>
              <w:right w:val="single" w:sz="8" w:space="0" w:color="1C1B1D"/>
            </w:tcBorders>
            <w:shd w:val="clear" w:color="auto" w:fill="auto"/>
            <w:noWrap/>
            <w:vAlign w:val="bottom"/>
            <w:hideMark/>
          </w:tcPr>
          <w:p w14:paraId="6C38359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5.49</w:t>
            </w:r>
          </w:p>
        </w:tc>
        <w:tc>
          <w:tcPr>
            <w:tcW w:w="520" w:type="pct"/>
            <w:tcBorders>
              <w:top w:val="single" w:sz="4" w:space="0" w:color="auto"/>
              <w:left w:val="single" w:sz="8" w:space="0" w:color="1C1B1D"/>
              <w:bottom w:val="nil"/>
              <w:right w:val="single" w:sz="8" w:space="0" w:color="1C1B1D"/>
            </w:tcBorders>
            <w:shd w:val="clear" w:color="auto" w:fill="auto"/>
            <w:noWrap/>
            <w:vAlign w:val="bottom"/>
            <w:hideMark/>
          </w:tcPr>
          <w:p w14:paraId="436CDA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3.95E-08</w:t>
            </w:r>
          </w:p>
        </w:tc>
        <w:tc>
          <w:tcPr>
            <w:tcW w:w="644" w:type="pct"/>
            <w:tcBorders>
              <w:top w:val="nil"/>
              <w:left w:val="single" w:sz="8" w:space="0" w:color="1C1B1D"/>
              <w:bottom w:val="nil"/>
              <w:right w:val="single" w:sz="8" w:space="0" w:color="1C1B1D"/>
            </w:tcBorders>
            <w:shd w:val="clear" w:color="auto" w:fill="auto"/>
            <w:noWrap/>
            <w:vAlign w:val="bottom"/>
            <w:hideMark/>
          </w:tcPr>
          <w:p w14:paraId="4203F86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634559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C24D31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AT2G21660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BC3668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ATGRP7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2406FC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D0DFED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CF733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6.11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284B56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8.57E-01</w:t>
            </w:r>
          </w:p>
        </w:tc>
        <w:tc>
          <w:tcPr>
            <w:tcW w:w="644" w:type="pct"/>
            <w:tcBorders>
              <w:top w:val="nil"/>
              <w:left w:val="single" w:sz="8" w:space="0" w:color="1C1B1D"/>
              <w:bottom w:val="nil"/>
              <w:right w:val="single" w:sz="8" w:space="0" w:color="1C1B1D"/>
            </w:tcBorders>
            <w:shd w:val="clear" w:color="auto" w:fill="auto"/>
            <w:noWrap/>
            <w:vAlign w:val="bottom"/>
            <w:hideMark/>
          </w:tcPr>
          <w:p w14:paraId="28300B7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5BD4E8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0C3F2F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AT2G43410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4C022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FPA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6FAB27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A9E1A9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E6FAB2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D06319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1.75E-11</w:t>
            </w:r>
          </w:p>
        </w:tc>
        <w:tc>
          <w:tcPr>
            <w:tcW w:w="644" w:type="pct"/>
            <w:tcBorders>
              <w:top w:val="nil"/>
              <w:left w:val="single" w:sz="8" w:space="0" w:color="1C1B1D"/>
              <w:bottom w:val="nil"/>
              <w:right w:val="single" w:sz="8" w:space="0" w:color="1C1B1D"/>
            </w:tcBorders>
            <w:shd w:val="clear" w:color="auto" w:fill="auto"/>
            <w:noWrap/>
            <w:vAlign w:val="bottom"/>
            <w:hideMark/>
          </w:tcPr>
          <w:p w14:paraId="51A944B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226139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A79B60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AT3G04610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A4829F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FLK</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D7ECE4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4BB988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BD7A27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5.18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A7FF81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5.90E-04</w:t>
            </w:r>
          </w:p>
        </w:tc>
        <w:tc>
          <w:tcPr>
            <w:tcW w:w="644" w:type="pct"/>
            <w:tcBorders>
              <w:top w:val="nil"/>
              <w:left w:val="single" w:sz="8" w:space="0" w:color="1C1B1D"/>
              <w:bottom w:val="nil"/>
              <w:right w:val="single" w:sz="8" w:space="0" w:color="1C1B1D"/>
            </w:tcBorders>
            <w:shd w:val="clear" w:color="auto" w:fill="auto"/>
            <w:noWrap/>
            <w:vAlign w:val="bottom"/>
            <w:hideMark/>
          </w:tcPr>
          <w:p w14:paraId="4A5D237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C1E967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9C9C09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AT3G10390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BEE917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A4F3A9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C870A0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3983BE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23E0D5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6.68E-03</w:t>
            </w:r>
          </w:p>
        </w:tc>
        <w:tc>
          <w:tcPr>
            <w:tcW w:w="644" w:type="pct"/>
            <w:tcBorders>
              <w:top w:val="nil"/>
              <w:left w:val="single" w:sz="8" w:space="0" w:color="1C1B1D"/>
              <w:bottom w:val="nil"/>
              <w:right w:val="single" w:sz="8" w:space="0" w:color="1C1B1D"/>
            </w:tcBorders>
            <w:shd w:val="clear" w:color="auto" w:fill="auto"/>
            <w:noWrap/>
            <w:vAlign w:val="bottom"/>
            <w:hideMark/>
          </w:tcPr>
          <w:p w14:paraId="7191A97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4BB8BA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C80210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AT4G02560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A80383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3F8E5E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E97AB0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B89E20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3B1B56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7.49E-09</w:t>
            </w:r>
          </w:p>
        </w:tc>
        <w:tc>
          <w:tcPr>
            <w:tcW w:w="644" w:type="pct"/>
            <w:tcBorders>
              <w:top w:val="nil"/>
              <w:left w:val="single" w:sz="8" w:space="0" w:color="1C1B1D"/>
              <w:bottom w:val="nil"/>
              <w:right w:val="single" w:sz="8" w:space="0" w:color="1C1B1D"/>
            </w:tcBorders>
            <w:shd w:val="clear" w:color="auto" w:fill="auto"/>
            <w:noWrap/>
            <w:vAlign w:val="bottom"/>
            <w:hideMark/>
          </w:tcPr>
          <w:p w14:paraId="638948D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06177D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9E9B76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AT4G16280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62D983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FCA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E34B5B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72B26F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D8369A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579699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2.90E-09</w:t>
            </w:r>
          </w:p>
        </w:tc>
        <w:tc>
          <w:tcPr>
            <w:tcW w:w="644" w:type="pct"/>
            <w:tcBorders>
              <w:top w:val="nil"/>
              <w:left w:val="single" w:sz="8" w:space="0" w:color="1C1B1D"/>
              <w:bottom w:val="nil"/>
              <w:right w:val="single" w:sz="8" w:space="0" w:color="1C1B1D"/>
            </w:tcBorders>
            <w:shd w:val="clear" w:color="auto" w:fill="auto"/>
            <w:noWrap/>
            <w:vAlign w:val="bottom"/>
            <w:hideMark/>
          </w:tcPr>
          <w:p w14:paraId="2DD5711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5F5DA9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640760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AT5G13480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1FD10C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7AB15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1F3004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25F30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8D10CF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8.78E-04</w:t>
            </w:r>
          </w:p>
        </w:tc>
        <w:tc>
          <w:tcPr>
            <w:tcW w:w="644" w:type="pct"/>
            <w:tcBorders>
              <w:top w:val="nil"/>
              <w:left w:val="single" w:sz="8" w:space="0" w:color="1C1B1D"/>
              <w:bottom w:val="nil"/>
              <w:right w:val="single" w:sz="8" w:space="0" w:color="1C1B1D"/>
            </w:tcBorders>
            <w:shd w:val="clear" w:color="auto" w:fill="auto"/>
            <w:noWrap/>
            <w:vAlign w:val="bottom"/>
            <w:hideMark/>
          </w:tcPr>
          <w:p w14:paraId="26EABA3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76EFC5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3CED4A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AT4G22950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0C1CF3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AGL19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6360BD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xml:space="preserve">FLC-independent </w:t>
            </w:r>
            <w:proofErr w:type="spellStart"/>
            <w:r w:rsidRPr="007D48C3">
              <w:rPr>
                <w:rFonts w:eastAsia="Times New Roman" w:cstheme="minorHAnsi"/>
                <w:color w:val="000000"/>
                <w:sz w:val="15"/>
                <w:szCs w:val="15"/>
              </w:rPr>
              <w:t>vernalization</w:t>
            </w:r>
            <w:proofErr w:type="spellEnd"/>
            <w:r w:rsidRPr="007D48C3">
              <w:rPr>
                <w:rFonts w:eastAsia="Times New Roman" w:cstheme="minorHAnsi"/>
                <w:color w:val="000000"/>
                <w:sz w:val="15"/>
                <w:szCs w:val="15"/>
              </w:rPr>
              <w:t xml:space="preserve"> pathway</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271728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54288B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834EA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9.17E-04</w:t>
            </w:r>
          </w:p>
        </w:tc>
        <w:tc>
          <w:tcPr>
            <w:tcW w:w="644" w:type="pct"/>
            <w:tcBorders>
              <w:top w:val="nil"/>
              <w:left w:val="single" w:sz="8" w:space="0" w:color="1C1B1D"/>
              <w:bottom w:val="nil"/>
              <w:right w:val="single" w:sz="8" w:space="0" w:color="1C1B1D"/>
            </w:tcBorders>
            <w:shd w:val="clear" w:color="auto" w:fill="auto"/>
            <w:noWrap/>
            <w:vAlign w:val="bottom"/>
            <w:hideMark/>
          </w:tcPr>
          <w:p w14:paraId="6C6E1D8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4FC824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7D34FA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AT2G45660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0A470E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SOC1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F8CD5B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integrator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8F0A2D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2A4745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6.72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A0F094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4.55E-84</w:t>
            </w:r>
          </w:p>
        </w:tc>
        <w:tc>
          <w:tcPr>
            <w:tcW w:w="644" w:type="pct"/>
            <w:tcBorders>
              <w:top w:val="nil"/>
              <w:left w:val="single" w:sz="8" w:space="0" w:color="1C1B1D"/>
              <w:bottom w:val="nil"/>
              <w:right w:val="single" w:sz="8" w:space="0" w:color="1C1B1D"/>
            </w:tcBorders>
            <w:shd w:val="clear" w:color="auto" w:fill="auto"/>
            <w:noWrap/>
            <w:vAlign w:val="bottom"/>
            <w:hideMark/>
          </w:tcPr>
          <w:p w14:paraId="6DE428C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74CC98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61DC11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AT5G60910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E867D0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FUL</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87678C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integrator and flower meristem identity</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404A6B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17D73D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4D17DA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1.84E-09</w:t>
            </w:r>
          </w:p>
        </w:tc>
        <w:tc>
          <w:tcPr>
            <w:tcW w:w="644" w:type="pct"/>
            <w:tcBorders>
              <w:top w:val="nil"/>
              <w:left w:val="single" w:sz="8" w:space="0" w:color="1C1B1D"/>
              <w:bottom w:val="nil"/>
              <w:right w:val="single" w:sz="8" w:space="0" w:color="1C1B1D"/>
            </w:tcBorders>
            <w:shd w:val="clear" w:color="auto" w:fill="auto"/>
            <w:noWrap/>
            <w:vAlign w:val="bottom"/>
            <w:hideMark/>
          </w:tcPr>
          <w:p w14:paraId="33CF6B1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28AD9AF"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DBBD93"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AT1G25560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404641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TEM1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781200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FB6533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0A2E79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9BE68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3.83E-02</w:t>
            </w:r>
          </w:p>
        </w:tc>
        <w:tc>
          <w:tcPr>
            <w:tcW w:w="644" w:type="pct"/>
            <w:tcBorders>
              <w:top w:val="nil"/>
              <w:left w:val="single" w:sz="8" w:space="0" w:color="1C1B1D"/>
              <w:bottom w:val="nil"/>
              <w:right w:val="single" w:sz="8" w:space="0" w:color="1C1B1D"/>
            </w:tcBorders>
            <w:shd w:val="clear" w:color="auto" w:fill="auto"/>
            <w:noWrap/>
            <w:vAlign w:val="bottom"/>
            <w:hideMark/>
          </w:tcPr>
          <w:p w14:paraId="0BE6710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B62A06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3CDD4A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AT1G68840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A631E5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TEM2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78F16F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770E02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05399D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7.08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240F7D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6.30E-01</w:t>
            </w:r>
          </w:p>
        </w:tc>
        <w:tc>
          <w:tcPr>
            <w:tcW w:w="644" w:type="pct"/>
            <w:tcBorders>
              <w:top w:val="nil"/>
              <w:left w:val="single" w:sz="8" w:space="0" w:color="1C1B1D"/>
              <w:bottom w:val="nil"/>
              <w:right w:val="single" w:sz="8" w:space="0" w:color="1C1B1D"/>
            </w:tcBorders>
            <w:shd w:val="clear" w:color="auto" w:fill="auto"/>
            <w:noWrap/>
            <w:vAlign w:val="bottom"/>
            <w:hideMark/>
          </w:tcPr>
          <w:p w14:paraId="6170B1D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6E61A4F"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1B0647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AT2G22540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70AE2E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SVP</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7B072B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72CCCF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CC0D3E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C8E6ED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2.20E-03</w:t>
            </w:r>
          </w:p>
        </w:tc>
        <w:tc>
          <w:tcPr>
            <w:tcW w:w="644" w:type="pct"/>
            <w:tcBorders>
              <w:top w:val="nil"/>
              <w:left w:val="single" w:sz="8" w:space="0" w:color="1C1B1D"/>
              <w:bottom w:val="nil"/>
              <w:right w:val="single" w:sz="8" w:space="0" w:color="1C1B1D"/>
            </w:tcBorders>
            <w:shd w:val="clear" w:color="auto" w:fill="auto"/>
            <w:noWrap/>
            <w:vAlign w:val="bottom"/>
            <w:hideMark/>
          </w:tcPr>
          <w:p w14:paraId="6F3F9FE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49B80C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48C4E4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AT3G57390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5A48E5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AGL18</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4F5FD5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C03F87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F6010F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3.30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3770FC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5.36E-01</w:t>
            </w:r>
          </w:p>
        </w:tc>
        <w:tc>
          <w:tcPr>
            <w:tcW w:w="644" w:type="pct"/>
            <w:tcBorders>
              <w:top w:val="nil"/>
              <w:left w:val="single" w:sz="8" w:space="0" w:color="1C1B1D"/>
              <w:bottom w:val="nil"/>
              <w:right w:val="single" w:sz="8" w:space="0" w:color="1C1B1D"/>
            </w:tcBorders>
            <w:shd w:val="clear" w:color="auto" w:fill="auto"/>
            <w:noWrap/>
            <w:vAlign w:val="bottom"/>
            <w:hideMark/>
          </w:tcPr>
          <w:p w14:paraId="69A4DC1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8EA5B1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CA7E46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AT5G13790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FF301F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AGL15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89E33F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83BA9F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3F588B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D8B59C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7.22E-02</w:t>
            </w:r>
          </w:p>
        </w:tc>
        <w:tc>
          <w:tcPr>
            <w:tcW w:w="644" w:type="pct"/>
            <w:tcBorders>
              <w:top w:val="nil"/>
              <w:left w:val="single" w:sz="8" w:space="0" w:color="1C1B1D"/>
              <w:bottom w:val="nil"/>
              <w:right w:val="single" w:sz="8" w:space="0" w:color="1C1B1D"/>
            </w:tcBorders>
            <w:shd w:val="clear" w:color="auto" w:fill="auto"/>
            <w:noWrap/>
            <w:vAlign w:val="bottom"/>
            <w:hideMark/>
          </w:tcPr>
          <w:p w14:paraId="05FF299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8261D7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1B5832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AT1G24260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B7479E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SEP3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E7588D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Flower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E100FC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93B080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2.82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8AF1B1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9.91E-09</w:t>
            </w:r>
          </w:p>
        </w:tc>
        <w:tc>
          <w:tcPr>
            <w:tcW w:w="644" w:type="pct"/>
            <w:tcBorders>
              <w:top w:val="nil"/>
              <w:left w:val="single" w:sz="8" w:space="0" w:color="1C1B1D"/>
              <w:bottom w:val="nil"/>
              <w:right w:val="single" w:sz="8" w:space="0" w:color="1C1B1D"/>
            </w:tcBorders>
            <w:shd w:val="clear" w:color="auto" w:fill="auto"/>
            <w:noWrap/>
            <w:vAlign w:val="bottom"/>
            <w:hideMark/>
          </w:tcPr>
          <w:p w14:paraId="60AEACC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6DAF75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9451E4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AT1G02400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BA808B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GA2ox6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862929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89F9E3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E84EC7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C702DD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3.69E-02</w:t>
            </w:r>
          </w:p>
        </w:tc>
        <w:tc>
          <w:tcPr>
            <w:tcW w:w="644" w:type="pct"/>
            <w:tcBorders>
              <w:top w:val="nil"/>
              <w:left w:val="single" w:sz="8" w:space="0" w:color="1C1B1D"/>
              <w:bottom w:val="nil"/>
              <w:right w:val="single" w:sz="8" w:space="0" w:color="1C1B1D"/>
            </w:tcBorders>
            <w:shd w:val="clear" w:color="auto" w:fill="auto"/>
            <w:noWrap/>
            <w:vAlign w:val="bottom"/>
            <w:hideMark/>
          </w:tcPr>
          <w:p w14:paraId="369BECD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2323D4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94F6D4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AT1G14920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720A1E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9F0C61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4ECDED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E2CA5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6.22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1DDE9E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5.95E-03</w:t>
            </w:r>
          </w:p>
        </w:tc>
        <w:tc>
          <w:tcPr>
            <w:tcW w:w="644" w:type="pct"/>
            <w:tcBorders>
              <w:top w:val="nil"/>
              <w:left w:val="single" w:sz="8" w:space="0" w:color="1C1B1D"/>
              <w:bottom w:val="nil"/>
              <w:right w:val="single" w:sz="8" w:space="0" w:color="1C1B1D"/>
            </w:tcBorders>
            <w:shd w:val="clear" w:color="auto" w:fill="auto"/>
            <w:noWrap/>
            <w:vAlign w:val="bottom"/>
            <w:hideMark/>
          </w:tcPr>
          <w:p w14:paraId="6963BC0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D6A1E8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C659E9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AT1G15550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182D45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GA3ox1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319B9C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F8873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568423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BC10DC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1.72E-02</w:t>
            </w:r>
          </w:p>
        </w:tc>
        <w:tc>
          <w:tcPr>
            <w:tcW w:w="644" w:type="pct"/>
            <w:tcBorders>
              <w:top w:val="nil"/>
              <w:left w:val="single" w:sz="8" w:space="0" w:color="1C1B1D"/>
              <w:bottom w:val="nil"/>
              <w:right w:val="single" w:sz="8" w:space="0" w:color="1C1B1D"/>
            </w:tcBorders>
            <w:shd w:val="clear" w:color="auto" w:fill="auto"/>
            <w:noWrap/>
            <w:vAlign w:val="bottom"/>
            <w:hideMark/>
          </w:tcPr>
          <w:p w14:paraId="783A3E0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F89B64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B2223A5"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AT1G18075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7BE3B8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miR159b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7FD46B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A8E8A3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959082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79A34B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4.98E-02</w:t>
            </w:r>
          </w:p>
        </w:tc>
        <w:tc>
          <w:tcPr>
            <w:tcW w:w="644" w:type="pct"/>
            <w:tcBorders>
              <w:top w:val="nil"/>
              <w:left w:val="single" w:sz="8" w:space="0" w:color="1C1B1D"/>
              <w:bottom w:val="nil"/>
              <w:right w:val="single" w:sz="8" w:space="0" w:color="1C1B1D"/>
            </w:tcBorders>
            <w:shd w:val="clear" w:color="auto" w:fill="auto"/>
            <w:noWrap/>
            <w:vAlign w:val="bottom"/>
            <w:hideMark/>
          </w:tcPr>
          <w:p w14:paraId="31E4BF4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33E4B8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1223B8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AT1G30040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9516D7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GA2ox2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E0A75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80E19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5C2D8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64BB10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8.15E-01</w:t>
            </w:r>
          </w:p>
        </w:tc>
        <w:tc>
          <w:tcPr>
            <w:tcW w:w="644" w:type="pct"/>
            <w:tcBorders>
              <w:top w:val="nil"/>
              <w:left w:val="single" w:sz="8" w:space="0" w:color="1C1B1D"/>
              <w:bottom w:val="nil"/>
              <w:right w:val="single" w:sz="8" w:space="0" w:color="1C1B1D"/>
            </w:tcBorders>
            <w:shd w:val="clear" w:color="auto" w:fill="auto"/>
            <w:noWrap/>
            <w:vAlign w:val="bottom"/>
            <w:hideMark/>
          </w:tcPr>
          <w:p w14:paraId="50D2D4E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B8233A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7E3666F"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AT1G47990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9DD909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GA2ox4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40173C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6C49C7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FB2AFD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5115AB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7.18E-01</w:t>
            </w:r>
          </w:p>
        </w:tc>
        <w:tc>
          <w:tcPr>
            <w:tcW w:w="644" w:type="pct"/>
            <w:tcBorders>
              <w:top w:val="nil"/>
              <w:left w:val="single" w:sz="8" w:space="0" w:color="1C1B1D"/>
              <w:bottom w:val="nil"/>
              <w:right w:val="single" w:sz="8" w:space="0" w:color="1C1B1D"/>
            </w:tcBorders>
            <w:shd w:val="clear" w:color="auto" w:fill="auto"/>
            <w:noWrap/>
            <w:vAlign w:val="bottom"/>
            <w:hideMark/>
          </w:tcPr>
          <w:p w14:paraId="45D22FD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75220F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D03903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AT1G78440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CC14B7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E786C1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CD6BA9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4C11A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F2A622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2.57E-04</w:t>
            </w:r>
          </w:p>
        </w:tc>
        <w:tc>
          <w:tcPr>
            <w:tcW w:w="644" w:type="pct"/>
            <w:tcBorders>
              <w:top w:val="nil"/>
              <w:left w:val="single" w:sz="8" w:space="0" w:color="1C1B1D"/>
              <w:bottom w:val="nil"/>
              <w:right w:val="single" w:sz="8" w:space="0" w:color="1C1B1D"/>
            </w:tcBorders>
            <w:shd w:val="clear" w:color="auto" w:fill="auto"/>
            <w:noWrap/>
            <w:vAlign w:val="bottom"/>
            <w:hideMark/>
          </w:tcPr>
          <w:p w14:paraId="4804482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4B1B95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4C89C05"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AT1G79460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F164D4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5A0428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02476A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1E7CC9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9F94A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4.69E-02</w:t>
            </w:r>
          </w:p>
        </w:tc>
        <w:tc>
          <w:tcPr>
            <w:tcW w:w="644" w:type="pct"/>
            <w:tcBorders>
              <w:top w:val="nil"/>
              <w:left w:val="single" w:sz="8" w:space="0" w:color="1C1B1D"/>
              <w:bottom w:val="nil"/>
              <w:right w:val="single" w:sz="8" w:space="0" w:color="1C1B1D"/>
            </w:tcBorders>
            <w:shd w:val="clear" w:color="auto" w:fill="auto"/>
            <w:noWrap/>
            <w:vAlign w:val="bottom"/>
            <w:hideMark/>
          </w:tcPr>
          <w:p w14:paraId="291639B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B2C724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120027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AT2G01570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0C64F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RGA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A8AB66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684FA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687A2A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7.22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C77BAF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4.01E-01</w:t>
            </w:r>
          </w:p>
        </w:tc>
        <w:tc>
          <w:tcPr>
            <w:tcW w:w="644" w:type="pct"/>
            <w:tcBorders>
              <w:top w:val="nil"/>
              <w:left w:val="single" w:sz="8" w:space="0" w:color="1C1B1D"/>
              <w:bottom w:val="nil"/>
              <w:right w:val="single" w:sz="8" w:space="0" w:color="1C1B1D"/>
            </w:tcBorders>
            <w:shd w:val="clear" w:color="auto" w:fill="auto"/>
            <w:noWrap/>
            <w:vAlign w:val="bottom"/>
            <w:hideMark/>
          </w:tcPr>
          <w:p w14:paraId="484C1E1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2B919F9"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329515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AT3G05120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322ED0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GID1A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DECA8C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B145FD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AEA59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214231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1.74E-03</w:t>
            </w:r>
          </w:p>
        </w:tc>
        <w:tc>
          <w:tcPr>
            <w:tcW w:w="644" w:type="pct"/>
            <w:tcBorders>
              <w:top w:val="nil"/>
              <w:left w:val="single" w:sz="8" w:space="0" w:color="1C1B1D"/>
              <w:bottom w:val="nil"/>
              <w:right w:val="single" w:sz="8" w:space="0" w:color="1C1B1D"/>
            </w:tcBorders>
            <w:shd w:val="clear" w:color="auto" w:fill="auto"/>
            <w:noWrap/>
            <w:vAlign w:val="bottom"/>
            <w:hideMark/>
          </w:tcPr>
          <w:p w14:paraId="699420B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0878BE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2265673"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AT3G11440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3CF505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MYB65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3492BC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920A6B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4A984C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657207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4.23E-02</w:t>
            </w:r>
          </w:p>
        </w:tc>
        <w:tc>
          <w:tcPr>
            <w:tcW w:w="644" w:type="pct"/>
            <w:tcBorders>
              <w:top w:val="nil"/>
              <w:left w:val="single" w:sz="8" w:space="0" w:color="1C1B1D"/>
              <w:bottom w:val="nil"/>
              <w:right w:val="single" w:sz="8" w:space="0" w:color="1C1B1D"/>
            </w:tcBorders>
            <w:shd w:val="clear" w:color="auto" w:fill="auto"/>
            <w:noWrap/>
            <w:vAlign w:val="bottom"/>
            <w:hideMark/>
          </w:tcPr>
          <w:p w14:paraId="3784E66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DEC0E8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B0E12BF"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AT3G63010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5F22BB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GID1B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682DF8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5C5D05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0D5E64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3.51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8F021B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4.26E-12</w:t>
            </w:r>
          </w:p>
        </w:tc>
        <w:tc>
          <w:tcPr>
            <w:tcW w:w="644" w:type="pct"/>
            <w:tcBorders>
              <w:top w:val="nil"/>
              <w:left w:val="single" w:sz="8" w:space="0" w:color="1C1B1D"/>
              <w:bottom w:val="nil"/>
              <w:right w:val="single" w:sz="8" w:space="0" w:color="1C1B1D"/>
            </w:tcBorders>
            <w:shd w:val="clear" w:color="auto" w:fill="auto"/>
            <w:noWrap/>
            <w:vAlign w:val="bottom"/>
            <w:hideMark/>
          </w:tcPr>
          <w:p w14:paraId="0F4B118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9356A7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3F7455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AT4G02780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02CCA3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CPS1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1567A2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D97BE8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174C43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79762F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2.28E-02</w:t>
            </w:r>
          </w:p>
        </w:tc>
        <w:tc>
          <w:tcPr>
            <w:tcW w:w="644" w:type="pct"/>
            <w:tcBorders>
              <w:top w:val="nil"/>
              <w:left w:val="single" w:sz="8" w:space="0" w:color="1C1B1D"/>
              <w:bottom w:val="nil"/>
              <w:right w:val="single" w:sz="8" w:space="0" w:color="1C1B1D"/>
            </w:tcBorders>
            <w:shd w:val="clear" w:color="auto" w:fill="auto"/>
            <w:noWrap/>
            <w:vAlign w:val="bottom"/>
            <w:hideMark/>
          </w:tcPr>
          <w:p w14:paraId="75BB9AF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B59493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1417A8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AT4G24210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8070C3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SLY1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16DC05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A79130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1DB3D8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2D3F29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2.31E-03</w:t>
            </w:r>
          </w:p>
        </w:tc>
        <w:tc>
          <w:tcPr>
            <w:tcW w:w="644" w:type="pct"/>
            <w:tcBorders>
              <w:top w:val="nil"/>
              <w:left w:val="single" w:sz="8" w:space="0" w:color="1C1B1D"/>
              <w:bottom w:val="nil"/>
              <w:right w:val="single" w:sz="8" w:space="0" w:color="1C1B1D"/>
            </w:tcBorders>
            <w:shd w:val="clear" w:color="auto" w:fill="auto"/>
            <w:noWrap/>
            <w:vAlign w:val="bottom"/>
            <w:hideMark/>
          </w:tcPr>
          <w:p w14:paraId="080DFAC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343B58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B5A253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AT4G25420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C53445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GA20ox1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1728E4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2C8581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AE8233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1.48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69C483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5.58E-01</w:t>
            </w:r>
          </w:p>
        </w:tc>
        <w:tc>
          <w:tcPr>
            <w:tcW w:w="644" w:type="pct"/>
            <w:tcBorders>
              <w:top w:val="nil"/>
              <w:left w:val="single" w:sz="8" w:space="0" w:color="1C1B1D"/>
              <w:bottom w:val="nil"/>
              <w:right w:val="single" w:sz="8" w:space="0" w:color="1C1B1D"/>
            </w:tcBorders>
            <w:shd w:val="clear" w:color="auto" w:fill="auto"/>
            <w:noWrap/>
            <w:vAlign w:val="bottom"/>
            <w:hideMark/>
          </w:tcPr>
          <w:p w14:paraId="248C3E6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90345A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7973B3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AT5G06100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FC81BB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MYB33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ADB96F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53C568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6CF709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F1F805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1.20E-01</w:t>
            </w:r>
          </w:p>
        </w:tc>
        <w:tc>
          <w:tcPr>
            <w:tcW w:w="644" w:type="pct"/>
            <w:tcBorders>
              <w:top w:val="nil"/>
              <w:left w:val="single" w:sz="8" w:space="0" w:color="1C1B1D"/>
              <w:bottom w:val="nil"/>
              <w:right w:val="single" w:sz="8" w:space="0" w:color="1C1B1D"/>
            </w:tcBorders>
            <w:shd w:val="clear" w:color="auto" w:fill="auto"/>
            <w:noWrap/>
            <w:vAlign w:val="bottom"/>
            <w:hideMark/>
          </w:tcPr>
          <w:p w14:paraId="668B4C8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3E529D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D9438D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AT5G27320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A555EC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GID1C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821EDD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8AEC42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3A8AF1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952D14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6.60E-01</w:t>
            </w:r>
          </w:p>
        </w:tc>
        <w:tc>
          <w:tcPr>
            <w:tcW w:w="644" w:type="pct"/>
            <w:tcBorders>
              <w:top w:val="nil"/>
              <w:left w:val="single" w:sz="8" w:space="0" w:color="1C1B1D"/>
              <w:bottom w:val="nil"/>
              <w:right w:val="single" w:sz="8" w:space="0" w:color="1C1B1D"/>
            </w:tcBorders>
            <w:shd w:val="clear" w:color="auto" w:fill="auto"/>
            <w:noWrap/>
            <w:vAlign w:val="bottom"/>
            <w:hideMark/>
          </w:tcPr>
          <w:p w14:paraId="4933D0F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AD4A73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983E6B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AT5G51810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36D5B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GA20ox2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6B2BD0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209A72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75F650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1B49FA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7.84E-14</w:t>
            </w:r>
          </w:p>
        </w:tc>
        <w:tc>
          <w:tcPr>
            <w:tcW w:w="644" w:type="pct"/>
            <w:tcBorders>
              <w:top w:val="nil"/>
              <w:left w:val="single" w:sz="8" w:space="0" w:color="1C1B1D"/>
              <w:bottom w:val="nil"/>
              <w:right w:val="single" w:sz="8" w:space="0" w:color="1C1B1D"/>
            </w:tcBorders>
            <w:shd w:val="clear" w:color="auto" w:fill="auto"/>
            <w:noWrap/>
            <w:vAlign w:val="bottom"/>
            <w:hideMark/>
          </w:tcPr>
          <w:p w14:paraId="095DB42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77011A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B1ED2A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AT5G03840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84A69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TFL1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3F7B8C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Inflorescence architecture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179C1C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0AD9D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652CC1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1.64E-05</w:t>
            </w:r>
          </w:p>
        </w:tc>
        <w:tc>
          <w:tcPr>
            <w:tcW w:w="644" w:type="pct"/>
            <w:tcBorders>
              <w:top w:val="nil"/>
              <w:left w:val="single" w:sz="8" w:space="0" w:color="1C1B1D"/>
              <w:bottom w:val="nil"/>
              <w:right w:val="single" w:sz="8" w:space="0" w:color="1C1B1D"/>
            </w:tcBorders>
            <w:shd w:val="clear" w:color="auto" w:fill="auto"/>
            <w:noWrap/>
            <w:vAlign w:val="bottom"/>
            <w:hideMark/>
          </w:tcPr>
          <w:p w14:paraId="716C6BC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EEC557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161210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AT2G27990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63D1E0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PNF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1B6B30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Inflorescence meristem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8FE4F3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F318B4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AB919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1.60E-03</w:t>
            </w:r>
          </w:p>
        </w:tc>
        <w:tc>
          <w:tcPr>
            <w:tcW w:w="644" w:type="pct"/>
            <w:tcBorders>
              <w:top w:val="nil"/>
              <w:left w:val="single" w:sz="8" w:space="0" w:color="1C1B1D"/>
              <w:bottom w:val="nil"/>
              <w:right w:val="single" w:sz="8" w:space="0" w:color="1C1B1D"/>
            </w:tcBorders>
            <w:shd w:val="clear" w:color="auto" w:fill="auto"/>
            <w:noWrap/>
            <w:vAlign w:val="bottom"/>
            <w:hideMark/>
          </w:tcPr>
          <w:p w14:paraId="0A1912A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DEC95C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B98CD0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AT5G02030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FFDF13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PNY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C1C826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Inflorescence meristem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CC2BF8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63B1E7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50BEB4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5.24E-01</w:t>
            </w:r>
          </w:p>
        </w:tc>
        <w:tc>
          <w:tcPr>
            <w:tcW w:w="644" w:type="pct"/>
            <w:tcBorders>
              <w:top w:val="nil"/>
              <w:left w:val="single" w:sz="8" w:space="0" w:color="1C1B1D"/>
              <w:bottom w:val="nil"/>
              <w:right w:val="single" w:sz="8" w:space="0" w:color="1C1B1D"/>
            </w:tcBorders>
            <w:shd w:val="clear" w:color="auto" w:fill="auto"/>
            <w:noWrap/>
            <w:vAlign w:val="bottom"/>
            <w:hideMark/>
          </w:tcPr>
          <w:p w14:paraId="654E0A4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A52632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83A497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AT1G04400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F21E66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CRY2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290B47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690CB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D1A3C4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7.25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28822B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4.69E-03</w:t>
            </w:r>
          </w:p>
        </w:tc>
        <w:tc>
          <w:tcPr>
            <w:tcW w:w="644" w:type="pct"/>
            <w:tcBorders>
              <w:top w:val="nil"/>
              <w:left w:val="single" w:sz="8" w:space="0" w:color="1C1B1D"/>
              <w:bottom w:val="nil"/>
              <w:right w:val="single" w:sz="8" w:space="0" w:color="1C1B1D"/>
            </w:tcBorders>
            <w:shd w:val="clear" w:color="auto" w:fill="auto"/>
            <w:noWrap/>
            <w:vAlign w:val="bottom"/>
            <w:hideMark/>
          </w:tcPr>
          <w:p w14:paraId="3BA7AAD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80756D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5B1FC73"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AT1G09570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82E8D3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PHYA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CED1F3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FD495A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97E9C9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7.56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94ADE3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9.35E-01</w:t>
            </w:r>
          </w:p>
        </w:tc>
        <w:tc>
          <w:tcPr>
            <w:tcW w:w="644" w:type="pct"/>
            <w:tcBorders>
              <w:top w:val="nil"/>
              <w:left w:val="single" w:sz="8" w:space="0" w:color="1C1B1D"/>
              <w:bottom w:val="nil"/>
              <w:right w:val="single" w:sz="8" w:space="0" w:color="1C1B1D"/>
            </w:tcBorders>
            <w:shd w:val="clear" w:color="auto" w:fill="auto"/>
            <w:noWrap/>
            <w:vAlign w:val="bottom"/>
            <w:hideMark/>
          </w:tcPr>
          <w:p w14:paraId="283AEF9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0530BB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C9C4DA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AT2G18790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35BD2C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PHYB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4B16D8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5C413C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37D8E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6.35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F8878C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2.45E-01</w:t>
            </w:r>
          </w:p>
        </w:tc>
        <w:tc>
          <w:tcPr>
            <w:tcW w:w="644" w:type="pct"/>
            <w:tcBorders>
              <w:top w:val="nil"/>
              <w:left w:val="single" w:sz="8" w:space="0" w:color="1C1B1D"/>
              <w:bottom w:val="nil"/>
              <w:right w:val="single" w:sz="8" w:space="0" w:color="1C1B1D"/>
            </w:tcBorders>
            <w:shd w:val="clear" w:color="auto" w:fill="auto"/>
            <w:noWrap/>
            <w:vAlign w:val="bottom"/>
            <w:hideMark/>
          </w:tcPr>
          <w:p w14:paraId="718E049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B1E902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CF4627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AT1G25540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671342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PFT1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FE9E73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B576A1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38ECB8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822D09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9.86E-03</w:t>
            </w:r>
          </w:p>
        </w:tc>
        <w:tc>
          <w:tcPr>
            <w:tcW w:w="644" w:type="pct"/>
            <w:tcBorders>
              <w:top w:val="nil"/>
              <w:left w:val="single" w:sz="8" w:space="0" w:color="1C1B1D"/>
              <w:bottom w:val="nil"/>
              <w:right w:val="single" w:sz="8" w:space="0" w:color="1C1B1D"/>
            </w:tcBorders>
            <w:shd w:val="clear" w:color="auto" w:fill="auto"/>
            <w:noWrap/>
            <w:vAlign w:val="bottom"/>
            <w:hideMark/>
          </w:tcPr>
          <w:p w14:paraId="3AA8DC7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4B4C7E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E8C261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AT4G34530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19E33F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CIB1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D3C9558" w14:textId="229BEDC3"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signa</w:t>
            </w:r>
            <w:r w:rsidR="007711B9">
              <w:rPr>
                <w:rFonts w:eastAsia="Times New Roman" w:cstheme="minorHAnsi"/>
                <w:color w:val="000000"/>
                <w:sz w:val="15"/>
                <w:szCs w:val="15"/>
              </w:rPr>
              <w:t>l</w:t>
            </w:r>
            <w:r w:rsidRPr="007D48C3">
              <w:rPr>
                <w:rFonts w:eastAsia="Times New Roman" w:cstheme="minorHAnsi"/>
                <w:color w:val="000000"/>
                <w:sz w:val="15"/>
                <w:szCs w:val="15"/>
              </w:rPr>
              <w:t>ling</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83A528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07C946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4.14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656165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2.13E-04</w:t>
            </w:r>
          </w:p>
        </w:tc>
        <w:tc>
          <w:tcPr>
            <w:tcW w:w="644" w:type="pct"/>
            <w:tcBorders>
              <w:top w:val="nil"/>
              <w:left w:val="single" w:sz="8" w:space="0" w:color="1C1B1D"/>
              <w:bottom w:val="nil"/>
              <w:right w:val="single" w:sz="8" w:space="0" w:color="1C1B1D"/>
            </w:tcBorders>
            <w:shd w:val="clear" w:color="auto" w:fill="auto"/>
            <w:noWrap/>
            <w:vAlign w:val="bottom"/>
            <w:hideMark/>
          </w:tcPr>
          <w:p w14:paraId="6FA33F0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38E76A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666C2B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AT5G46210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F48A45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CUL4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0D6ABB4" w14:textId="52FD070A"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Light signa</w:t>
            </w:r>
            <w:r w:rsidR="007711B9">
              <w:rPr>
                <w:rFonts w:eastAsia="Times New Roman" w:cstheme="minorHAnsi"/>
                <w:color w:val="000000"/>
                <w:sz w:val="15"/>
                <w:szCs w:val="15"/>
              </w:rPr>
              <w:t>l</w:t>
            </w:r>
            <w:r w:rsidRPr="007D48C3">
              <w:rPr>
                <w:rFonts w:eastAsia="Times New Roman" w:cstheme="minorHAnsi"/>
                <w:color w:val="000000"/>
                <w:sz w:val="15"/>
                <w:szCs w:val="15"/>
              </w:rPr>
              <w:t>ling</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685CE0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63E319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B00830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7.76E-02</w:t>
            </w:r>
          </w:p>
        </w:tc>
        <w:tc>
          <w:tcPr>
            <w:tcW w:w="644" w:type="pct"/>
            <w:tcBorders>
              <w:top w:val="nil"/>
              <w:left w:val="single" w:sz="8" w:space="0" w:color="1C1B1D"/>
              <w:bottom w:val="nil"/>
              <w:right w:val="single" w:sz="8" w:space="0" w:color="1C1B1D"/>
            </w:tcBorders>
            <w:shd w:val="clear" w:color="auto" w:fill="auto"/>
            <w:noWrap/>
            <w:vAlign w:val="bottom"/>
            <w:hideMark/>
          </w:tcPr>
          <w:p w14:paraId="1DAEBCD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31BCBF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B6A4DD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AT4G24540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838156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AGL24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A99FF6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Meristem response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0E7532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56ED9D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8A8B81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1.99E-08</w:t>
            </w:r>
          </w:p>
        </w:tc>
        <w:tc>
          <w:tcPr>
            <w:tcW w:w="644" w:type="pct"/>
            <w:tcBorders>
              <w:top w:val="nil"/>
              <w:left w:val="single" w:sz="8" w:space="0" w:color="1C1B1D"/>
              <w:bottom w:val="nil"/>
              <w:right w:val="single" w:sz="8" w:space="0" w:color="1C1B1D"/>
            </w:tcBorders>
            <w:shd w:val="clear" w:color="auto" w:fill="auto"/>
            <w:noWrap/>
            <w:vAlign w:val="bottom"/>
            <w:hideMark/>
          </w:tcPr>
          <w:p w14:paraId="0BAA661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EFB91E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C6B7D8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AT4G35900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2BB2E2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1E6A27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Meristem response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7F3018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08E532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F1931C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2.46E-01</w:t>
            </w:r>
          </w:p>
        </w:tc>
        <w:tc>
          <w:tcPr>
            <w:tcW w:w="644" w:type="pct"/>
            <w:tcBorders>
              <w:top w:val="nil"/>
              <w:left w:val="single" w:sz="8" w:space="0" w:color="1C1B1D"/>
              <w:bottom w:val="nil"/>
              <w:right w:val="single" w:sz="8" w:space="0" w:color="1C1B1D"/>
            </w:tcBorders>
            <w:shd w:val="clear" w:color="auto" w:fill="auto"/>
            <w:noWrap/>
            <w:vAlign w:val="bottom"/>
            <w:hideMark/>
          </w:tcPr>
          <w:p w14:paraId="64983A2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FB032F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41848E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AT1G53090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2B2339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SPA4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97207F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6A9507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8810A7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97AA51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6.88E-02</w:t>
            </w:r>
          </w:p>
        </w:tc>
        <w:tc>
          <w:tcPr>
            <w:tcW w:w="644" w:type="pct"/>
            <w:tcBorders>
              <w:top w:val="nil"/>
              <w:left w:val="single" w:sz="8" w:space="0" w:color="1C1B1D"/>
              <w:bottom w:val="nil"/>
              <w:right w:val="single" w:sz="8" w:space="0" w:color="1C1B1D"/>
            </w:tcBorders>
            <w:shd w:val="clear" w:color="auto" w:fill="auto"/>
            <w:noWrap/>
            <w:vAlign w:val="bottom"/>
            <w:hideMark/>
          </w:tcPr>
          <w:p w14:paraId="611CFA0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667BE6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59EDF9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AT1G65480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AF4FC8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FT</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3896C6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A0FF08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08B278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577968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6.10E-08</w:t>
            </w:r>
          </w:p>
        </w:tc>
        <w:tc>
          <w:tcPr>
            <w:tcW w:w="644" w:type="pct"/>
            <w:tcBorders>
              <w:top w:val="nil"/>
              <w:left w:val="single" w:sz="8" w:space="0" w:color="1C1B1D"/>
              <w:bottom w:val="nil"/>
              <w:right w:val="single" w:sz="8" w:space="0" w:color="1C1B1D"/>
            </w:tcBorders>
            <w:shd w:val="clear" w:color="auto" w:fill="auto"/>
            <w:noWrap/>
            <w:vAlign w:val="bottom"/>
            <w:hideMark/>
          </w:tcPr>
          <w:p w14:paraId="57D7370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A7B42A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50100C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AT1G69570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287164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CDF5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36E68A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DB2883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52192B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406F27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7.97E-02</w:t>
            </w:r>
          </w:p>
        </w:tc>
        <w:tc>
          <w:tcPr>
            <w:tcW w:w="644" w:type="pct"/>
            <w:tcBorders>
              <w:top w:val="nil"/>
              <w:left w:val="single" w:sz="8" w:space="0" w:color="1C1B1D"/>
              <w:bottom w:val="nil"/>
              <w:right w:val="single" w:sz="8" w:space="0" w:color="1C1B1D"/>
            </w:tcBorders>
            <w:shd w:val="clear" w:color="auto" w:fill="auto"/>
            <w:noWrap/>
            <w:vAlign w:val="bottom"/>
            <w:hideMark/>
          </w:tcPr>
          <w:p w14:paraId="2990939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E3753A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5B8D3F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AT2G28550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EA96A2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TOE1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45A1A7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FB5CE7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CBFCFB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6.42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590FA7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1.16E-24</w:t>
            </w:r>
          </w:p>
        </w:tc>
        <w:tc>
          <w:tcPr>
            <w:tcW w:w="644" w:type="pct"/>
            <w:tcBorders>
              <w:top w:val="nil"/>
              <w:left w:val="single" w:sz="8" w:space="0" w:color="1C1B1D"/>
              <w:bottom w:val="nil"/>
              <w:right w:val="single" w:sz="8" w:space="0" w:color="1C1B1D"/>
            </w:tcBorders>
            <w:shd w:val="clear" w:color="auto" w:fill="auto"/>
            <w:noWrap/>
            <w:vAlign w:val="bottom"/>
            <w:hideMark/>
          </w:tcPr>
          <w:p w14:paraId="05E6B19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806AA7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B9031A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AT2G32950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5CE091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COP1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C3EC7D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F86385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B2C06E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31250E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5.84E-09</w:t>
            </w:r>
          </w:p>
        </w:tc>
        <w:tc>
          <w:tcPr>
            <w:tcW w:w="644" w:type="pct"/>
            <w:tcBorders>
              <w:top w:val="nil"/>
              <w:left w:val="single" w:sz="8" w:space="0" w:color="1C1B1D"/>
              <w:bottom w:val="nil"/>
              <w:right w:val="single" w:sz="8" w:space="0" w:color="1C1B1D"/>
            </w:tcBorders>
            <w:shd w:val="clear" w:color="auto" w:fill="auto"/>
            <w:noWrap/>
            <w:vAlign w:val="bottom"/>
            <w:hideMark/>
          </w:tcPr>
          <w:p w14:paraId="60B62DC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9D1D7B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2C6978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AT2G34720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7AF2ED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NFYA4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6A5CFE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22638F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F6470C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5.45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B46CD8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7.93E-03</w:t>
            </w:r>
          </w:p>
        </w:tc>
        <w:tc>
          <w:tcPr>
            <w:tcW w:w="644" w:type="pct"/>
            <w:tcBorders>
              <w:top w:val="nil"/>
              <w:left w:val="single" w:sz="8" w:space="0" w:color="1C1B1D"/>
              <w:bottom w:val="nil"/>
              <w:right w:val="single" w:sz="8" w:space="0" w:color="1C1B1D"/>
            </w:tcBorders>
            <w:shd w:val="clear" w:color="auto" w:fill="auto"/>
            <w:noWrap/>
            <w:vAlign w:val="bottom"/>
            <w:hideMark/>
          </w:tcPr>
          <w:p w14:paraId="16482C2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D397DC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24D464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AT2G38880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98DA72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A522DB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DB1190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190C6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1FEECB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8.79E-06</w:t>
            </w:r>
          </w:p>
        </w:tc>
        <w:tc>
          <w:tcPr>
            <w:tcW w:w="644" w:type="pct"/>
            <w:tcBorders>
              <w:top w:val="nil"/>
              <w:left w:val="single" w:sz="8" w:space="0" w:color="1C1B1D"/>
              <w:bottom w:val="nil"/>
              <w:right w:val="single" w:sz="8" w:space="0" w:color="1C1B1D"/>
            </w:tcBorders>
            <w:shd w:val="clear" w:color="auto" w:fill="auto"/>
            <w:noWrap/>
            <w:vAlign w:val="bottom"/>
            <w:hideMark/>
          </w:tcPr>
          <w:p w14:paraId="4BCB319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D1AE24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19A85DF"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AT2G39250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00E824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SNZ</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7A95FA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7C6319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968B3E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0CBC85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2.46E-09</w:t>
            </w:r>
          </w:p>
        </w:tc>
        <w:tc>
          <w:tcPr>
            <w:tcW w:w="644" w:type="pct"/>
            <w:tcBorders>
              <w:top w:val="nil"/>
              <w:left w:val="single" w:sz="8" w:space="0" w:color="1C1B1D"/>
              <w:bottom w:val="nil"/>
              <w:right w:val="single" w:sz="8" w:space="0" w:color="1C1B1D"/>
            </w:tcBorders>
            <w:shd w:val="clear" w:color="auto" w:fill="auto"/>
            <w:noWrap/>
            <w:vAlign w:val="bottom"/>
            <w:hideMark/>
          </w:tcPr>
          <w:p w14:paraId="54D2913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EBD4B8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B68513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AT2G46340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C01132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049C85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996A7F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3B66EB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7.45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8C275B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4.89E-11</w:t>
            </w:r>
          </w:p>
        </w:tc>
        <w:tc>
          <w:tcPr>
            <w:tcW w:w="644" w:type="pct"/>
            <w:tcBorders>
              <w:top w:val="nil"/>
              <w:left w:val="single" w:sz="8" w:space="0" w:color="1C1B1D"/>
              <w:bottom w:val="nil"/>
              <w:right w:val="single" w:sz="8" w:space="0" w:color="1C1B1D"/>
            </w:tcBorders>
            <w:shd w:val="clear" w:color="auto" w:fill="auto"/>
            <w:noWrap/>
            <w:vAlign w:val="bottom"/>
            <w:hideMark/>
          </w:tcPr>
          <w:p w14:paraId="372AC46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DDF13E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F067485"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AT2G47700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5B0F87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RFI2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137F6F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B0B567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D02395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95FFFC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3.52E-05</w:t>
            </w:r>
          </w:p>
        </w:tc>
        <w:tc>
          <w:tcPr>
            <w:tcW w:w="644" w:type="pct"/>
            <w:tcBorders>
              <w:top w:val="nil"/>
              <w:left w:val="single" w:sz="8" w:space="0" w:color="1C1B1D"/>
              <w:bottom w:val="nil"/>
              <w:right w:val="single" w:sz="8" w:space="0" w:color="1C1B1D"/>
            </w:tcBorders>
            <w:shd w:val="clear" w:color="auto" w:fill="auto"/>
            <w:noWrap/>
            <w:vAlign w:val="bottom"/>
            <w:hideMark/>
          </w:tcPr>
          <w:p w14:paraId="52E532E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8EDB76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20A3C3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AT3G15354</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DB3BFA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SPA3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CD193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E4CB30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F7E381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83B9F8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1.01E-13</w:t>
            </w:r>
          </w:p>
        </w:tc>
        <w:tc>
          <w:tcPr>
            <w:tcW w:w="644" w:type="pct"/>
            <w:tcBorders>
              <w:top w:val="nil"/>
              <w:left w:val="single" w:sz="8" w:space="0" w:color="1C1B1D"/>
              <w:bottom w:val="nil"/>
              <w:right w:val="single" w:sz="8" w:space="0" w:color="1C1B1D"/>
            </w:tcBorders>
            <w:shd w:val="clear" w:color="auto" w:fill="auto"/>
            <w:noWrap/>
            <w:vAlign w:val="bottom"/>
            <w:hideMark/>
          </w:tcPr>
          <w:p w14:paraId="2262F21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8F837F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2A248A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AT3G47500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6CA252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CDF3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3FF438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2CD372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5CAA39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6.44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9F2EDC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8.79E-11</w:t>
            </w:r>
          </w:p>
        </w:tc>
        <w:tc>
          <w:tcPr>
            <w:tcW w:w="644" w:type="pct"/>
            <w:tcBorders>
              <w:top w:val="nil"/>
              <w:left w:val="single" w:sz="8" w:space="0" w:color="1C1B1D"/>
              <w:bottom w:val="nil"/>
              <w:right w:val="single" w:sz="8" w:space="0" w:color="1C1B1D"/>
            </w:tcBorders>
            <w:shd w:val="clear" w:color="auto" w:fill="auto"/>
            <w:noWrap/>
            <w:vAlign w:val="bottom"/>
            <w:hideMark/>
          </w:tcPr>
          <w:p w14:paraId="5799239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E66F9C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58706B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AT3G48590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18B4F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6E2C9C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562FE8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1CA6B5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D849F3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2.85E-09</w:t>
            </w:r>
          </w:p>
        </w:tc>
        <w:tc>
          <w:tcPr>
            <w:tcW w:w="644" w:type="pct"/>
            <w:tcBorders>
              <w:top w:val="nil"/>
              <w:left w:val="single" w:sz="8" w:space="0" w:color="1C1B1D"/>
              <w:bottom w:val="nil"/>
              <w:right w:val="single" w:sz="8" w:space="0" w:color="1C1B1D"/>
            </w:tcBorders>
            <w:shd w:val="clear" w:color="auto" w:fill="auto"/>
            <w:noWrap/>
            <w:vAlign w:val="bottom"/>
            <w:hideMark/>
          </w:tcPr>
          <w:p w14:paraId="13DD5DD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965E8B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F88D88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AT3G54990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FE7845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SMZ</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FCCDA8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0E7DCC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A0DD4F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2.37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FB0390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1.39E-02</w:t>
            </w:r>
          </w:p>
        </w:tc>
        <w:tc>
          <w:tcPr>
            <w:tcW w:w="644" w:type="pct"/>
            <w:tcBorders>
              <w:top w:val="nil"/>
              <w:left w:val="single" w:sz="8" w:space="0" w:color="1C1B1D"/>
              <w:bottom w:val="nil"/>
              <w:right w:val="single" w:sz="8" w:space="0" w:color="1C1B1D"/>
            </w:tcBorders>
            <w:shd w:val="clear" w:color="auto" w:fill="auto"/>
            <w:noWrap/>
            <w:vAlign w:val="bottom"/>
            <w:hideMark/>
          </w:tcPr>
          <w:p w14:paraId="2687F8F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EBBA2A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59E03B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AT4G11110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A0206C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ACBFFE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F2600F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FFEC8D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C6C794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2.56E-03</w:t>
            </w:r>
          </w:p>
        </w:tc>
        <w:tc>
          <w:tcPr>
            <w:tcW w:w="644" w:type="pct"/>
            <w:tcBorders>
              <w:top w:val="nil"/>
              <w:left w:val="single" w:sz="8" w:space="0" w:color="1C1B1D"/>
              <w:bottom w:val="nil"/>
              <w:right w:val="single" w:sz="8" w:space="0" w:color="1C1B1D"/>
            </w:tcBorders>
            <w:shd w:val="clear" w:color="auto" w:fill="auto"/>
            <w:noWrap/>
            <w:vAlign w:val="bottom"/>
            <w:hideMark/>
          </w:tcPr>
          <w:p w14:paraId="4876C04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2493EC9"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F5B133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AT4G14540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3FC1FA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NFYB3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A58511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92BDB5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28B49D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9D7D4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1.93E-02</w:t>
            </w:r>
          </w:p>
        </w:tc>
        <w:tc>
          <w:tcPr>
            <w:tcW w:w="644" w:type="pct"/>
            <w:tcBorders>
              <w:top w:val="nil"/>
              <w:left w:val="single" w:sz="8" w:space="0" w:color="1C1B1D"/>
              <w:bottom w:val="nil"/>
              <w:right w:val="single" w:sz="8" w:space="0" w:color="1C1B1D"/>
            </w:tcBorders>
            <w:shd w:val="clear" w:color="auto" w:fill="auto"/>
            <w:noWrap/>
            <w:vAlign w:val="bottom"/>
            <w:hideMark/>
          </w:tcPr>
          <w:p w14:paraId="58DBC60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3D24DD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EFA4DA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AT5G12840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381048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798E87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01A390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90B872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5.15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A4DD94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2.97E-04</w:t>
            </w:r>
          </w:p>
        </w:tc>
        <w:tc>
          <w:tcPr>
            <w:tcW w:w="644" w:type="pct"/>
            <w:tcBorders>
              <w:top w:val="nil"/>
              <w:left w:val="single" w:sz="8" w:space="0" w:color="1C1B1D"/>
              <w:bottom w:val="nil"/>
              <w:right w:val="single" w:sz="8" w:space="0" w:color="1C1B1D"/>
            </w:tcBorders>
            <w:shd w:val="clear" w:color="auto" w:fill="auto"/>
            <w:noWrap/>
            <w:vAlign w:val="bottom"/>
            <w:hideMark/>
          </w:tcPr>
          <w:p w14:paraId="3795AB1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99477F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60017A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lastRenderedPageBreak/>
              <w:t>AT5G39660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C983B8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CDF2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72FBBE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D483FF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7C9F52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9CE31D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1.65E-01</w:t>
            </w:r>
          </w:p>
        </w:tc>
        <w:tc>
          <w:tcPr>
            <w:tcW w:w="644" w:type="pct"/>
            <w:tcBorders>
              <w:top w:val="nil"/>
              <w:left w:val="single" w:sz="8" w:space="0" w:color="1C1B1D"/>
              <w:bottom w:val="nil"/>
              <w:right w:val="single" w:sz="8" w:space="0" w:color="1C1B1D"/>
            </w:tcBorders>
            <w:shd w:val="clear" w:color="auto" w:fill="auto"/>
            <w:noWrap/>
            <w:vAlign w:val="bottom"/>
            <w:hideMark/>
          </w:tcPr>
          <w:p w14:paraId="365A845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FBA361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FCA2D1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AT5G47640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A2FE12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NFYB2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9DE932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AC0192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691F32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8297D3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2.59E-03</w:t>
            </w:r>
          </w:p>
        </w:tc>
        <w:tc>
          <w:tcPr>
            <w:tcW w:w="644" w:type="pct"/>
            <w:tcBorders>
              <w:top w:val="nil"/>
              <w:left w:val="single" w:sz="8" w:space="0" w:color="1C1B1D"/>
              <w:bottom w:val="nil"/>
              <w:right w:val="single" w:sz="8" w:space="0" w:color="1C1B1D"/>
            </w:tcBorders>
            <w:shd w:val="clear" w:color="auto" w:fill="auto"/>
            <w:noWrap/>
            <w:vAlign w:val="bottom"/>
            <w:hideMark/>
          </w:tcPr>
          <w:p w14:paraId="0AB5E90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D0CF48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5B919A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AT5G57660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91A99C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COL5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C89326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65FFA4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B11539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8.85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2C124A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7.86E-07</w:t>
            </w:r>
          </w:p>
        </w:tc>
        <w:tc>
          <w:tcPr>
            <w:tcW w:w="644" w:type="pct"/>
            <w:tcBorders>
              <w:top w:val="nil"/>
              <w:left w:val="single" w:sz="8" w:space="0" w:color="1C1B1D"/>
              <w:bottom w:val="nil"/>
              <w:right w:val="single" w:sz="8" w:space="0" w:color="1C1B1D"/>
            </w:tcBorders>
            <w:shd w:val="clear" w:color="auto" w:fill="auto"/>
            <w:noWrap/>
            <w:vAlign w:val="bottom"/>
            <w:hideMark/>
          </w:tcPr>
          <w:p w14:paraId="66A8994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5F17FE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50D168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AT5G60120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225800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TOE2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3AD374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72D809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AC339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44344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6.29E-05</w:t>
            </w:r>
          </w:p>
        </w:tc>
        <w:tc>
          <w:tcPr>
            <w:tcW w:w="644" w:type="pct"/>
            <w:tcBorders>
              <w:top w:val="nil"/>
              <w:left w:val="single" w:sz="8" w:space="0" w:color="1C1B1D"/>
              <w:bottom w:val="nil"/>
              <w:right w:val="single" w:sz="8" w:space="0" w:color="1C1B1D"/>
            </w:tcBorders>
            <w:shd w:val="clear" w:color="auto" w:fill="auto"/>
            <w:noWrap/>
            <w:vAlign w:val="bottom"/>
            <w:hideMark/>
          </w:tcPr>
          <w:p w14:paraId="7796240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9A434B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CC4ACE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AT5G62430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02976D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CDF1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1C162B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2F5A27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4664C6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38CF1F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9.25E-01</w:t>
            </w:r>
          </w:p>
        </w:tc>
        <w:tc>
          <w:tcPr>
            <w:tcW w:w="644" w:type="pct"/>
            <w:tcBorders>
              <w:top w:val="nil"/>
              <w:left w:val="single" w:sz="8" w:space="0" w:color="1C1B1D"/>
              <w:bottom w:val="nil"/>
              <w:right w:val="single" w:sz="8" w:space="0" w:color="1C1B1D"/>
            </w:tcBorders>
            <w:shd w:val="clear" w:color="auto" w:fill="auto"/>
            <w:noWrap/>
            <w:vAlign w:val="bottom"/>
            <w:hideMark/>
          </w:tcPr>
          <w:p w14:paraId="212B6A9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03D184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B87038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AT3G22380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59E607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TIC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7E70DE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60CD62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58110A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8.16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368B93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5.64E-15</w:t>
            </w:r>
          </w:p>
        </w:tc>
        <w:tc>
          <w:tcPr>
            <w:tcW w:w="644" w:type="pct"/>
            <w:tcBorders>
              <w:top w:val="nil"/>
              <w:left w:val="single" w:sz="8" w:space="0" w:color="1C1B1D"/>
              <w:bottom w:val="nil"/>
              <w:right w:val="single" w:sz="8" w:space="0" w:color="1C1B1D"/>
            </w:tcBorders>
            <w:shd w:val="clear" w:color="auto" w:fill="auto"/>
            <w:noWrap/>
            <w:vAlign w:val="bottom"/>
            <w:hideMark/>
          </w:tcPr>
          <w:p w14:paraId="0395ADE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0936ADF"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2D895A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AT5G57360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9F24DA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ZTL</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F99268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166F6D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619212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D1996B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3.36E-02</w:t>
            </w:r>
          </w:p>
        </w:tc>
        <w:tc>
          <w:tcPr>
            <w:tcW w:w="644" w:type="pct"/>
            <w:tcBorders>
              <w:top w:val="nil"/>
              <w:left w:val="single" w:sz="8" w:space="0" w:color="1C1B1D"/>
              <w:bottom w:val="nil"/>
              <w:right w:val="single" w:sz="8" w:space="0" w:color="1C1B1D"/>
            </w:tcBorders>
            <w:shd w:val="clear" w:color="auto" w:fill="auto"/>
            <w:noWrap/>
            <w:vAlign w:val="bottom"/>
            <w:hideMark/>
          </w:tcPr>
          <w:p w14:paraId="49B85B4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6856CF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277B4F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AT1G01060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56569C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LHY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E97C43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F506D5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B7F953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88D684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1.85E-02</w:t>
            </w:r>
          </w:p>
        </w:tc>
        <w:tc>
          <w:tcPr>
            <w:tcW w:w="644" w:type="pct"/>
            <w:tcBorders>
              <w:top w:val="nil"/>
              <w:left w:val="single" w:sz="8" w:space="0" w:color="1C1B1D"/>
              <w:bottom w:val="nil"/>
              <w:right w:val="single" w:sz="8" w:space="0" w:color="1C1B1D"/>
            </w:tcBorders>
            <w:shd w:val="clear" w:color="auto" w:fill="auto"/>
            <w:noWrap/>
            <w:vAlign w:val="bottom"/>
            <w:hideMark/>
          </w:tcPr>
          <w:p w14:paraId="53E6563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D1EE9B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7B13CE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AT1G09530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57A649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PIF3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71428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11264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BF7573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AD929B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4.49E-02</w:t>
            </w:r>
          </w:p>
        </w:tc>
        <w:tc>
          <w:tcPr>
            <w:tcW w:w="644" w:type="pct"/>
            <w:tcBorders>
              <w:top w:val="nil"/>
              <w:left w:val="single" w:sz="8" w:space="0" w:color="1C1B1D"/>
              <w:bottom w:val="nil"/>
              <w:right w:val="single" w:sz="8" w:space="0" w:color="1C1B1D"/>
            </w:tcBorders>
            <w:shd w:val="clear" w:color="auto" w:fill="auto"/>
            <w:noWrap/>
            <w:vAlign w:val="bottom"/>
            <w:hideMark/>
          </w:tcPr>
          <w:p w14:paraId="5821A0B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0CC3B7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5F8E08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AT1G12910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7CA8D1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LWD1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0934A0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D8AC71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004256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A1ACF4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3.13E-03</w:t>
            </w:r>
          </w:p>
        </w:tc>
        <w:tc>
          <w:tcPr>
            <w:tcW w:w="644" w:type="pct"/>
            <w:tcBorders>
              <w:top w:val="nil"/>
              <w:left w:val="single" w:sz="8" w:space="0" w:color="1C1B1D"/>
              <w:bottom w:val="nil"/>
              <w:right w:val="single" w:sz="8" w:space="0" w:color="1C1B1D"/>
            </w:tcBorders>
            <w:shd w:val="clear" w:color="auto" w:fill="auto"/>
            <w:noWrap/>
            <w:vAlign w:val="bottom"/>
            <w:hideMark/>
          </w:tcPr>
          <w:p w14:paraId="218EDD4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E8985E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6115CE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AT1G22770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325F79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GI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299245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814036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2D48D7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F440DD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3.98E-16</w:t>
            </w:r>
          </w:p>
        </w:tc>
        <w:tc>
          <w:tcPr>
            <w:tcW w:w="644" w:type="pct"/>
            <w:tcBorders>
              <w:top w:val="nil"/>
              <w:left w:val="single" w:sz="8" w:space="0" w:color="1C1B1D"/>
              <w:bottom w:val="nil"/>
              <w:right w:val="single" w:sz="8" w:space="0" w:color="1C1B1D"/>
            </w:tcBorders>
            <w:shd w:val="clear" w:color="auto" w:fill="auto"/>
            <w:noWrap/>
            <w:vAlign w:val="bottom"/>
            <w:hideMark/>
          </w:tcPr>
          <w:p w14:paraId="10D38B0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A8DCB5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CE2BA2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AT2G18915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10C055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LKP2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536BE8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0379FD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0FC362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6B551D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2.23E-03</w:t>
            </w:r>
          </w:p>
        </w:tc>
        <w:tc>
          <w:tcPr>
            <w:tcW w:w="644" w:type="pct"/>
            <w:tcBorders>
              <w:top w:val="nil"/>
              <w:left w:val="single" w:sz="8" w:space="0" w:color="1C1B1D"/>
              <w:bottom w:val="nil"/>
              <w:right w:val="single" w:sz="8" w:space="0" w:color="1C1B1D"/>
            </w:tcBorders>
            <w:shd w:val="clear" w:color="auto" w:fill="auto"/>
            <w:noWrap/>
            <w:vAlign w:val="bottom"/>
            <w:hideMark/>
          </w:tcPr>
          <w:p w14:paraId="6511E51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3C366E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CBDABD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AT2G21070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376CAB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FIO1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F4AFC3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ABA6C8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CE2207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A04D36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1.67E-02</w:t>
            </w:r>
          </w:p>
        </w:tc>
        <w:tc>
          <w:tcPr>
            <w:tcW w:w="644" w:type="pct"/>
            <w:tcBorders>
              <w:top w:val="nil"/>
              <w:left w:val="single" w:sz="8" w:space="0" w:color="1C1B1D"/>
              <w:bottom w:val="nil"/>
              <w:right w:val="single" w:sz="8" w:space="0" w:color="1C1B1D"/>
            </w:tcBorders>
            <w:shd w:val="clear" w:color="auto" w:fill="auto"/>
            <w:noWrap/>
            <w:vAlign w:val="bottom"/>
            <w:hideMark/>
          </w:tcPr>
          <w:p w14:paraId="562E92D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FAA205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A501D0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AT2G25930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E76D00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ELF3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F17ED7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3FCF1C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9D41E2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995CD9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1.04E-14</w:t>
            </w:r>
          </w:p>
        </w:tc>
        <w:tc>
          <w:tcPr>
            <w:tcW w:w="644" w:type="pct"/>
            <w:tcBorders>
              <w:top w:val="nil"/>
              <w:left w:val="single" w:sz="8" w:space="0" w:color="1C1B1D"/>
              <w:bottom w:val="nil"/>
              <w:right w:val="single" w:sz="8" w:space="0" w:color="1C1B1D"/>
            </w:tcBorders>
            <w:shd w:val="clear" w:color="auto" w:fill="auto"/>
            <w:noWrap/>
            <w:vAlign w:val="bottom"/>
            <w:hideMark/>
          </w:tcPr>
          <w:p w14:paraId="02FC99E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821764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CA7A47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AT2G40080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65E3C0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ELF4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832CD7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00102A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1D0ACB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D7FE59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2.20E-03</w:t>
            </w:r>
          </w:p>
        </w:tc>
        <w:tc>
          <w:tcPr>
            <w:tcW w:w="644" w:type="pct"/>
            <w:tcBorders>
              <w:top w:val="nil"/>
              <w:left w:val="single" w:sz="8" w:space="0" w:color="1C1B1D"/>
              <w:bottom w:val="nil"/>
              <w:right w:val="single" w:sz="8" w:space="0" w:color="1C1B1D"/>
            </w:tcBorders>
            <w:shd w:val="clear" w:color="auto" w:fill="auto"/>
            <w:noWrap/>
            <w:vAlign w:val="bottom"/>
            <w:hideMark/>
          </w:tcPr>
          <w:p w14:paraId="1E96BEC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B69435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6C2DB5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AT2G46790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C6604E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PRR9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0D7F44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7C23A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1.55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150043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5BF522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3.77E-20</w:t>
            </w:r>
          </w:p>
        </w:tc>
        <w:tc>
          <w:tcPr>
            <w:tcW w:w="644" w:type="pct"/>
            <w:tcBorders>
              <w:top w:val="nil"/>
              <w:left w:val="single" w:sz="8" w:space="0" w:color="1C1B1D"/>
              <w:bottom w:val="nil"/>
              <w:right w:val="single" w:sz="8" w:space="0" w:color="1C1B1D"/>
            </w:tcBorders>
            <w:shd w:val="clear" w:color="auto" w:fill="auto"/>
            <w:noWrap/>
            <w:vAlign w:val="bottom"/>
            <w:hideMark/>
          </w:tcPr>
          <w:p w14:paraId="77BF92A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70D70C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0494F6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AT2G46830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778D4D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CCA1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18B6BC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B228A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9CF530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7.64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1B1401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7.18E-01</w:t>
            </w:r>
          </w:p>
        </w:tc>
        <w:tc>
          <w:tcPr>
            <w:tcW w:w="644" w:type="pct"/>
            <w:tcBorders>
              <w:top w:val="nil"/>
              <w:left w:val="single" w:sz="8" w:space="0" w:color="1C1B1D"/>
              <w:bottom w:val="nil"/>
              <w:right w:val="single" w:sz="8" w:space="0" w:color="1C1B1D"/>
            </w:tcBorders>
            <w:shd w:val="clear" w:color="auto" w:fill="auto"/>
            <w:noWrap/>
            <w:vAlign w:val="bottom"/>
            <w:hideMark/>
          </w:tcPr>
          <w:p w14:paraId="57F542B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404EF5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9AD27C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AT3G04910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2DC369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WNK1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527204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90D894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758219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7.16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B0D6B8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2.29E-04</w:t>
            </w:r>
          </w:p>
        </w:tc>
        <w:tc>
          <w:tcPr>
            <w:tcW w:w="644" w:type="pct"/>
            <w:tcBorders>
              <w:top w:val="nil"/>
              <w:left w:val="single" w:sz="8" w:space="0" w:color="1C1B1D"/>
              <w:bottom w:val="nil"/>
              <w:right w:val="single" w:sz="8" w:space="0" w:color="1C1B1D"/>
            </w:tcBorders>
            <w:shd w:val="clear" w:color="auto" w:fill="auto"/>
            <w:noWrap/>
            <w:vAlign w:val="bottom"/>
            <w:hideMark/>
          </w:tcPr>
          <w:p w14:paraId="7CE40E4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A08B2C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C5EE14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AT3G26640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EF63B1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LWD2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7468FD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9090FC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BB056D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3.75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700130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1.89E-06</w:t>
            </w:r>
          </w:p>
        </w:tc>
        <w:tc>
          <w:tcPr>
            <w:tcW w:w="644" w:type="pct"/>
            <w:tcBorders>
              <w:top w:val="nil"/>
              <w:left w:val="single" w:sz="8" w:space="0" w:color="1C1B1D"/>
              <w:bottom w:val="nil"/>
              <w:right w:val="single" w:sz="8" w:space="0" w:color="1C1B1D"/>
            </w:tcBorders>
            <w:shd w:val="clear" w:color="auto" w:fill="auto"/>
            <w:noWrap/>
            <w:vAlign w:val="bottom"/>
            <w:hideMark/>
          </w:tcPr>
          <w:p w14:paraId="48E6D1B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F4AE0E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ABF267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AT3G46640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233FA4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LUX</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F15351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BA3394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FDA3FC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3.28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2CD71F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1.86E-01</w:t>
            </w:r>
          </w:p>
        </w:tc>
        <w:tc>
          <w:tcPr>
            <w:tcW w:w="644" w:type="pct"/>
            <w:tcBorders>
              <w:top w:val="nil"/>
              <w:left w:val="single" w:sz="8" w:space="0" w:color="1C1B1D"/>
              <w:bottom w:val="nil"/>
              <w:right w:val="single" w:sz="8" w:space="0" w:color="1C1B1D"/>
            </w:tcBorders>
            <w:shd w:val="clear" w:color="auto" w:fill="auto"/>
            <w:noWrap/>
            <w:vAlign w:val="bottom"/>
            <w:hideMark/>
          </w:tcPr>
          <w:p w14:paraId="4E9AAF7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79B591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6A36C0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AT3G60250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6749F3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CKB3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30CC3D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BC103A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6B6695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EF3639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3.48E-06</w:t>
            </w:r>
          </w:p>
        </w:tc>
        <w:tc>
          <w:tcPr>
            <w:tcW w:w="644" w:type="pct"/>
            <w:tcBorders>
              <w:top w:val="nil"/>
              <w:left w:val="single" w:sz="8" w:space="0" w:color="1C1B1D"/>
              <w:bottom w:val="nil"/>
              <w:right w:val="single" w:sz="8" w:space="0" w:color="1C1B1D"/>
            </w:tcBorders>
            <w:shd w:val="clear" w:color="auto" w:fill="auto"/>
            <w:noWrap/>
            <w:vAlign w:val="bottom"/>
            <w:hideMark/>
          </w:tcPr>
          <w:p w14:paraId="5A40EB9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C4FE05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DB4F77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AT4G08920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28711C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CRY1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2C124D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6AFB62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DECED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56541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5.54E-05</w:t>
            </w:r>
          </w:p>
        </w:tc>
        <w:tc>
          <w:tcPr>
            <w:tcW w:w="644" w:type="pct"/>
            <w:tcBorders>
              <w:top w:val="nil"/>
              <w:left w:val="single" w:sz="8" w:space="0" w:color="1C1B1D"/>
              <w:bottom w:val="nil"/>
              <w:right w:val="single" w:sz="8" w:space="0" w:color="1C1B1D"/>
            </w:tcBorders>
            <w:shd w:val="clear" w:color="auto" w:fill="auto"/>
            <w:noWrap/>
            <w:vAlign w:val="bottom"/>
            <w:hideMark/>
          </w:tcPr>
          <w:p w14:paraId="188B1FCE"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E63600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F5DBCB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AT4G16250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A1DE69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PHYD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824F3F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B0504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3039B5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C6A33C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1.97E-19</w:t>
            </w:r>
          </w:p>
        </w:tc>
        <w:tc>
          <w:tcPr>
            <w:tcW w:w="644" w:type="pct"/>
            <w:tcBorders>
              <w:top w:val="nil"/>
              <w:left w:val="single" w:sz="8" w:space="0" w:color="1C1B1D"/>
              <w:bottom w:val="nil"/>
              <w:right w:val="single" w:sz="8" w:space="0" w:color="1C1B1D"/>
            </w:tcBorders>
            <w:shd w:val="clear" w:color="auto" w:fill="auto"/>
            <w:noWrap/>
            <w:vAlign w:val="bottom"/>
            <w:hideMark/>
          </w:tcPr>
          <w:p w14:paraId="3150A8A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77F2DE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56766A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AT4G18130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AD8D4A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PHYE</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B61E96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644B24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0.77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477D95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D96AA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1.49E-14</w:t>
            </w:r>
          </w:p>
        </w:tc>
        <w:tc>
          <w:tcPr>
            <w:tcW w:w="644" w:type="pct"/>
            <w:tcBorders>
              <w:top w:val="nil"/>
              <w:left w:val="single" w:sz="8" w:space="0" w:color="1C1B1D"/>
              <w:bottom w:val="nil"/>
              <w:right w:val="single" w:sz="8" w:space="0" w:color="1C1B1D"/>
            </w:tcBorders>
            <w:shd w:val="clear" w:color="auto" w:fill="auto"/>
            <w:noWrap/>
            <w:vAlign w:val="bottom"/>
            <w:hideMark/>
          </w:tcPr>
          <w:p w14:paraId="43DE055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381433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50FB35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AT5G02810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66080C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PRR7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F3825A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8098B0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128569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7.01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38E31F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5.61E-03</w:t>
            </w:r>
          </w:p>
        </w:tc>
        <w:tc>
          <w:tcPr>
            <w:tcW w:w="644" w:type="pct"/>
            <w:tcBorders>
              <w:top w:val="nil"/>
              <w:left w:val="single" w:sz="8" w:space="0" w:color="1C1B1D"/>
              <w:bottom w:val="nil"/>
              <w:right w:val="single" w:sz="8" w:space="0" w:color="1C1B1D"/>
            </w:tcBorders>
            <w:shd w:val="clear" w:color="auto" w:fill="auto"/>
            <w:noWrap/>
            <w:vAlign w:val="bottom"/>
            <w:hideMark/>
          </w:tcPr>
          <w:p w14:paraId="311FFED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D4C6FA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0FC9A8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AT5G08330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5C0149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CHE</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4E1C00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390277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C466A5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46AD70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8.99E-11</w:t>
            </w:r>
          </w:p>
        </w:tc>
        <w:tc>
          <w:tcPr>
            <w:tcW w:w="644" w:type="pct"/>
            <w:tcBorders>
              <w:top w:val="nil"/>
              <w:left w:val="single" w:sz="8" w:space="0" w:color="1C1B1D"/>
              <w:bottom w:val="nil"/>
              <w:right w:val="single" w:sz="8" w:space="0" w:color="1C1B1D"/>
            </w:tcBorders>
            <w:shd w:val="clear" w:color="auto" w:fill="auto"/>
            <w:noWrap/>
            <w:vAlign w:val="bottom"/>
            <w:hideMark/>
          </w:tcPr>
          <w:p w14:paraId="11C8540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85531E9"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8633A3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AT5G24470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1BD622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PRR5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96BCDB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7BF7A8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CCB53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2.67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34F96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2.29E-01</w:t>
            </w:r>
          </w:p>
        </w:tc>
        <w:tc>
          <w:tcPr>
            <w:tcW w:w="644" w:type="pct"/>
            <w:tcBorders>
              <w:top w:val="nil"/>
              <w:left w:val="single" w:sz="8" w:space="0" w:color="1C1B1D"/>
              <w:bottom w:val="nil"/>
              <w:right w:val="single" w:sz="8" w:space="0" w:color="1C1B1D"/>
            </w:tcBorders>
            <w:shd w:val="clear" w:color="auto" w:fill="auto"/>
            <w:noWrap/>
            <w:vAlign w:val="bottom"/>
            <w:hideMark/>
          </w:tcPr>
          <w:p w14:paraId="2F526E1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21CD8C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7685FC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AT5G35840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A30497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PHYC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97F15B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713C9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22E335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1754DB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2.50E-06</w:t>
            </w:r>
          </w:p>
        </w:tc>
        <w:tc>
          <w:tcPr>
            <w:tcW w:w="644" w:type="pct"/>
            <w:tcBorders>
              <w:top w:val="nil"/>
              <w:left w:val="single" w:sz="8" w:space="0" w:color="1C1B1D"/>
              <w:bottom w:val="nil"/>
              <w:right w:val="single" w:sz="8" w:space="0" w:color="1C1B1D"/>
            </w:tcBorders>
            <w:shd w:val="clear" w:color="auto" w:fill="auto"/>
            <w:noWrap/>
            <w:vAlign w:val="bottom"/>
            <w:hideMark/>
          </w:tcPr>
          <w:p w14:paraId="2C32C0D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776AD39"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B496D2"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AT5G37260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60AB1F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CIR1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358E7C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4C0A1D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D0DD28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65276F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1.60E-01</w:t>
            </w:r>
          </w:p>
        </w:tc>
        <w:tc>
          <w:tcPr>
            <w:tcW w:w="644" w:type="pct"/>
            <w:tcBorders>
              <w:top w:val="nil"/>
              <w:left w:val="single" w:sz="8" w:space="0" w:color="1C1B1D"/>
              <w:bottom w:val="nil"/>
              <w:right w:val="single" w:sz="8" w:space="0" w:color="1C1B1D"/>
            </w:tcBorders>
            <w:shd w:val="clear" w:color="auto" w:fill="auto"/>
            <w:noWrap/>
            <w:vAlign w:val="bottom"/>
            <w:hideMark/>
          </w:tcPr>
          <w:p w14:paraId="44A98C4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6A7F6F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EE0371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AT5G59560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AAEC0A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SRR1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D21A93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F64DDE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BA188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EFB056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4.74E-02</w:t>
            </w:r>
          </w:p>
        </w:tc>
        <w:tc>
          <w:tcPr>
            <w:tcW w:w="644" w:type="pct"/>
            <w:tcBorders>
              <w:top w:val="nil"/>
              <w:left w:val="single" w:sz="8" w:space="0" w:color="1C1B1D"/>
              <w:bottom w:val="nil"/>
              <w:right w:val="single" w:sz="8" w:space="0" w:color="1C1B1D"/>
            </w:tcBorders>
            <w:shd w:val="clear" w:color="auto" w:fill="auto"/>
            <w:noWrap/>
            <w:vAlign w:val="bottom"/>
            <w:hideMark/>
          </w:tcPr>
          <w:p w14:paraId="2F0B116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383FC9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4BAF57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AT5G60100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367C0D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PRR3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E5E573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445BC8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25DE96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7CEBE0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5.93E-11</w:t>
            </w:r>
          </w:p>
        </w:tc>
        <w:tc>
          <w:tcPr>
            <w:tcW w:w="644" w:type="pct"/>
            <w:tcBorders>
              <w:top w:val="nil"/>
              <w:left w:val="single" w:sz="8" w:space="0" w:color="1C1B1D"/>
              <w:bottom w:val="nil"/>
              <w:right w:val="single" w:sz="8" w:space="0" w:color="1C1B1D"/>
            </w:tcBorders>
            <w:shd w:val="clear" w:color="auto" w:fill="auto"/>
            <w:noWrap/>
            <w:vAlign w:val="bottom"/>
            <w:hideMark/>
          </w:tcPr>
          <w:p w14:paraId="115DB8B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2ED14F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97E7BA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AT5G61380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45AC27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PRR1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8E2E7F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3E9799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EEAA30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A7CD8B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3.92E-01</w:t>
            </w:r>
          </w:p>
        </w:tc>
        <w:tc>
          <w:tcPr>
            <w:tcW w:w="644" w:type="pct"/>
            <w:tcBorders>
              <w:top w:val="nil"/>
              <w:left w:val="single" w:sz="8" w:space="0" w:color="1C1B1D"/>
              <w:bottom w:val="nil"/>
              <w:right w:val="single" w:sz="8" w:space="0" w:color="1C1B1D"/>
            </w:tcBorders>
            <w:shd w:val="clear" w:color="auto" w:fill="auto"/>
            <w:noWrap/>
            <w:vAlign w:val="bottom"/>
            <w:hideMark/>
          </w:tcPr>
          <w:p w14:paraId="529400B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94DEFE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C4A64C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AT5G64813</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D091BB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LIP1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178BA6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F94F95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12E16E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030B03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5.34E-04</w:t>
            </w:r>
          </w:p>
        </w:tc>
        <w:tc>
          <w:tcPr>
            <w:tcW w:w="644" w:type="pct"/>
            <w:tcBorders>
              <w:top w:val="nil"/>
              <w:left w:val="single" w:sz="8" w:space="0" w:color="1C1B1D"/>
              <w:bottom w:val="nil"/>
              <w:right w:val="single" w:sz="8" w:space="0" w:color="1C1B1D"/>
            </w:tcBorders>
            <w:shd w:val="clear" w:color="auto" w:fill="auto"/>
            <w:noWrap/>
            <w:vAlign w:val="bottom"/>
            <w:hideMark/>
          </w:tcPr>
          <w:p w14:paraId="46E63A0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16B798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DF80E1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AT1G68050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04228A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FKF1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51F734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295488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40B2E1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BF3852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3.91E-02</w:t>
            </w:r>
          </w:p>
        </w:tc>
        <w:tc>
          <w:tcPr>
            <w:tcW w:w="644" w:type="pct"/>
            <w:tcBorders>
              <w:top w:val="nil"/>
              <w:left w:val="single" w:sz="8" w:space="0" w:color="1C1B1D"/>
              <w:bottom w:val="nil"/>
              <w:right w:val="single" w:sz="8" w:space="0" w:color="1C1B1D"/>
            </w:tcBorders>
            <w:shd w:val="clear" w:color="auto" w:fill="auto"/>
            <w:noWrap/>
            <w:vAlign w:val="bottom"/>
            <w:hideMark/>
          </w:tcPr>
          <w:p w14:paraId="5848F1A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DE37CA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320D13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AT5G17690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D06B07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TFL2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4AC1B1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xml:space="preserve">Photoperiod, </w:t>
            </w:r>
            <w:proofErr w:type="spellStart"/>
            <w:r w:rsidRPr="007D48C3">
              <w:rPr>
                <w:rFonts w:eastAsia="Times New Roman" w:cstheme="minorHAnsi"/>
                <w:color w:val="000000"/>
                <w:sz w:val="15"/>
                <w:szCs w:val="15"/>
              </w:rPr>
              <w:t>vernalization</w:t>
            </w:r>
            <w:proofErr w:type="spellEnd"/>
            <w:r w:rsidRPr="007D48C3">
              <w:rPr>
                <w:rFonts w:eastAsia="Times New Roman" w:cstheme="minorHAnsi"/>
                <w:color w:val="000000"/>
                <w:sz w:val="15"/>
                <w:szCs w:val="15"/>
              </w:rPr>
              <w:t xml:space="preserve"> and flower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997DB0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1BB8D8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331BEB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9.97E-01</w:t>
            </w:r>
          </w:p>
        </w:tc>
        <w:tc>
          <w:tcPr>
            <w:tcW w:w="644" w:type="pct"/>
            <w:tcBorders>
              <w:top w:val="nil"/>
              <w:left w:val="single" w:sz="8" w:space="0" w:color="1C1B1D"/>
              <w:bottom w:val="nil"/>
              <w:right w:val="single" w:sz="8" w:space="0" w:color="1C1B1D"/>
            </w:tcBorders>
            <w:shd w:val="clear" w:color="auto" w:fill="auto"/>
            <w:noWrap/>
            <w:vAlign w:val="bottom"/>
            <w:hideMark/>
          </w:tcPr>
          <w:p w14:paraId="566EA60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8C7982F"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B32226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AT2G42200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D5DCC1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SPL9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26A601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and reproductive phase change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5F47F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FD4359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B19D9C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8.60E-03</w:t>
            </w:r>
          </w:p>
        </w:tc>
        <w:tc>
          <w:tcPr>
            <w:tcW w:w="644" w:type="pct"/>
            <w:tcBorders>
              <w:top w:val="nil"/>
              <w:left w:val="single" w:sz="8" w:space="0" w:color="1C1B1D"/>
              <w:bottom w:val="nil"/>
              <w:right w:val="single" w:sz="8" w:space="0" w:color="1C1B1D"/>
            </w:tcBorders>
            <w:shd w:val="clear" w:color="auto" w:fill="auto"/>
            <w:noWrap/>
            <w:vAlign w:val="bottom"/>
            <w:hideMark/>
          </w:tcPr>
          <w:p w14:paraId="39C43F92"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7728E29"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C261C3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AT3G57920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D162FD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SPL15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736499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and reproductive phase change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8B1CA5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7AC7D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F54377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1.34E-02</w:t>
            </w:r>
          </w:p>
        </w:tc>
        <w:tc>
          <w:tcPr>
            <w:tcW w:w="644" w:type="pct"/>
            <w:tcBorders>
              <w:top w:val="nil"/>
              <w:left w:val="single" w:sz="8" w:space="0" w:color="1C1B1D"/>
              <w:bottom w:val="nil"/>
              <w:right w:val="single" w:sz="8" w:space="0" w:color="1C1B1D"/>
            </w:tcBorders>
            <w:shd w:val="clear" w:color="auto" w:fill="auto"/>
            <w:noWrap/>
            <w:vAlign w:val="bottom"/>
            <w:hideMark/>
          </w:tcPr>
          <w:p w14:paraId="4CE139C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D5062F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0C4B94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AT1G53160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60582E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SPL4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C7CDAF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EA5B9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5C978B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2.89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D28E6C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1.38E-20</w:t>
            </w:r>
          </w:p>
        </w:tc>
        <w:tc>
          <w:tcPr>
            <w:tcW w:w="644" w:type="pct"/>
            <w:tcBorders>
              <w:top w:val="nil"/>
              <w:left w:val="single" w:sz="8" w:space="0" w:color="1C1B1D"/>
              <w:bottom w:val="nil"/>
              <w:right w:val="single" w:sz="8" w:space="0" w:color="1C1B1D"/>
            </w:tcBorders>
            <w:shd w:val="clear" w:color="auto" w:fill="auto"/>
            <w:noWrap/>
            <w:vAlign w:val="bottom"/>
            <w:hideMark/>
          </w:tcPr>
          <w:p w14:paraId="552A92D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A8BC2D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FF1E9F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AT2G25095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EAA483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miR156a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5A1D7A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CD9E6F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E7DB93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838458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9.78E-02</w:t>
            </w:r>
          </w:p>
        </w:tc>
        <w:tc>
          <w:tcPr>
            <w:tcW w:w="644" w:type="pct"/>
            <w:tcBorders>
              <w:top w:val="nil"/>
              <w:left w:val="single" w:sz="8" w:space="0" w:color="1C1B1D"/>
              <w:bottom w:val="nil"/>
              <w:right w:val="single" w:sz="8" w:space="0" w:color="1C1B1D"/>
            </w:tcBorders>
            <w:shd w:val="clear" w:color="auto" w:fill="auto"/>
            <w:noWrap/>
            <w:vAlign w:val="bottom"/>
            <w:hideMark/>
          </w:tcPr>
          <w:p w14:paraId="71CF58B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EA4165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EBF9CB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AT2G33810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7EABDD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SPL3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381B9E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2C5696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-1.55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A69346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10C8F7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4.76E-20</w:t>
            </w:r>
          </w:p>
        </w:tc>
        <w:tc>
          <w:tcPr>
            <w:tcW w:w="644" w:type="pct"/>
            <w:tcBorders>
              <w:top w:val="nil"/>
              <w:left w:val="single" w:sz="8" w:space="0" w:color="1C1B1D"/>
              <w:bottom w:val="nil"/>
              <w:right w:val="single" w:sz="8" w:space="0" w:color="1C1B1D"/>
            </w:tcBorders>
            <w:shd w:val="clear" w:color="auto" w:fill="auto"/>
            <w:noWrap/>
            <w:vAlign w:val="bottom"/>
            <w:hideMark/>
          </w:tcPr>
          <w:p w14:paraId="19E9851B"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6BC4FF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7FA67B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AT3G15270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C69BC5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SPL5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F6AF57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5571E2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A2DD00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1.48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A91BBE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9.23E-15</w:t>
            </w:r>
          </w:p>
        </w:tc>
        <w:tc>
          <w:tcPr>
            <w:tcW w:w="644" w:type="pct"/>
            <w:tcBorders>
              <w:top w:val="nil"/>
              <w:left w:val="single" w:sz="8" w:space="0" w:color="1C1B1D"/>
              <w:bottom w:val="nil"/>
              <w:right w:val="single" w:sz="8" w:space="0" w:color="1C1B1D"/>
            </w:tcBorders>
            <w:shd w:val="clear" w:color="auto" w:fill="auto"/>
            <w:noWrap/>
            <w:vAlign w:val="bottom"/>
            <w:hideMark/>
          </w:tcPr>
          <w:p w14:paraId="63E1C12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8F5A65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15452D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AT4G31877</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AFA6D4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miR156c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3F039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079F77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216BBC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D2EF30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2.22E-02</w:t>
            </w:r>
          </w:p>
        </w:tc>
        <w:tc>
          <w:tcPr>
            <w:tcW w:w="644" w:type="pct"/>
            <w:tcBorders>
              <w:top w:val="nil"/>
              <w:left w:val="single" w:sz="8" w:space="0" w:color="1C1B1D"/>
              <w:bottom w:val="nil"/>
              <w:right w:val="single" w:sz="8" w:space="0" w:color="1C1B1D"/>
            </w:tcBorders>
            <w:shd w:val="clear" w:color="auto" w:fill="auto"/>
            <w:noWrap/>
            <w:vAlign w:val="bottom"/>
            <w:hideMark/>
          </w:tcPr>
          <w:p w14:paraId="1D2E015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A791CF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2FA511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AT1G17760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06774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Cstf77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B1B1CBC" w14:textId="77777777" w:rsidR="007D48C3" w:rsidRPr="007D48C3" w:rsidRDefault="007D48C3" w:rsidP="007D48C3">
            <w:pPr>
              <w:spacing w:after="0" w:line="240" w:lineRule="auto"/>
              <w:rPr>
                <w:rFonts w:eastAsia="Times New Roman" w:cstheme="minorHAnsi"/>
                <w:color w:val="000000"/>
                <w:sz w:val="15"/>
                <w:szCs w:val="15"/>
              </w:rPr>
            </w:pPr>
            <w:proofErr w:type="spellStart"/>
            <w:r w:rsidRPr="007D48C3">
              <w:rPr>
                <w:rFonts w:eastAsia="Times New Roman" w:cstheme="minorHAnsi"/>
                <w:color w:val="000000"/>
                <w:sz w:val="15"/>
                <w:szCs w:val="15"/>
              </w:rPr>
              <w:t>Vernalization</w:t>
            </w:r>
            <w:proofErr w:type="spellEnd"/>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A2A43B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275BC0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4.42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9B9F5A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4.52E-02</w:t>
            </w:r>
          </w:p>
        </w:tc>
        <w:tc>
          <w:tcPr>
            <w:tcW w:w="644" w:type="pct"/>
            <w:tcBorders>
              <w:top w:val="nil"/>
              <w:left w:val="single" w:sz="8" w:space="0" w:color="1C1B1D"/>
              <w:bottom w:val="nil"/>
              <w:right w:val="single" w:sz="8" w:space="0" w:color="1C1B1D"/>
            </w:tcBorders>
            <w:shd w:val="clear" w:color="auto" w:fill="auto"/>
            <w:noWrap/>
            <w:vAlign w:val="bottom"/>
            <w:hideMark/>
          </w:tcPr>
          <w:p w14:paraId="6E122DE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10E970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359F6C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AT1G71800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D5D9E4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Cstf64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B8D6C59" w14:textId="77777777" w:rsidR="007D48C3" w:rsidRPr="007D48C3" w:rsidRDefault="007D48C3" w:rsidP="007D48C3">
            <w:pPr>
              <w:spacing w:after="0" w:line="240" w:lineRule="auto"/>
              <w:rPr>
                <w:rFonts w:eastAsia="Times New Roman" w:cstheme="minorHAnsi"/>
                <w:color w:val="000000"/>
                <w:sz w:val="15"/>
                <w:szCs w:val="15"/>
              </w:rPr>
            </w:pPr>
            <w:proofErr w:type="spellStart"/>
            <w:r w:rsidRPr="007D48C3">
              <w:rPr>
                <w:rFonts w:eastAsia="Times New Roman" w:cstheme="minorHAnsi"/>
                <w:color w:val="000000"/>
                <w:sz w:val="15"/>
                <w:szCs w:val="15"/>
              </w:rPr>
              <w:t>Vernalization</w:t>
            </w:r>
            <w:proofErr w:type="spellEnd"/>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825D6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3465F2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3.29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DBC7AF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4.32E-05</w:t>
            </w:r>
          </w:p>
        </w:tc>
        <w:tc>
          <w:tcPr>
            <w:tcW w:w="644" w:type="pct"/>
            <w:tcBorders>
              <w:top w:val="nil"/>
              <w:left w:val="single" w:sz="8" w:space="0" w:color="1C1B1D"/>
              <w:bottom w:val="nil"/>
              <w:right w:val="single" w:sz="8" w:space="0" w:color="1C1B1D"/>
            </w:tcBorders>
            <w:shd w:val="clear" w:color="auto" w:fill="auto"/>
            <w:noWrap/>
            <w:vAlign w:val="bottom"/>
            <w:hideMark/>
          </w:tcPr>
          <w:p w14:paraId="72C6008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E2E5F9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C3CD1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AT3G18990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DA0C3E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VRN1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B874942" w14:textId="77777777" w:rsidR="007D48C3" w:rsidRPr="007D48C3" w:rsidRDefault="007D48C3" w:rsidP="007D48C3">
            <w:pPr>
              <w:spacing w:after="0" w:line="240" w:lineRule="auto"/>
              <w:rPr>
                <w:rFonts w:eastAsia="Times New Roman" w:cstheme="minorHAnsi"/>
                <w:color w:val="000000"/>
                <w:sz w:val="15"/>
                <w:szCs w:val="15"/>
              </w:rPr>
            </w:pPr>
            <w:proofErr w:type="spellStart"/>
            <w:r w:rsidRPr="007D48C3">
              <w:rPr>
                <w:rFonts w:eastAsia="Times New Roman" w:cstheme="minorHAnsi"/>
                <w:color w:val="000000"/>
                <w:sz w:val="15"/>
                <w:szCs w:val="15"/>
              </w:rPr>
              <w:t>Vernalization</w:t>
            </w:r>
            <w:proofErr w:type="spellEnd"/>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0123D8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6CE06C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8E6F1B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1.54E-01</w:t>
            </w:r>
          </w:p>
        </w:tc>
        <w:tc>
          <w:tcPr>
            <w:tcW w:w="644" w:type="pct"/>
            <w:tcBorders>
              <w:top w:val="nil"/>
              <w:left w:val="single" w:sz="8" w:space="0" w:color="1C1B1D"/>
              <w:bottom w:val="nil"/>
              <w:right w:val="single" w:sz="8" w:space="0" w:color="1C1B1D"/>
            </w:tcBorders>
            <w:shd w:val="clear" w:color="auto" w:fill="auto"/>
            <w:noWrap/>
            <w:vAlign w:val="bottom"/>
            <w:hideMark/>
          </w:tcPr>
          <w:p w14:paraId="0ED4A0E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7A3C39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416063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AT4G00650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BFA189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FRI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48E4F2B" w14:textId="77777777" w:rsidR="007D48C3" w:rsidRPr="007D48C3" w:rsidRDefault="007D48C3" w:rsidP="007D48C3">
            <w:pPr>
              <w:spacing w:after="0" w:line="240" w:lineRule="auto"/>
              <w:rPr>
                <w:rFonts w:eastAsia="Times New Roman" w:cstheme="minorHAnsi"/>
                <w:color w:val="000000"/>
                <w:sz w:val="15"/>
                <w:szCs w:val="15"/>
              </w:rPr>
            </w:pPr>
            <w:proofErr w:type="spellStart"/>
            <w:r w:rsidRPr="007D48C3">
              <w:rPr>
                <w:rFonts w:eastAsia="Times New Roman" w:cstheme="minorHAnsi"/>
                <w:color w:val="000000"/>
                <w:sz w:val="15"/>
                <w:szCs w:val="15"/>
              </w:rPr>
              <w:t>Vernalization</w:t>
            </w:r>
            <w:proofErr w:type="spellEnd"/>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27FF74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23DD2F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8D2C00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1.51E-01</w:t>
            </w:r>
          </w:p>
        </w:tc>
        <w:tc>
          <w:tcPr>
            <w:tcW w:w="644" w:type="pct"/>
            <w:tcBorders>
              <w:top w:val="nil"/>
              <w:left w:val="single" w:sz="8" w:space="0" w:color="1C1B1D"/>
              <w:bottom w:val="nil"/>
              <w:right w:val="single" w:sz="8" w:space="0" w:color="1C1B1D"/>
            </w:tcBorders>
            <w:shd w:val="clear" w:color="auto" w:fill="auto"/>
            <w:noWrap/>
            <w:vAlign w:val="bottom"/>
            <w:hideMark/>
          </w:tcPr>
          <w:p w14:paraId="081D507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74B9D3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094193B"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AT5G10140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C98B2F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FLC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9159E78" w14:textId="77777777" w:rsidR="007D48C3" w:rsidRPr="007D48C3" w:rsidRDefault="007D48C3" w:rsidP="007D48C3">
            <w:pPr>
              <w:spacing w:after="0" w:line="240" w:lineRule="auto"/>
              <w:rPr>
                <w:rFonts w:eastAsia="Times New Roman" w:cstheme="minorHAnsi"/>
                <w:color w:val="000000"/>
                <w:sz w:val="15"/>
                <w:szCs w:val="15"/>
              </w:rPr>
            </w:pPr>
            <w:proofErr w:type="spellStart"/>
            <w:r w:rsidRPr="007D48C3">
              <w:rPr>
                <w:rFonts w:eastAsia="Times New Roman" w:cstheme="minorHAnsi"/>
                <w:color w:val="000000"/>
                <w:sz w:val="15"/>
                <w:szCs w:val="15"/>
              </w:rPr>
              <w:t>Vernalization</w:t>
            </w:r>
            <w:proofErr w:type="spellEnd"/>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D6D300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0D8F6A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1.29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E7B4AA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2.44E-64</w:t>
            </w:r>
          </w:p>
        </w:tc>
        <w:tc>
          <w:tcPr>
            <w:tcW w:w="644" w:type="pct"/>
            <w:tcBorders>
              <w:top w:val="nil"/>
              <w:left w:val="single" w:sz="8" w:space="0" w:color="1C1B1D"/>
              <w:bottom w:val="nil"/>
              <w:right w:val="single" w:sz="8" w:space="0" w:color="1C1B1D"/>
            </w:tcBorders>
            <w:shd w:val="clear" w:color="auto" w:fill="auto"/>
            <w:noWrap/>
            <w:vAlign w:val="bottom"/>
            <w:hideMark/>
          </w:tcPr>
          <w:p w14:paraId="1AEB7DF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333A72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ADBC4F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AT1G61040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C20EE9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VIP5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66EA23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D515BF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541D99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A462F6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3.00E-08</w:t>
            </w:r>
          </w:p>
        </w:tc>
        <w:tc>
          <w:tcPr>
            <w:tcW w:w="644" w:type="pct"/>
            <w:tcBorders>
              <w:top w:val="nil"/>
              <w:left w:val="single" w:sz="8" w:space="0" w:color="1C1B1D"/>
              <w:bottom w:val="nil"/>
              <w:right w:val="single" w:sz="8" w:space="0" w:color="1C1B1D"/>
            </w:tcBorders>
            <w:shd w:val="clear" w:color="auto" w:fill="auto"/>
            <w:noWrap/>
            <w:vAlign w:val="bottom"/>
            <w:hideMark/>
          </w:tcPr>
          <w:p w14:paraId="11966F2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0FFC9F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FA0578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AT2G06210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54B10D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VIP6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BD1DB8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CDE9D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3550B4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09EC3F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3.63E-01</w:t>
            </w:r>
          </w:p>
        </w:tc>
        <w:tc>
          <w:tcPr>
            <w:tcW w:w="644" w:type="pct"/>
            <w:tcBorders>
              <w:top w:val="nil"/>
              <w:left w:val="single" w:sz="8" w:space="0" w:color="1C1B1D"/>
              <w:bottom w:val="nil"/>
              <w:right w:val="single" w:sz="8" w:space="0" w:color="1C1B1D"/>
            </w:tcBorders>
            <w:shd w:val="clear" w:color="auto" w:fill="auto"/>
            <w:noWrap/>
            <w:vAlign w:val="bottom"/>
            <w:hideMark/>
          </w:tcPr>
          <w:p w14:paraId="45D0A96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9F7860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FF47BC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AT2G31650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13E243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ATX1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8011DE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DE5671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4B17EF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860322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7.01E-03</w:t>
            </w:r>
          </w:p>
        </w:tc>
        <w:tc>
          <w:tcPr>
            <w:tcW w:w="644" w:type="pct"/>
            <w:tcBorders>
              <w:top w:val="nil"/>
              <w:left w:val="single" w:sz="8" w:space="0" w:color="1C1B1D"/>
              <w:bottom w:val="nil"/>
              <w:right w:val="single" w:sz="8" w:space="0" w:color="1C1B1D"/>
            </w:tcBorders>
            <w:shd w:val="clear" w:color="auto" w:fill="auto"/>
            <w:noWrap/>
            <w:vAlign w:val="bottom"/>
            <w:hideMark/>
          </w:tcPr>
          <w:p w14:paraId="1D6FED8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729837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7DE2A7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AT3G48430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10FE23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REF6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966EAD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C4B37A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CA3044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E7958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1.89E-02</w:t>
            </w:r>
          </w:p>
        </w:tc>
        <w:tc>
          <w:tcPr>
            <w:tcW w:w="644" w:type="pct"/>
            <w:tcBorders>
              <w:top w:val="nil"/>
              <w:left w:val="single" w:sz="8" w:space="0" w:color="1C1B1D"/>
              <w:bottom w:val="nil"/>
              <w:right w:val="single" w:sz="8" w:space="0" w:color="1C1B1D"/>
            </w:tcBorders>
            <w:shd w:val="clear" w:color="auto" w:fill="auto"/>
            <w:noWrap/>
            <w:vAlign w:val="bottom"/>
            <w:hideMark/>
          </w:tcPr>
          <w:p w14:paraId="6360E47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4570B74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EA47A9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AT4G20400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6FED17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Jmj4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8B66BF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958C34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D49B31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F679FA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1.81E-02</w:t>
            </w:r>
          </w:p>
        </w:tc>
        <w:tc>
          <w:tcPr>
            <w:tcW w:w="644" w:type="pct"/>
            <w:tcBorders>
              <w:top w:val="nil"/>
              <w:left w:val="single" w:sz="8" w:space="0" w:color="1C1B1D"/>
              <w:bottom w:val="nil"/>
              <w:right w:val="single" w:sz="8" w:space="0" w:color="1C1B1D"/>
            </w:tcBorders>
            <w:shd w:val="clear" w:color="auto" w:fill="auto"/>
            <w:noWrap/>
            <w:vAlign w:val="bottom"/>
            <w:hideMark/>
          </w:tcPr>
          <w:p w14:paraId="75652CB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E90B80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033059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AT5G04240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069540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ELF6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CA88C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BED54F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AE257E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854469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4.65E-04</w:t>
            </w:r>
          </w:p>
        </w:tc>
        <w:tc>
          <w:tcPr>
            <w:tcW w:w="644" w:type="pct"/>
            <w:tcBorders>
              <w:top w:val="nil"/>
              <w:left w:val="single" w:sz="8" w:space="0" w:color="1C1B1D"/>
              <w:bottom w:val="nil"/>
              <w:right w:val="single" w:sz="8" w:space="0" w:color="1C1B1D"/>
            </w:tcBorders>
            <w:shd w:val="clear" w:color="auto" w:fill="auto"/>
            <w:noWrap/>
            <w:vAlign w:val="bottom"/>
            <w:hideMark/>
          </w:tcPr>
          <w:p w14:paraId="1423DAE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EAC67A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0F12A5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AT1G08970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EF2ACE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NFYC3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EE06E4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2F2F7B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E15756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846C9E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1.57E-15</w:t>
            </w:r>
          </w:p>
        </w:tc>
        <w:tc>
          <w:tcPr>
            <w:tcW w:w="644" w:type="pct"/>
            <w:tcBorders>
              <w:top w:val="nil"/>
              <w:left w:val="single" w:sz="8" w:space="0" w:color="1C1B1D"/>
              <w:bottom w:val="nil"/>
              <w:right w:val="single" w:sz="8" w:space="0" w:color="1C1B1D"/>
            </w:tcBorders>
            <w:shd w:val="clear" w:color="auto" w:fill="auto"/>
            <w:noWrap/>
            <w:vAlign w:val="bottom"/>
            <w:hideMark/>
          </w:tcPr>
          <w:p w14:paraId="7EBCDE6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8DDDBC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710B2C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AT1G14400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6A8537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UBC1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296D2C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F20C7E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7A1B7D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6.65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215B10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1.10E-10</w:t>
            </w:r>
          </w:p>
        </w:tc>
        <w:tc>
          <w:tcPr>
            <w:tcW w:w="644" w:type="pct"/>
            <w:tcBorders>
              <w:top w:val="nil"/>
              <w:left w:val="single" w:sz="8" w:space="0" w:color="1C1B1D"/>
              <w:bottom w:val="nil"/>
              <w:right w:val="single" w:sz="8" w:space="0" w:color="1C1B1D"/>
            </w:tcBorders>
            <w:shd w:val="clear" w:color="auto" w:fill="auto"/>
            <w:noWrap/>
            <w:vAlign w:val="bottom"/>
            <w:hideMark/>
          </w:tcPr>
          <w:p w14:paraId="05354D2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643FF8D"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245893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AT1G54830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0AD924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NFYC9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DD116A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95E668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590E21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4.25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23EBFB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8.50E-08</w:t>
            </w:r>
          </w:p>
        </w:tc>
        <w:tc>
          <w:tcPr>
            <w:tcW w:w="644" w:type="pct"/>
            <w:tcBorders>
              <w:top w:val="nil"/>
              <w:left w:val="single" w:sz="8" w:space="0" w:color="1C1B1D"/>
              <w:bottom w:val="nil"/>
              <w:right w:val="single" w:sz="8" w:space="0" w:color="1C1B1D"/>
            </w:tcBorders>
            <w:shd w:val="clear" w:color="auto" w:fill="auto"/>
            <w:noWrap/>
            <w:vAlign w:val="bottom"/>
            <w:hideMark/>
          </w:tcPr>
          <w:p w14:paraId="6C4E634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651AB1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9AF8CD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AT1G55250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EBA7B3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HUB2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16549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AB7C35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6CE2AC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4.83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E4B6E3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2.25E-01</w:t>
            </w:r>
          </w:p>
        </w:tc>
        <w:tc>
          <w:tcPr>
            <w:tcW w:w="644" w:type="pct"/>
            <w:tcBorders>
              <w:top w:val="nil"/>
              <w:left w:val="single" w:sz="8" w:space="0" w:color="1C1B1D"/>
              <w:bottom w:val="nil"/>
              <w:right w:val="single" w:sz="8" w:space="0" w:color="1C1B1D"/>
            </w:tcBorders>
            <w:shd w:val="clear" w:color="auto" w:fill="auto"/>
            <w:noWrap/>
            <w:vAlign w:val="bottom"/>
            <w:hideMark/>
          </w:tcPr>
          <w:p w14:paraId="5ED040C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7CD4D9B"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61D964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AT1G56170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81B04A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NFYC2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F8D380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7AA5BF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D964E1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3.59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A3EE03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2.10E-02</w:t>
            </w:r>
          </w:p>
        </w:tc>
        <w:tc>
          <w:tcPr>
            <w:tcW w:w="644" w:type="pct"/>
            <w:tcBorders>
              <w:top w:val="nil"/>
              <w:left w:val="single" w:sz="8" w:space="0" w:color="1C1B1D"/>
              <w:bottom w:val="nil"/>
              <w:right w:val="single" w:sz="8" w:space="0" w:color="1C1B1D"/>
            </w:tcBorders>
            <w:shd w:val="clear" w:color="auto" w:fill="auto"/>
            <w:noWrap/>
            <w:vAlign w:val="bottom"/>
            <w:hideMark/>
          </w:tcPr>
          <w:p w14:paraId="692D3EC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AC14F7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A26DE7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AT1G76710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0316D0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SDG26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313BD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2D0FF2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6D9F59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3.53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2AF0A4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9.47E-01</w:t>
            </w:r>
          </w:p>
        </w:tc>
        <w:tc>
          <w:tcPr>
            <w:tcW w:w="644" w:type="pct"/>
            <w:tcBorders>
              <w:top w:val="nil"/>
              <w:left w:val="single" w:sz="8" w:space="0" w:color="1C1B1D"/>
              <w:bottom w:val="nil"/>
              <w:right w:val="single" w:sz="8" w:space="0" w:color="1C1B1D"/>
            </w:tcBorders>
            <w:shd w:val="clear" w:color="auto" w:fill="auto"/>
            <w:noWrap/>
            <w:vAlign w:val="bottom"/>
            <w:hideMark/>
          </w:tcPr>
          <w:p w14:paraId="6029482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3A0CF7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5125F85"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AT1G77080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CE7629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MAF1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3BEC6B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8DA8F0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3AF02D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5.01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C0D14D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2.71E-04</w:t>
            </w:r>
          </w:p>
        </w:tc>
        <w:tc>
          <w:tcPr>
            <w:tcW w:w="644" w:type="pct"/>
            <w:tcBorders>
              <w:top w:val="nil"/>
              <w:left w:val="single" w:sz="8" w:space="0" w:color="1C1B1D"/>
              <w:bottom w:val="nil"/>
              <w:right w:val="single" w:sz="8" w:space="0" w:color="1C1B1D"/>
            </w:tcBorders>
            <w:shd w:val="clear" w:color="auto" w:fill="auto"/>
            <w:noWrap/>
            <w:vAlign w:val="bottom"/>
            <w:hideMark/>
          </w:tcPr>
          <w:p w14:paraId="5CE5B6C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9145F0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B451C9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AT1G77300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567BF6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EFS</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825A7F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7A932E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1138E8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5.69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64FC88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2.31E-11</w:t>
            </w:r>
          </w:p>
        </w:tc>
        <w:tc>
          <w:tcPr>
            <w:tcW w:w="644" w:type="pct"/>
            <w:tcBorders>
              <w:top w:val="nil"/>
              <w:left w:val="single" w:sz="8" w:space="0" w:color="1C1B1D"/>
              <w:bottom w:val="nil"/>
              <w:right w:val="single" w:sz="8" w:space="0" w:color="1C1B1D"/>
            </w:tcBorders>
            <w:shd w:val="clear" w:color="auto" w:fill="auto"/>
            <w:noWrap/>
            <w:vAlign w:val="bottom"/>
            <w:hideMark/>
          </w:tcPr>
          <w:p w14:paraId="4DCDBE8F"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A2295F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D8E324F"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AT1G79730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32CE55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ELF7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C669F2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7F5957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0.58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3746D7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499647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2.31E-11</w:t>
            </w:r>
          </w:p>
        </w:tc>
        <w:tc>
          <w:tcPr>
            <w:tcW w:w="644" w:type="pct"/>
            <w:tcBorders>
              <w:top w:val="nil"/>
              <w:left w:val="single" w:sz="8" w:space="0" w:color="1C1B1D"/>
              <w:bottom w:val="nil"/>
              <w:right w:val="single" w:sz="8" w:space="0" w:color="1C1B1D"/>
            </w:tcBorders>
            <w:shd w:val="clear" w:color="auto" w:fill="auto"/>
            <w:noWrap/>
            <w:vAlign w:val="bottom"/>
            <w:hideMark/>
          </w:tcPr>
          <w:p w14:paraId="6BB1414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4A5688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BDFF5B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AT2G02760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9E2C7F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UBC2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C1E686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5984C8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EBC9C5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C7033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2.08E-05</w:t>
            </w:r>
          </w:p>
        </w:tc>
        <w:tc>
          <w:tcPr>
            <w:tcW w:w="644" w:type="pct"/>
            <w:tcBorders>
              <w:top w:val="nil"/>
              <w:left w:val="single" w:sz="8" w:space="0" w:color="1C1B1D"/>
              <w:bottom w:val="nil"/>
              <w:right w:val="single" w:sz="8" w:space="0" w:color="1C1B1D"/>
            </w:tcBorders>
            <w:shd w:val="clear" w:color="auto" w:fill="auto"/>
            <w:noWrap/>
            <w:vAlign w:val="bottom"/>
            <w:hideMark/>
          </w:tcPr>
          <w:p w14:paraId="11D2F24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133146C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8A801F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AT2G23380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0607BC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CLF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078943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CDA306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97F00D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850C8E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2.68E-01</w:t>
            </w:r>
          </w:p>
        </w:tc>
        <w:tc>
          <w:tcPr>
            <w:tcW w:w="644" w:type="pct"/>
            <w:tcBorders>
              <w:top w:val="nil"/>
              <w:left w:val="single" w:sz="8" w:space="0" w:color="1C1B1D"/>
              <w:bottom w:val="nil"/>
              <w:right w:val="single" w:sz="8" w:space="0" w:color="1C1B1D"/>
            </w:tcBorders>
            <w:shd w:val="clear" w:color="auto" w:fill="auto"/>
            <w:noWrap/>
            <w:vAlign w:val="bottom"/>
            <w:hideMark/>
          </w:tcPr>
          <w:p w14:paraId="6E38C6D8"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FDE329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4741E5F"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AT2G33835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5BE0E8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FES</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7415AF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14AA4F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7A79AA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3E3F8D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1.16E-01</w:t>
            </w:r>
          </w:p>
        </w:tc>
        <w:tc>
          <w:tcPr>
            <w:tcW w:w="644" w:type="pct"/>
            <w:tcBorders>
              <w:top w:val="nil"/>
              <w:left w:val="single" w:sz="8" w:space="0" w:color="1C1B1D"/>
              <w:bottom w:val="nil"/>
              <w:right w:val="single" w:sz="8" w:space="0" w:color="1C1B1D"/>
            </w:tcBorders>
            <w:shd w:val="clear" w:color="auto" w:fill="auto"/>
            <w:noWrap/>
            <w:vAlign w:val="bottom"/>
            <w:hideMark/>
          </w:tcPr>
          <w:p w14:paraId="5BCE2E9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ED20551"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A46CB1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AT2G44950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EA89E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HUB1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8B9142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F46B63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6CA4A7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9972D7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2.45E-01</w:t>
            </w:r>
          </w:p>
        </w:tc>
        <w:tc>
          <w:tcPr>
            <w:tcW w:w="644" w:type="pct"/>
            <w:tcBorders>
              <w:top w:val="nil"/>
              <w:left w:val="single" w:sz="8" w:space="0" w:color="1C1B1D"/>
              <w:bottom w:val="nil"/>
              <w:right w:val="single" w:sz="8" w:space="0" w:color="1C1B1D"/>
            </w:tcBorders>
            <w:shd w:val="clear" w:color="auto" w:fill="auto"/>
            <w:noWrap/>
            <w:vAlign w:val="bottom"/>
            <w:hideMark/>
          </w:tcPr>
          <w:p w14:paraId="67B8FD15"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9A0D01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A22C37A"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AT2G45640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2B1EB0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SAP18</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E91240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11F45B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-0.86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7C2EB1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5.11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BC1376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1.98E-15</w:t>
            </w:r>
          </w:p>
        </w:tc>
        <w:tc>
          <w:tcPr>
            <w:tcW w:w="644" w:type="pct"/>
            <w:tcBorders>
              <w:top w:val="nil"/>
              <w:left w:val="single" w:sz="8" w:space="0" w:color="1C1B1D"/>
              <w:bottom w:val="nil"/>
              <w:right w:val="single" w:sz="8" w:space="0" w:color="1C1B1D"/>
            </w:tcBorders>
            <w:shd w:val="clear" w:color="auto" w:fill="auto"/>
            <w:noWrap/>
            <w:vAlign w:val="bottom"/>
            <w:hideMark/>
          </w:tcPr>
          <w:p w14:paraId="1E7856A6"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2271BD9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95A9A4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AT3G12810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3DE676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PIE1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6325FF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599713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A99DC1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B9D61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1.07E-17</w:t>
            </w:r>
          </w:p>
        </w:tc>
        <w:tc>
          <w:tcPr>
            <w:tcW w:w="644" w:type="pct"/>
            <w:tcBorders>
              <w:top w:val="nil"/>
              <w:left w:val="single" w:sz="8" w:space="0" w:color="1C1B1D"/>
              <w:bottom w:val="nil"/>
              <w:right w:val="single" w:sz="8" w:space="0" w:color="1C1B1D"/>
            </w:tcBorders>
            <w:shd w:val="clear" w:color="auto" w:fill="auto"/>
            <w:noWrap/>
            <w:vAlign w:val="bottom"/>
            <w:hideMark/>
          </w:tcPr>
          <w:p w14:paraId="7FBA203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02012B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081F4FD"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AT3G24440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4A03FD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VIL1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2BCE75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04566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573826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B5DE90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3.18E-04</w:t>
            </w:r>
          </w:p>
        </w:tc>
        <w:tc>
          <w:tcPr>
            <w:tcW w:w="644" w:type="pct"/>
            <w:tcBorders>
              <w:top w:val="nil"/>
              <w:left w:val="single" w:sz="8" w:space="0" w:color="1C1B1D"/>
              <w:bottom w:val="nil"/>
              <w:right w:val="single" w:sz="8" w:space="0" w:color="1C1B1D"/>
            </w:tcBorders>
            <w:shd w:val="clear" w:color="auto" w:fill="auto"/>
            <w:noWrap/>
            <w:vAlign w:val="bottom"/>
            <w:hideMark/>
          </w:tcPr>
          <w:p w14:paraId="4CC296CD"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7654044"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97A9A98"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AT3G33520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F89A82F"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ESD1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F0613A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72CBBD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-0.16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A2E2C1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85DA50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1.60E-01</w:t>
            </w:r>
          </w:p>
        </w:tc>
        <w:tc>
          <w:tcPr>
            <w:tcW w:w="644" w:type="pct"/>
            <w:tcBorders>
              <w:top w:val="nil"/>
              <w:left w:val="single" w:sz="8" w:space="0" w:color="1C1B1D"/>
              <w:bottom w:val="nil"/>
              <w:right w:val="single" w:sz="8" w:space="0" w:color="1C1B1D"/>
            </w:tcBorders>
            <w:shd w:val="clear" w:color="auto" w:fill="auto"/>
            <w:noWrap/>
            <w:vAlign w:val="bottom"/>
            <w:hideMark/>
          </w:tcPr>
          <w:p w14:paraId="7B8FD18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45BA24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25F5B06"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lastRenderedPageBreak/>
              <w:t>AT3G49600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F33EBB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UBP26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5E6B2F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E6C34F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83A0C3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5F3F50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2.39E-05</w:t>
            </w:r>
          </w:p>
        </w:tc>
        <w:tc>
          <w:tcPr>
            <w:tcW w:w="644" w:type="pct"/>
            <w:tcBorders>
              <w:top w:val="nil"/>
              <w:left w:val="single" w:sz="8" w:space="0" w:color="1C1B1D"/>
              <w:bottom w:val="nil"/>
              <w:right w:val="single" w:sz="8" w:space="0" w:color="1C1B1D"/>
            </w:tcBorders>
            <w:shd w:val="clear" w:color="auto" w:fill="auto"/>
            <w:noWrap/>
            <w:vAlign w:val="bottom"/>
            <w:hideMark/>
          </w:tcPr>
          <w:p w14:paraId="7B0AB20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E3F9F5E"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A6CAC59"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AT4G15880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61C9B2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ESD4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279630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5D8523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6D7DA6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4.68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1E399E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9.60E-01</w:t>
            </w:r>
          </w:p>
        </w:tc>
        <w:tc>
          <w:tcPr>
            <w:tcW w:w="644" w:type="pct"/>
            <w:tcBorders>
              <w:top w:val="nil"/>
              <w:left w:val="single" w:sz="8" w:space="0" w:color="1C1B1D"/>
              <w:bottom w:val="nil"/>
              <w:right w:val="single" w:sz="8" w:space="0" w:color="1C1B1D"/>
            </w:tcBorders>
            <w:shd w:val="clear" w:color="auto" w:fill="auto"/>
            <w:noWrap/>
            <w:vAlign w:val="bottom"/>
            <w:hideMark/>
          </w:tcPr>
          <w:p w14:paraId="339535D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E4938B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9D1DBA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AT4G16845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2E53F82"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VRN2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FC238E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90D546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F6CAC0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4.17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7100E2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7.95E-01</w:t>
            </w:r>
          </w:p>
        </w:tc>
        <w:tc>
          <w:tcPr>
            <w:tcW w:w="644" w:type="pct"/>
            <w:tcBorders>
              <w:top w:val="nil"/>
              <w:left w:val="single" w:sz="8" w:space="0" w:color="1C1B1D"/>
              <w:bottom w:val="nil"/>
              <w:right w:val="single" w:sz="8" w:space="0" w:color="1C1B1D"/>
            </w:tcBorders>
            <w:shd w:val="clear" w:color="auto" w:fill="auto"/>
            <w:noWrap/>
            <w:vAlign w:val="bottom"/>
            <w:hideMark/>
          </w:tcPr>
          <w:p w14:paraId="1DFC2CA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A7BE020"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A11939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AT4G29830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F5873F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VIP3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F653EE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A2A963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ED13FE0"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C8C5F4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1.23E-02</w:t>
            </w:r>
          </w:p>
        </w:tc>
        <w:tc>
          <w:tcPr>
            <w:tcW w:w="644" w:type="pct"/>
            <w:tcBorders>
              <w:top w:val="nil"/>
              <w:left w:val="single" w:sz="8" w:space="0" w:color="1C1B1D"/>
              <w:bottom w:val="nil"/>
              <w:right w:val="single" w:sz="8" w:space="0" w:color="1C1B1D"/>
            </w:tcBorders>
            <w:shd w:val="clear" w:color="auto" w:fill="auto"/>
            <w:noWrap/>
            <w:vAlign w:val="bottom"/>
            <w:hideMark/>
          </w:tcPr>
          <w:p w14:paraId="5030C82A"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ACFBD1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D5228E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AT4G32980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3F81ABB"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ATH1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02658A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A245E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051FD6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4.91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47416D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2.84E-15</w:t>
            </w:r>
          </w:p>
        </w:tc>
        <w:tc>
          <w:tcPr>
            <w:tcW w:w="644" w:type="pct"/>
            <w:tcBorders>
              <w:top w:val="nil"/>
              <w:left w:val="single" w:sz="8" w:space="0" w:color="1C1B1D"/>
              <w:bottom w:val="nil"/>
              <w:right w:val="single" w:sz="8" w:space="0" w:color="1C1B1D"/>
            </w:tcBorders>
            <w:shd w:val="clear" w:color="auto" w:fill="auto"/>
            <w:noWrap/>
            <w:vAlign w:val="bottom"/>
            <w:hideMark/>
          </w:tcPr>
          <w:p w14:paraId="049DF51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EBD53A6"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E96A187"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AT4G39400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3BFA764"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BRI1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A8557A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880A7F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AB78F3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7.58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EFDC91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1.34E-01</w:t>
            </w:r>
          </w:p>
        </w:tc>
        <w:tc>
          <w:tcPr>
            <w:tcW w:w="644" w:type="pct"/>
            <w:tcBorders>
              <w:top w:val="nil"/>
              <w:left w:val="single" w:sz="8" w:space="0" w:color="1C1B1D"/>
              <w:bottom w:val="nil"/>
              <w:right w:val="single" w:sz="8" w:space="0" w:color="1C1B1D"/>
            </w:tcBorders>
            <w:shd w:val="clear" w:color="auto" w:fill="auto"/>
            <w:noWrap/>
            <w:vAlign w:val="bottom"/>
            <w:hideMark/>
          </w:tcPr>
          <w:p w14:paraId="3918FD61"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6E326A8"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03EBFE1"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AT5G11530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253D38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EMF1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E6FC78"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C706F4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06A791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FB385C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4.55E-04</w:t>
            </w:r>
          </w:p>
        </w:tc>
        <w:tc>
          <w:tcPr>
            <w:tcW w:w="644" w:type="pct"/>
            <w:tcBorders>
              <w:top w:val="nil"/>
              <w:left w:val="single" w:sz="8" w:space="0" w:color="1C1B1D"/>
              <w:bottom w:val="nil"/>
              <w:right w:val="single" w:sz="8" w:space="0" w:color="1C1B1D"/>
            </w:tcBorders>
            <w:shd w:val="clear" w:color="auto" w:fill="auto"/>
            <w:noWrap/>
            <w:vAlign w:val="bottom"/>
            <w:hideMark/>
          </w:tcPr>
          <w:p w14:paraId="5520D047"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81E8685"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34EE654"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AT5G16320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4E7028C"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FRL1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D59B37D"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5479B59"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71F967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1DC846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6.41E-01</w:t>
            </w:r>
          </w:p>
        </w:tc>
        <w:tc>
          <w:tcPr>
            <w:tcW w:w="644" w:type="pct"/>
            <w:tcBorders>
              <w:top w:val="nil"/>
              <w:left w:val="single" w:sz="8" w:space="0" w:color="1C1B1D"/>
              <w:bottom w:val="nil"/>
              <w:right w:val="single" w:sz="8" w:space="0" w:color="1C1B1D"/>
            </w:tcBorders>
            <w:shd w:val="clear" w:color="auto" w:fill="auto"/>
            <w:noWrap/>
            <w:vAlign w:val="bottom"/>
            <w:hideMark/>
          </w:tcPr>
          <w:p w14:paraId="13D1866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63AF854A"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61B796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AT5G23150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70C48A5"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HUA2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D4BA3A7"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9D222F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1.38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D94741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5.55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337453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2.97E-26</w:t>
            </w:r>
          </w:p>
        </w:tc>
        <w:tc>
          <w:tcPr>
            <w:tcW w:w="644" w:type="pct"/>
            <w:tcBorders>
              <w:top w:val="nil"/>
              <w:left w:val="single" w:sz="8" w:space="0" w:color="1C1B1D"/>
              <w:bottom w:val="nil"/>
              <w:right w:val="single" w:sz="8" w:space="0" w:color="1C1B1D"/>
            </w:tcBorders>
            <w:shd w:val="clear" w:color="auto" w:fill="auto"/>
            <w:noWrap/>
            <w:vAlign w:val="bottom"/>
            <w:hideMark/>
          </w:tcPr>
          <w:p w14:paraId="7A67302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C40461F"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F99441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AT5G37055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5D723B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SEF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982F8A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08912B4"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59F518B"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2.64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C080648"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2.11E-03</w:t>
            </w:r>
          </w:p>
        </w:tc>
        <w:tc>
          <w:tcPr>
            <w:tcW w:w="644" w:type="pct"/>
            <w:tcBorders>
              <w:top w:val="nil"/>
              <w:left w:val="single" w:sz="8" w:space="0" w:color="1C1B1D"/>
              <w:bottom w:val="nil"/>
              <w:right w:val="single" w:sz="8" w:space="0" w:color="1C1B1D"/>
            </w:tcBorders>
            <w:shd w:val="clear" w:color="auto" w:fill="auto"/>
            <w:noWrap/>
            <w:vAlign w:val="bottom"/>
            <w:hideMark/>
          </w:tcPr>
          <w:p w14:paraId="7AE5C84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B9C7062"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8CEEB4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AT5G51230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525D339"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EMF2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724FAEA"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0BAA83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3D52612"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3224853"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8.51E-06</w:t>
            </w:r>
          </w:p>
        </w:tc>
        <w:tc>
          <w:tcPr>
            <w:tcW w:w="644" w:type="pct"/>
            <w:tcBorders>
              <w:top w:val="nil"/>
              <w:left w:val="single" w:sz="8" w:space="0" w:color="1C1B1D"/>
              <w:bottom w:val="nil"/>
              <w:right w:val="single" w:sz="8" w:space="0" w:color="1C1B1D"/>
            </w:tcBorders>
            <w:shd w:val="clear" w:color="auto" w:fill="auto"/>
            <w:noWrap/>
            <w:vAlign w:val="bottom"/>
            <w:hideMark/>
          </w:tcPr>
          <w:p w14:paraId="253D4C14"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7B922AF3"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B9046A0"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AT5G61150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F25EF6"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VIP4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531E08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57E863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0.07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1F08FAC"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5.73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4C4BE8F"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4.71E-01</w:t>
            </w:r>
          </w:p>
        </w:tc>
        <w:tc>
          <w:tcPr>
            <w:tcW w:w="644" w:type="pct"/>
            <w:tcBorders>
              <w:top w:val="nil"/>
              <w:left w:val="single" w:sz="8" w:space="0" w:color="1C1B1D"/>
              <w:bottom w:val="nil"/>
              <w:right w:val="single" w:sz="8" w:space="0" w:color="1C1B1D"/>
            </w:tcBorders>
            <w:shd w:val="clear" w:color="auto" w:fill="auto"/>
            <w:noWrap/>
            <w:vAlign w:val="bottom"/>
            <w:hideMark/>
          </w:tcPr>
          <w:p w14:paraId="7ACF3E33"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5353376C"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186B95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AT5G65050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8822630"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MAF2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3FFCD83"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77BFEC6"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AE99FC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5.31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FA3C227"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2.58E-03</w:t>
            </w:r>
          </w:p>
        </w:tc>
        <w:tc>
          <w:tcPr>
            <w:tcW w:w="644" w:type="pct"/>
            <w:tcBorders>
              <w:top w:val="nil"/>
              <w:left w:val="single" w:sz="8" w:space="0" w:color="1C1B1D"/>
              <w:bottom w:val="nil"/>
              <w:right w:val="single" w:sz="8" w:space="0" w:color="1C1B1D"/>
            </w:tcBorders>
            <w:shd w:val="clear" w:color="auto" w:fill="auto"/>
            <w:noWrap/>
            <w:vAlign w:val="bottom"/>
            <w:hideMark/>
          </w:tcPr>
          <w:p w14:paraId="085C2DBC"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0D966097" w14:textId="77777777" w:rsidTr="00C819F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A8217EE"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AT5G65060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BDCDC4E"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MAF3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2FC63D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78E2DB5"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47C37F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3.89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C7CF0CE"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9.91E-09</w:t>
            </w:r>
          </w:p>
        </w:tc>
        <w:tc>
          <w:tcPr>
            <w:tcW w:w="644" w:type="pct"/>
            <w:tcBorders>
              <w:top w:val="nil"/>
              <w:left w:val="single" w:sz="8" w:space="0" w:color="1C1B1D"/>
              <w:bottom w:val="nil"/>
              <w:right w:val="single" w:sz="8" w:space="0" w:color="1C1B1D"/>
            </w:tcBorders>
            <w:shd w:val="clear" w:color="auto" w:fill="auto"/>
            <w:noWrap/>
            <w:vAlign w:val="bottom"/>
            <w:hideMark/>
          </w:tcPr>
          <w:p w14:paraId="302EC709"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7D48C3" w:rsidRPr="001646FC" w14:paraId="344C7FFD" w14:textId="77777777" w:rsidTr="00C819F1">
        <w:trPr>
          <w:trHeight w:val="85"/>
        </w:trPr>
        <w:tc>
          <w:tcPr>
            <w:tcW w:w="572"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5D043CCC" w14:textId="77777777" w:rsidR="007D48C3" w:rsidRPr="007D48C3" w:rsidRDefault="007D48C3" w:rsidP="007D48C3">
            <w:pPr>
              <w:spacing w:after="0" w:line="240" w:lineRule="auto"/>
              <w:rPr>
                <w:rFonts w:eastAsia="Times New Roman" w:cstheme="minorHAnsi"/>
                <w:i/>
                <w:iCs/>
                <w:color w:val="000000"/>
                <w:sz w:val="15"/>
                <w:szCs w:val="15"/>
              </w:rPr>
            </w:pPr>
            <w:r w:rsidRPr="007D48C3">
              <w:rPr>
                <w:rFonts w:eastAsia="Times New Roman" w:cstheme="minorHAnsi"/>
                <w:i/>
                <w:iCs/>
                <w:color w:val="000000"/>
                <w:sz w:val="15"/>
                <w:szCs w:val="15"/>
              </w:rPr>
              <w:t>AT5G65070</w:t>
            </w:r>
          </w:p>
        </w:tc>
        <w:tc>
          <w:tcPr>
            <w:tcW w:w="584"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069D43F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MAF4</w:t>
            </w:r>
          </w:p>
        </w:tc>
        <w:tc>
          <w:tcPr>
            <w:tcW w:w="1842"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5A442241" w14:textId="77777777" w:rsidR="007D48C3" w:rsidRPr="007D48C3" w:rsidRDefault="007D48C3" w:rsidP="007D48C3">
            <w:pPr>
              <w:spacing w:after="0" w:line="240" w:lineRule="auto"/>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02E3102D"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-0.20</w:t>
            </w:r>
          </w:p>
        </w:tc>
        <w:tc>
          <w:tcPr>
            <w:tcW w:w="411"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5BF04BCA"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0.46</w:t>
            </w:r>
          </w:p>
        </w:tc>
        <w:tc>
          <w:tcPr>
            <w:tcW w:w="520"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2C985C21" w14:textId="77777777" w:rsidR="007D48C3" w:rsidRPr="007D48C3" w:rsidRDefault="007D48C3" w:rsidP="007D48C3">
            <w:pPr>
              <w:spacing w:after="0" w:line="240" w:lineRule="auto"/>
              <w:jc w:val="right"/>
              <w:rPr>
                <w:rFonts w:eastAsia="Times New Roman" w:cstheme="minorHAnsi"/>
                <w:color w:val="000000"/>
                <w:sz w:val="15"/>
                <w:szCs w:val="15"/>
              </w:rPr>
            </w:pPr>
            <w:r w:rsidRPr="007D48C3">
              <w:rPr>
                <w:rFonts w:eastAsia="Times New Roman" w:cstheme="minorHAnsi"/>
                <w:color w:val="000000"/>
                <w:sz w:val="15"/>
                <w:szCs w:val="15"/>
              </w:rPr>
              <w:t>4.02E-01</w:t>
            </w:r>
          </w:p>
        </w:tc>
        <w:tc>
          <w:tcPr>
            <w:tcW w:w="644" w:type="pct"/>
            <w:tcBorders>
              <w:top w:val="nil"/>
              <w:left w:val="single" w:sz="8" w:space="0" w:color="1C1B1D"/>
              <w:bottom w:val="single" w:sz="8" w:space="0" w:color="1C1B1D"/>
              <w:right w:val="single" w:sz="8" w:space="0" w:color="1C1B1D"/>
            </w:tcBorders>
            <w:shd w:val="clear" w:color="auto" w:fill="auto"/>
            <w:noWrap/>
            <w:vAlign w:val="bottom"/>
            <w:hideMark/>
          </w:tcPr>
          <w:p w14:paraId="6C131D00" w14:textId="77777777" w:rsidR="007D48C3" w:rsidRPr="007D48C3" w:rsidRDefault="007D48C3" w:rsidP="00FF34FF">
            <w:pPr>
              <w:spacing w:after="0" w:line="240" w:lineRule="auto"/>
              <w:jc w:val="center"/>
              <w:rPr>
                <w:rFonts w:eastAsia="Times New Roman" w:cstheme="minorHAnsi"/>
                <w:color w:val="000000"/>
                <w:sz w:val="15"/>
                <w:szCs w:val="15"/>
              </w:rPr>
            </w:pPr>
            <w:r w:rsidRPr="007D48C3">
              <w:rPr>
                <w:rFonts w:eastAsia="Times New Roman" w:cstheme="minorHAnsi"/>
                <w:color w:val="000000"/>
                <w:sz w:val="15"/>
                <w:szCs w:val="15"/>
              </w:rPr>
              <w:t>-</w:t>
            </w:r>
          </w:p>
        </w:tc>
      </w:tr>
    </w:tbl>
    <w:p w14:paraId="6930F263" w14:textId="09E33DF3" w:rsidR="009776C1" w:rsidRDefault="009776C1" w:rsidP="007D48C3"/>
    <w:p w14:paraId="434C35D0" w14:textId="32E75A3E" w:rsidR="007F053C" w:rsidRDefault="007F053C" w:rsidP="007D48C3">
      <w:pPr>
        <w:rPr>
          <w:b/>
          <w:bCs/>
        </w:rPr>
      </w:pPr>
      <w:r>
        <w:rPr>
          <w:b/>
          <w:bCs/>
        </w:rPr>
        <w:t xml:space="preserve">Table S4 </w:t>
      </w:r>
      <w:r w:rsidR="005C709B">
        <w:rPr>
          <w:b/>
          <w:bCs/>
        </w:rPr>
        <w:t xml:space="preserve">Flowering </w:t>
      </w:r>
      <w:r w:rsidR="00405AF2">
        <w:rPr>
          <w:b/>
          <w:bCs/>
        </w:rPr>
        <w:t>t</w:t>
      </w:r>
      <w:r w:rsidR="005C709B">
        <w:rPr>
          <w:b/>
          <w:bCs/>
        </w:rPr>
        <w:t xml:space="preserve">ime </w:t>
      </w:r>
      <w:r w:rsidR="00405AF2">
        <w:rPr>
          <w:b/>
          <w:bCs/>
        </w:rPr>
        <w:t>g</w:t>
      </w:r>
      <w:r w:rsidR="005C709B">
        <w:rPr>
          <w:b/>
          <w:bCs/>
        </w:rPr>
        <w:t xml:space="preserve">ene </w:t>
      </w:r>
      <w:r w:rsidR="00405AF2">
        <w:rPr>
          <w:b/>
          <w:bCs/>
        </w:rPr>
        <w:t>e</w:t>
      </w:r>
      <w:r w:rsidR="005C709B">
        <w:rPr>
          <w:b/>
          <w:bCs/>
        </w:rPr>
        <w:t>xpression</w:t>
      </w:r>
    </w:p>
    <w:p w14:paraId="679CAE37" w14:textId="4F5608A6" w:rsidR="004C5614" w:rsidRPr="009860CF" w:rsidRDefault="00CF15EC" w:rsidP="007D48C3">
      <w:r>
        <w:t xml:space="preserve">Change in gene expression of curated genes involved in flowering time in Arabidopsis, detected using Illumina </w:t>
      </w:r>
      <w:proofErr w:type="spellStart"/>
      <w:r>
        <w:t>RNAseq</w:t>
      </w:r>
      <w:proofErr w:type="spellEnd"/>
      <w:r>
        <w:t xml:space="preserve"> of </w:t>
      </w:r>
      <w:r>
        <w:rPr>
          <w:i/>
          <w:iCs/>
        </w:rPr>
        <w:t>vir-1</w:t>
      </w:r>
      <w:r>
        <w:t xml:space="preserve"> </w:t>
      </w:r>
      <w:r w:rsidR="009860CF">
        <w:t>compared to the VIR complemented line</w:t>
      </w:r>
      <w:r>
        <w:t>. 1</w:t>
      </w:r>
      <w:r w:rsidR="006651E0">
        <w:t>2.2</w:t>
      </w:r>
      <w:r>
        <w:t xml:space="preserve">% of flowering time genes change mRNA level expression in the </w:t>
      </w:r>
      <w:r w:rsidR="009860CF">
        <w:rPr>
          <w:i/>
          <w:iCs/>
        </w:rPr>
        <w:t>vir-1</w:t>
      </w:r>
      <w:r w:rsidR="009860CF">
        <w:t xml:space="preserve"> mutant</w:t>
      </w:r>
      <w:r w:rsidR="00E93DD1">
        <w:t>, including FLC and FT</w:t>
      </w:r>
      <w:r w:rsidR="009860CF">
        <w:t>.</w:t>
      </w:r>
    </w:p>
    <w:p w14:paraId="4E9A61A1" w14:textId="038AC0CC" w:rsidR="00370983" w:rsidRDefault="00E31EAA" w:rsidP="00FE66D9">
      <w:r w:rsidRPr="00EC259C">
        <w:rPr>
          <w:b/>
        </w:rPr>
        <w:br w:type="column"/>
      </w:r>
    </w:p>
    <w:tbl>
      <w:tblPr>
        <w:tblW w:w="5000" w:type="pct"/>
        <w:tblLook w:val="04A0" w:firstRow="1" w:lastRow="0" w:firstColumn="1" w:lastColumn="0" w:noHBand="0" w:noVBand="1"/>
      </w:tblPr>
      <w:tblGrid>
        <w:gridCol w:w="1478"/>
        <w:gridCol w:w="4234"/>
        <w:gridCol w:w="1809"/>
        <w:gridCol w:w="1485"/>
      </w:tblGrid>
      <w:tr w:rsidR="00370983" w:rsidRPr="00370983" w14:paraId="7E304459" w14:textId="77777777" w:rsidTr="00C819F1">
        <w:trPr>
          <w:trHeight w:val="320"/>
        </w:trPr>
        <w:tc>
          <w:tcPr>
            <w:tcW w:w="821"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3A02CFD" w14:textId="77777777" w:rsidR="00370983" w:rsidRPr="00370983" w:rsidRDefault="00370983" w:rsidP="00370983">
            <w:pPr>
              <w:spacing w:after="0" w:line="240" w:lineRule="auto"/>
              <w:jc w:val="center"/>
              <w:rPr>
                <w:rFonts w:ascii="Calibri" w:eastAsia="Times New Roman" w:hAnsi="Calibri" w:cs="Calibri"/>
                <w:b/>
                <w:bCs/>
                <w:color w:val="000000"/>
              </w:rPr>
            </w:pPr>
            <w:r w:rsidRPr="00370983">
              <w:rPr>
                <w:rFonts w:ascii="Calibri" w:eastAsia="Times New Roman" w:hAnsi="Calibri" w:cs="Calibri"/>
                <w:b/>
                <w:bCs/>
                <w:color w:val="000000"/>
              </w:rPr>
              <w:t>Primer name</w:t>
            </w:r>
          </w:p>
        </w:tc>
        <w:tc>
          <w:tcPr>
            <w:tcW w:w="1692" w:type="pct"/>
            <w:tcBorders>
              <w:top w:val="single" w:sz="8" w:space="0" w:color="auto"/>
              <w:left w:val="nil"/>
              <w:bottom w:val="single" w:sz="8" w:space="0" w:color="auto"/>
              <w:right w:val="single" w:sz="4" w:space="0" w:color="auto"/>
            </w:tcBorders>
            <w:shd w:val="clear" w:color="auto" w:fill="auto"/>
            <w:noWrap/>
            <w:vAlign w:val="bottom"/>
            <w:hideMark/>
          </w:tcPr>
          <w:p w14:paraId="02EAB50A" w14:textId="77777777" w:rsidR="00370983" w:rsidRPr="00370983" w:rsidRDefault="00370983" w:rsidP="00370983">
            <w:pPr>
              <w:spacing w:after="0" w:line="240" w:lineRule="auto"/>
              <w:jc w:val="center"/>
              <w:rPr>
                <w:rFonts w:ascii="Calibri" w:eastAsia="Times New Roman" w:hAnsi="Calibri" w:cs="Calibri"/>
                <w:b/>
                <w:bCs/>
                <w:color w:val="000000"/>
              </w:rPr>
            </w:pPr>
            <w:r w:rsidRPr="00370983">
              <w:rPr>
                <w:rFonts w:ascii="Calibri" w:eastAsia="Times New Roman" w:hAnsi="Calibri" w:cs="Calibri"/>
                <w:b/>
                <w:bCs/>
                <w:color w:val="000000"/>
              </w:rPr>
              <w:t>Primer sequence</w:t>
            </w:r>
          </w:p>
        </w:tc>
        <w:tc>
          <w:tcPr>
            <w:tcW w:w="1663" w:type="pct"/>
            <w:tcBorders>
              <w:top w:val="single" w:sz="8" w:space="0" w:color="auto"/>
              <w:left w:val="nil"/>
              <w:bottom w:val="single" w:sz="8" w:space="0" w:color="auto"/>
              <w:right w:val="single" w:sz="4" w:space="0" w:color="auto"/>
            </w:tcBorders>
            <w:shd w:val="clear" w:color="auto" w:fill="auto"/>
            <w:noWrap/>
            <w:vAlign w:val="bottom"/>
            <w:hideMark/>
          </w:tcPr>
          <w:p w14:paraId="012FECEB" w14:textId="77777777" w:rsidR="00370983" w:rsidRPr="00370983" w:rsidRDefault="00370983" w:rsidP="00370983">
            <w:pPr>
              <w:spacing w:after="0" w:line="240" w:lineRule="auto"/>
              <w:jc w:val="center"/>
              <w:rPr>
                <w:rFonts w:ascii="Calibri" w:eastAsia="Times New Roman" w:hAnsi="Calibri" w:cs="Calibri"/>
                <w:b/>
                <w:bCs/>
                <w:color w:val="000000"/>
              </w:rPr>
            </w:pPr>
            <w:r w:rsidRPr="00370983">
              <w:rPr>
                <w:rFonts w:ascii="Calibri" w:eastAsia="Times New Roman" w:hAnsi="Calibri" w:cs="Calibri"/>
                <w:b/>
                <w:bCs/>
                <w:color w:val="000000"/>
              </w:rPr>
              <w:t>Experiment</w:t>
            </w:r>
          </w:p>
        </w:tc>
        <w:tc>
          <w:tcPr>
            <w:tcW w:w="824" w:type="pct"/>
            <w:tcBorders>
              <w:top w:val="single" w:sz="8" w:space="0" w:color="auto"/>
              <w:left w:val="nil"/>
              <w:bottom w:val="single" w:sz="8" w:space="0" w:color="auto"/>
              <w:right w:val="single" w:sz="8" w:space="0" w:color="auto"/>
            </w:tcBorders>
            <w:shd w:val="clear" w:color="auto" w:fill="auto"/>
            <w:noWrap/>
            <w:vAlign w:val="bottom"/>
            <w:hideMark/>
          </w:tcPr>
          <w:p w14:paraId="26A0B443" w14:textId="77777777" w:rsidR="00370983" w:rsidRPr="00370983" w:rsidRDefault="00370983" w:rsidP="00370983">
            <w:pPr>
              <w:spacing w:after="0" w:line="240" w:lineRule="auto"/>
              <w:jc w:val="center"/>
              <w:rPr>
                <w:rFonts w:ascii="Calibri" w:eastAsia="Times New Roman" w:hAnsi="Calibri" w:cs="Calibri"/>
                <w:b/>
                <w:bCs/>
                <w:color w:val="000000"/>
              </w:rPr>
            </w:pPr>
            <w:r w:rsidRPr="00370983">
              <w:rPr>
                <w:rFonts w:ascii="Calibri" w:eastAsia="Times New Roman" w:hAnsi="Calibri" w:cs="Calibri"/>
                <w:b/>
                <w:bCs/>
                <w:color w:val="000000"/>
              </w:rPr>
              <w:t>Gene or gene coordinates</w:t>
            </w:r>
          </w:p>
        </w:tc>
      </w:tr>
      <w:tr w:rsidR="0069248C" w:rsidRPr="00370983" w14:paraId="5865B3C2"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hideMark/>
          </w:tcPr>
          <w:p w14:paraId="1CBB0B79"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At1g29550 F</w:t>
            </w:r>
          </w:p>
        </w:tc>
        <w:tc>
          <w:tcPr>
            <w:tcW w:w="1692" w:type="pct"/>
            <w:tcBorders>
              <w:top w:val="nil"/>
              <w:left w:val="nil"/>
              <w:bottom w:val="single" w:sz="4" w:space="0" w:color="auto"/>
              <w:right w:val="single" w:sz="4" w:space="0" w:color="auto"/>
            </w:tcBorders>
            <w:shd w:val="clear" w:color="auto" w:fill="auto"/>
            <w:hideMark/>
          </w:tcPr>
          <w:p w14:paraId="4EB3E9DD"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ATGGTGGTTACGGATTCTCCA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1F9302"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Chimeric RNA detection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415797C2"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AT1G29550-AT1G29560</w:t>
            </w:r>
          </w:p>
        </w:tc>
      </w:tr>
      <w:tr w:rsidR="0069248C" w:rsidRPr="00370983" w14:paraId="2BC0C06A" w14:textId="77777777" w:rsidTr="00855100">
        <w:trPr>
          <w:trHeight w:val="330"/>
        </w:trPr>
        <w:tc>
          <w:tcPr>
            <w:tcW w:w="821" w:type="pct"/>
            <w:tcBorders>
              <w:top w:val="nil"/>
              <w:left w:val="single" w:sz="8" w:space="0" w:color="auto"/>
              <w:bottom w:val="single" w:sz="4" w:space="0" w:color="auto"/>
              <w:right w:val="single" w:sz="4" w:space="0" w:color="auto"/>
            </w:tcBorders>
            <w:shd w:val="clear" w:color="auto" w:fill="auto"/>
            <w:hideMark/>
          </w:tcPr>
          <w:p w14:paraId="50AE01DA"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At1g29560 R</w:t>
            </w:r>
          </w:p>
        </w:tc>
        <w:tc>
          <w:tcPr>
            <w:tcW w:w="1692" w:type="pct"/>
            <w:tcBorders>
              <w:top w:val="nil"/>
              <w:left w:val="nil"/>
              <w:bottom w:val="single" w:sz="4" w:space="0" w:color="auto"/>
              <w:right w:val="single" w:sz="4" w:space="0" w:color="auto"/>
            </w:tcBorders>
            <w:shd w:val="clear" w:color="auto" w:fill="auto"/>
            <w:hideMark/>
          </w:tcPr>
          <w:p w14:paraId="3E89E302"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TTAAACTCCATCTCCCTCTTT</w:t>
            </w:r>
          </w:p>
        </w:tc>
        <w:tc>
          <w:tcPr>
            <w:tcW w:w="1663" w:type="pct"/>
            <w:vMerge/>
            <w:tcBorders>
              <w:top w:val="nil"/>
              <w:left w:val="single" w:sz="4" w:space="0" w:color="auto"/>
              <w:bottom w:val="single" w:sz="4" w:space="0" w:color="auto"/>
              <w:right w:val="single" w:sz="4" w:space="0" w:color="auto"/>
            </w:tcBorders>
            <w:vAlign w:val="center"/>
            <w:hideMark/>
          </w:tcPr>
          <w:p w14:paraId="4AD6A343"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27420B85"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02522F76"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1CA266D8"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F_spl2_A     </w:t>
            </w:r>
          </w:p>
        </w:tc>
        <w:tc>
          <w:tcPr>
            <w:tcW w:w="1692" w:type="pct"/>
            <w:tcBorders>
              <w:top w:val="nil"/>
              <w:left w:val="nil"/>
              <w:bottom w:val="single" w:sz="4" w:space="0" w:color="auto"/>
              <w:right w:val="single" w:sz="4" w:space="0" w:color="auto"/>
            </w:tcBorders>
            <w:shd w:val="clear" w:color="auto" w:fill="auto"/>
            <w:noWrap/>
            <w:hideMark/>
          </w:tcPr>
          <w:p w14:paraId="1D50391F"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GCTGTGTTCCTTTTCTCAGCA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AC2D22"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4D4C4725"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AT2G27385</w:t>
            </w:r>
          </w:p>
        </w:tc>
      </w:tr>
      <w:tr w:rsidR="0069248C" w:rsidRPr="00370983" w14:paraId="19E3A420"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25F36D41"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R_spl2_A    </w:t>
            </w:r>
          </w:p>
        </w:tc>
        <w:tc>
          <w:tcPr>
            <w:tcW w:w="1692" w:type="pct"/>
            <w:tcBorders>
              <w:top w:val="nil"/>
              <w:left w:val="nil"/>
              <w:bottom w:val="single" w:sz="4" w:space="0" w:color="auto"/>
              <w:right w:val="single" w:sz="4" w:space="0" w:color="auto"/>
            </w:tcBorders>
            <w:shd w:val="clear" w:color="auto" w:fill="auto"/>
            <w:noWrap/>
            <w:hideMark/>
          </w:tcPr>
          <w:p w14:paraId="06B3109D"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CTGCCTTGGAGTTCTGCTTC</w:t>
            </w:r>
          </w:p>
        </w:tc>
        <w:tc>
          <w:tcPr>
            <w:tcW w:w="1663" w:type="pct"/>
            <w:vMerge/>
            <w:tcBorders>
              <w:top w:val="nil"/>
              <w:left w:val="single" w:sz="4" w:space="0" w:color="auto"/>
              <w:bottom w:val="single" w:sz="4" w:space="0" w:color="auto"/>
              <w:right w:val="single" w:sz="4" w:space="0" w:color="auto"/>
            </w:tcBorders>
            <w:vAlign w:val="center"/>
            <w:hideMark/>
          </w:tcPr>
          <w:p w14:paraId="1E9111C8"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3E63E8B8"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4B84FCB1"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4D1C2BD4"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F_spl5_A       </w:t>
            </w:r>
          </w:p>
        </w:tc>
        <w:tc>
          <w:tcPr>
            <w:tcW w:w="1692" w:type="pct"/>
            <w:tcBorders>
              <w:top w:val="nil"/>
              <w:left w:val="nil"/>
              <w:bottom w:val="single" w:sz="4" w:space="0" w:color="auto"/>
              <w:right w:val="single" w:sz="4" w:space="0" w:color="auto"/>
            </w:tcBorders>
            <w:shd w:val="clear" w:color="auto" w:fill="auto"/>
            <w:noWrap/>
            <w:hideMark/>
          </w:tcPr>
          <w:p w14:paraId="4CCA3370"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AGGGATAAGCTCTTCTTTTTCC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243E36"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7D734E04"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3:12559692-12559814</w:t>
            </w:r>
          </w:p>
        </w:tc>
      </w:tr>
      <w:tr w:rsidR="0069248C" w:rsidRPr="00370983" w14:paraId="2FBF84A0"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47DEFB46"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R_spl5_A     </w:t>
            </w:r>
          </w:p>
        </w:tc>
        <w:tc>
          <w:tcPr>
            <w:tcW w:w="1692" w:type="pct"/>
            <w:tcBorders>
              <w:top w:val="nil"/>
              <w:left w:val="nil"/>
              <w:bottom w:val="single" w:sz="4" w:space="0" w:color="auto"/>
              <w:right w:val="single" w:sz="4" w:space="0" w:color="auto"/>
            </w:tcBorders>
            <w:shd w:val="clear" w:color="auto" w:fill="auto"/>
            <w:noWrap/>
            <w:hideMark/>
          </w:tcPr>
          <w:p w14:paraId="505A98A0"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CGACGGTGACAACGAACC</w:t>
            </w:r>
          </w:p>
        </w:tc>
        <w:tc>
          <w:tcPr>
            <w:tcW w:w="1663" w:type="pct"/>
            <w:vMerge/>
            <w:tcBorders>
              <w:top w:val="nil"/>
              <w:left w:val="single" w:sz="4" w:space="0" w:color="auto"/>
              <w:bottom w:val="single" w:sz="4" w:space="0" w:color="auto"/>
              <w:right w:val="single" w:sz="4" w:space="0" w:color="auto"/>
            </w:tcBorders>
            <w:vAlign w:val="center"/>
            <w:hideMark/>
          </w:tcPr>
          <w:p w14:paraId="3E9E170E"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51E74143" w14:textId="77777777" w:rsidR="00370983" w:rsidRPr="00370983" w:rsidRDefault="00370983" w:rsidP="00370983">
            <w:pPr>
              <w:spacing w:after="0" w:line="240" w:lineRule="auto"/>
              <w:rPr>
                <w:rFonts w:ascii="Calibri" w:eastAsia="Times New Roman" w:hAnsi="Calibri" w:cs="Calibri"/>
                <w:color w:val="000000"/>
              </w:rPr>
            </w:pPr>
          </w:p>
        </w:tc>
      </w:tr>
      <w:tr w:rsidR="0069248C" w:rsidRPr="00370983" w14:paraId="32285A4A"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614FCD6F"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F_spl7_AB        </w:t>
            </w:r>
          </w:p>
        </w:tc>
        <w:tc>
          <w:tcPr>
            <w:tcW w:w="1692" w:type="pct"/>
            <w:tcBorders>
              <w:top w:val="nil"/>
              <w:left w:val="nil"/>
              <w:bottom w:val="single" w:sz="4" w:space="0" w:color="auto"/>
              <w:right w:val="single" w:sz="4" w:space="0" w:color="auto"/>
            </w:tcBorders>
            <w:shd w:val="clear" w:color="auto" w:fill="auto"/>
            <w:noWrap/>
            <w:hideMark/>
          </w:tcPr>
          <w:p w14:paraId="4D88F6F6"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GTGGTGTTGAGCCGGAGT</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A771AD4"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664CFA39"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AT3G42806</w:t>
            </w:r>
          </w:p>
        </w:tc>
      </w:tr>
      <w:tr w:rsidR="0069248C" w:rsidRPr="00370983" w14:paraId="5A57EEFC"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511C8CD8"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R_spl7_B</w:t>
            </w:r>
          </w:p>
        </w:tc>
        <w:tc>
          <w:tcPr>
            <w:tcW w:w="1692" w:type="pct"/>
            <w:tcBorders>
              <w:top w:val="nil"/>
              <w:left w:val="nil"/>
              <w:bottom w:val="single" w:sz="4" w:space="0" w:color="auto"/>
              <w:right w:val="single" w:sz="4" w:space="0" w:color="auto"/>
            </w:tcBorders>
            <w:shd w:val="clear" w:color="auto" w:fill="auto"/>
            <w:noWrap/>
            <w:hideMark/>
          </w:tcPr>
          <w:p w14:paraId="4F540AA4"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CTTTCTCGGTGGCTTTTCTC</w:t>
            </w:r>
          </w:p>
        </w:tc>
        <w:tc>
          <w:tcPr>
            <w:tcW w:w="1663" w:type="pct"/>
            <w:vMerge/>
            <w:tcBorders>
              <w:top w:val="nil"/>
              <w:left w:val="single" w:sz="4" w:space="0" w:color="auto"/>
              <w:bottom w:val="single" w:sz="4" w:space="0" w:color="auto"/>
              <w:right w:val="single" w:sz="4" w:space="0" w:color="auto"/>
            </w:tcBorders>
            <w:vAlign w:val="center"/>
            <w:hideMark/>
          </w:tcPr>
          <w:p w14:paraId="66291D0D"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524C7601"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0AFEAFF4"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7A782597"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F_spl8_B      </w:t>
            </w:r>
          </w:p>
        </w:tc>
        <w:tc>
          <w:tcPr>
            <w:tcW w:w="1692" w:type="pct"/>
            <w:tcBorders>
              <w:top w:val="nil"/>
              <w:left w:val="nil"/>
              <w:bottom w:val="single" w:sz="4" w:space="0" w:color="auto"/>
              <w:right w:val="single" w:sz="4" w:space="0" w:color="auto"/>
            </w:tcBorders>
            <w:shd w:val="clear" w:color="auto" w:fill="auto"/>
            <w:noWrap/>
            <w:hideMark/>
          </w:tcPr>
          <w:p w14:paraId="6E470F35"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ATATGGACGATACTTTATACCCTTTG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1F601C"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49B6F5C0"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AT3G62040</w:t>
            </w:r>
          </w:p>
        </w:tc>
      </w:tr>
      <w:tr w:rsidR="0069248C" w:rsidRPr="00370983" w14:paraId="008B189F"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67B0D803"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R_spl8_B    </w:t>
            </w:r>
          </w:p>
        </w:tc>
        <w:tc>
          <w:tcPr>
            <w:tcW w:w="1692" w:type="pct"/>
            <w:tcBorders>
              <w:top w:val="nil"/>
              <w:left w:val="nil"/>
              <w:bottom w:val="single" w:sz="4" w:space="0" w:color="auto"/>
              <w:right w:val="single" w:sz="4" w:space="0" w:color="auto"/>
            </w:tcBorders>
            <w:shd w:val="clear" w:color="auto" w:fill="auto"/>
            <w:noWrap/>
            <w:hideMark/>
          </w:tcPr>
          <w:p w14:paraId="065BEA06"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AGCCATGGTGGTTCCATATT</w:t>
            </w:r>
          </w:p>
        </w:tc>
        <w:tc>
          <w:tcPr>
            <w:tcW w:w="1663" w:type="pct"/>
            <w:vMerge/>
            <w:tcBorders>
              <w:top w:val="nil"/>
              <w:left w:val="single" w:sz="4" w:space="0" w:color="auto"/>
              <w:bottom w:val="single" w:sz="4" w:space="0" w:color="auto"/>
              <w:right w:val="single" w:sz="4" w:space="0" w:color="auto"/>
            </w:tcBorders>
            <w:vAlign w:val="center"/>
            <w:hideMark/>
          </w:tcPr>
          <w:p w14:paraId="0F2D901F"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61FEA19E"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04EAE116"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733C46A7"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F_spl9_AB    </w:t>
            </w:r>
          </w:p>
        </w:tc>
        <w:tc>
          <w:tcPr>
            <w:tcW w:w="1692" w:type="pct"/>
            <w:tcBorders>
              <w:top w:val="nil"/>
              <w:left w:val="nil"/>
              <w:bottom w:val="single" w:sz="4" w:space="0" w:color="auto"/>
              <w:right w:val="single" w:sz="4" w:space="0" w:color="auto"/>
            </w:tcBorders>
            <w:shd w:val="clear" w:color="auto" w:fill="auto"/>
            <w:noWrap/>
            <w:hideMark/>
          </w:tcPr>
          <w:p w14:paraId="6A6F6C07"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AATATTTTCCGGTGAATAGCC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903B8F"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6B49AFD1"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AT3G26395</w:t>
            </w:r>
          </w:p>
        </w:tc>
      </w:tr>
      <w:tr w:rsidR="0069248C" w:rsidRPr="00370983" w14:paraId="4995EAD9"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41C9BBB8"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 xml:space="preserve">R_spl9_B    </w:t>
            </w:r>
          </w:p>
        </w:tc>
        <w:tc>
          <w:tcPr>
            <w:tcW w:w="1692" w:type="pct"/>
            <w:tcBorders>
              <w:top w:val="nil"/>
              <w:left w:val="nil"/>
              <w:bottom w:val="single" w:sz="4" w:space="0" w:color="auto"/>
              <w:right w:val="single" w:sz="4" w:space="0" w:color="auto"/>
            </w:tcBorders>
            <w:shd w:val="clear" w:color="auto" w:fill="auto"/>
            <w:noWrap/>
            <w:hideMark/>
          </w:tcPr>
          <w:p w14:paraId="73335A8E"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AAGCCCAGAATCCGGTGA</w:t>
            </w:r>
          </w:p>
        </w:tc>
        <w:tc>
          <w:tcPr>
            <w:tcW w:w="1663" w:type="pct"/>
            <w:vMerge/>
            <w:tcBorders>
              <w:top w:val="nil"/>
              <w:left w:val="single" w:sz="4" w:space="0" w:color="auto"/>
              <w:bottom w:val="single" w:sz="4" w:space="0" w:color="auto"/>
              <w:right w:val="single" w:sz="4" w:space="0" w:color="auto"/>
            </w:tcBorders>
            <w:vAlign w:val="center"/>
            <w:hideMark/>
          </w:tcPr>
          <w:p w14:paraId="1425FC30"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104887FF"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552D5EAB"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175F5CED"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CCA1_For</w:t>
            </w:r>
          </w:p>
        </w:tc>
        <w:tc>
          <w:tcPr>
            <w:tcW w:w="1692" w:type="pct"/>
            <w:tcBorders>
              <w:top w:val="nil"/>
              <w:left w:val="nil"/>
              <w:bottom w:val="single" w:sz="4" w:space="0" w:color="auto"/>
              <w:right w:val="single" w:sz="4" w:space="0" w:color="auto"/>
            </w:tcBorders>
            <w:shd w:val="clear" w:color="auto" w:fill="auto"/>
            <w:hideMark/>
          </w:tcPr>
          <w:p w14:paraId="407CBE9F"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GATGATGTTGAGGCGGATG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A9C164"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RT-qPCR (clock phenotype)</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676CD4D2"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AT2G46830</w:t>
            </w:r>
          </w:p>
        </w:tc>
      </w:tr>
      <w:tr w:rsidR="0069248C" w:rsidRPr="00370983" w14:paraId="2C8CB8F7"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4895B2EB"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CCA1_Rev</w:t>
            </w:r>
          </w:p>
        </w:tc>
        <w:tc>
          <w:tcPr>
            <w:tcW w:w="1692" w:type="pct"/>
            <w:tcBorders>
              <w:top w:val="nil"/>
              <w:left w:val="nil"/>
              <w:bottom w:val="single" w:sz="4" w:space="0" w:color="auto"/>
              <w:right w:val="single" w:sz="4" w:space="0" w:color="auto"/>
            </w:tcBorders>
            <w:shd w:val="clear" w:color="auto" w:fill="auto"/>
            <w:hideMark/>
          </w:tcPr>
          <w:p w14:paraId="31FDB152"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TGGTGTTAACTGAGCTGTGAAG</w:t>
            </w:r>
          </w:p>
        </w:tc>
        <w:tc>
          <w:tcPr>
            <w:tcW w:w="1663" w:type="pct"/>
            <w:vMerge/>
            <w:tcBorders>
              <w:top w:val="nil"/>
              <w:left w:val="single" w:sz="4" w:space="0" w:color="auto"/>
              <w:bottom w:val="single" w:sz="4" w:space="0" w:color="auto"/>
              <w:right w:val="single" w:sz="4" w:space="0" w:color="auto"/>
            </w:tcBorders>
            <w:vAlign w:val="center"/>
            <w:hideMark/>
          </w:tcPr>
          <w:p w14:paraId="6C88695C"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483ECEB4"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29DAC9FC"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70922E80" w14:textId="77777777" w:rsidR="00370983" w:rsidRPr="00370983" w:rsidRDefault="00370983" w:rsidP="00370983">
            <w:pPr>
              <w:spacing w:after="0" w:line="240" w:lineRule="auto"/>
              <w:rPr>
                <w:rFonts w:ascii="Calibri" w:eastAsia="Times New Roman" w:hAnsi="Calibri" w:cs="Calibri"/>
                <w:color w:val="000000"/>
              </w:rPr>
            </w:pPr>
            <w:proofErr w:type="spellStart"/>
            <w:r w:rsidRPr="00370983">
              <w:rPr>
                <w:rFonts w:ascii="Calibri" w:eastAsia="Times New Roman" w:hAnsi="Calibri" w:cs="Calibri"/>
                <w:color w:val="000000"/>
              </w:rPr>
              <w:t>UBC_For</w:t>
            </w:r>
            <w:proofErr w:type="spellEnd"/>
          </w:p>
        </w:tc>
        <w:tc>
          <w:tcPr>
            <w:tcW w:w="1692" w:type="pct"/>
            <w:tcBorders>
              <w:top w:val="nil"/>
              <w:left w:val="nil"/>
              <w:bottom w:val="single" w:sz="4" w:space="0" w:color="auto"/>
              <w:right w:val="single" w:sz="4" w:space="0" w:color="auto"/>
            </w:tcBorders>
            <w:shd w:val="clear" w:color="auto" w:fill="auto"/>
            <w:hideMark/>
          </w:tcPr>
          <w:p w14:paraId="330EE980"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CTGCGACTCAGGGAATCTTCTAA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2096DC"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RT-qPCR (clock phenotype)</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23485B14"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AT5G25760</w:t>
            </w:r>
          </w:p>
        </w:tc>
      </w:tr>
      <w:tr w:rsidR="0069248C" w:rsidRPr="00370983" w14:paraId="4C3D999C"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49839978" w14:textId="77777777" w:rsidR="00370983" w:rsidRPr="00370983" w:rsidRDefault="00370983" w:rsidP="00370983">
            <w:pPr>
              <w:spacing w:after="0" w:line="240" w:lineRule="auto"/>
              <w:rPr>
                <w:rFonts w:ascii="Calibri" w:eastAsia="Times New Roman" w:hAnsi="Calibri" w:cs="Calibri"/>
                <w:color w:val="000000"/>
              </w:rPr>
            </w:pPr>
            <w:proofErr w:type="spellStart"/>
            <w:r w:rsidRPr="00370983">
              <w:rPr>
                <w:rFonts w:ascii="Calibri" w:eastAsia="Times New Roman" w:hAnsi="Calibri" w:cs="Calibri"/>
                <w:color w:val="000000"/>
              </w:rPr>
              <w:t>UBC_Rev</w:t>
            </w:r>
            <w:proofErr w:type="spellEnd"/>
          </w:p>
        </w:tc>
        <w:tc>
          <w:tcPr>
            <w:tcW w:w="1692" w:type="pct"/>
            <w:tcBorders>
              <w:top w:val="nil"/>
              <w:left w:val="nil"/>
              <w:bottom w:val="single" w:sz="4" w:space="0" w:color="auto"/>
              <w:right w:val="single" w:sz="4" w:space="0" w:color="auto"/>
            </w:tcBorders>
            <w:shd w:val="clear" w:color="auto" w:fill="auto"/>
            <w:hideMark/>
          </w:tcPr>
          <w:p w14:paraId="58A37106"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TTGTGCCATTGAATTGAACCC</w:t>
            </w:r>
          </w:p>
        </w:tc>
        <w:tc>
          <w:tcPr>
            <w:tcW w:w="1663" w:type="pct"/>
            <w:vMerge/>
            <w:tcBorders>
              <w:top w:val="nil"/>
              <w:left w:val="single" w:sz="4" w:space="0" w:color="auto"/>
              <w:bottom w:val="single" w:sz="4" w:space="0" w:color="auto"/>
              <w:right w:val="single" w:sz="4" w:space="0" w:color="auto"/>
            </w:tcBorders>
            <w:vAlign w:val="center"/>
            <w:hideMark/>
          </w:tcPr>
          <w:p w14:paraId="1133EA9E"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0FBC7768"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3CB12E39"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723AE4CA"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F_GFP_CDS_T7prom_NotI</w:t>
            </w:r>
          </w:p>
        </w:tc>
        <w:tc>
          <w:tcPr>
            <w:tcW w:w="1692" w:type="pct"/>
            <w:tcBorders>
              <w:top w:val="nil"/>
              <w:left w:val="nil"/>
              <w:bottom w:val="single" w:sz="4" w:space="0" w:color="auto"/>
              <w:right w:val="single" w:sz="4" w:space="0" w:color="auto"/>
            </w:tcBorders>
            <w:shd w:val="clear" w:color="auto" w:fill="auto"/>
            <w:noWrap/>
            <w:vAlign w:val="center"/>
            <w:hideMark/>
          </w:tcPr>
          <w:p w14:paraId="58680188"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GCGGCCGC TAATACGACTCACTATAGGGAGA ATGAGTAAAGGAGAAGAACTTTTCACTG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0FAAD4"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59195A7C" w14:textId="77777777" w:rsidR="00370983" w:rsidRPr="00370983" w:rsidRDefault="00370983" w:rsidP="00370983">
            <w:pPr>
              <w:spacing w:after="0" w:line="240" w:lineRule="auto"/>
              <w:jc w:val="center"/>
              <w:rPr>
                <w:rFonts w:ascii="Calibri" w:eastAsia="Times New Roman" w:hAnsi="Calibri" w:cs="Calibri"/>
                <w:i/>
                <w:iCs/>
                <w:color w:val="000000"/>
              </w:rPr>
            </w:pPr>
            <w:proofErr w:type="spellStart"/>
            <w:r w:rsidRPr="00370983">
              <w:rPr>
                <w:rFonts w:ascii="Calibri" w:eastAsia="Times New Roman" w:hAnsi="Calibri" w:cs="Calibri"/>
                <w:i/>
                <w:iCs/>
                <w:color w:val="000000"/>
              </w:rPr>
              <w:t>mGFP</w:t>
            </w:r>
            <w:proofErr w:type="spellEnd"/>
          </w:p>
        </w:tc>
      </w:tr>
      <w:tr w:rsidR="0069248C" w:rsidRPr="00370983" w14:paraId="64290A8B"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74471F1D" w14:textId="77777777" w:rsidR="00370983" w:rsidRPr="00370983" w:rsidRDefault="00370983" w:rsidP="00370983">
            <w:pPr>
              <w:spacing w:after="0" w:line="240" w:lineRule="auto"/>
              <w:rPr>
                <w:rFonts w:ascii="Calibri" w:eastAsia="Times New Roman" w:hAnsi="Calibri" w:cs="Calibri"/>
                <w:color w:val="000000"/>
              </w:rPr>
            </w:pPr>
            <w:proofErr w:type="spellStart"/>
            <w:r w:rsidRPr="00370983">
              <w:rPr>
                <w:rFonts w:ascii="Calibri" w:eastAsia="Times New Roman" w:hAnsi="Calibri" w:cs="Calibri"/>
                <w:color w:val="000000"/>
              </w:rPr>
              <w:t>R_GFP_CDS_AscI</w:t>
            </w:r>
            <w:proofErr w:type="spellEnd"/>
          </w:p>
        </w:tc>
        <w:tc>
          <w:tcPr>
            <w:tcW w:w="1692" w:type="pct"/>
            <w:tcBorders>
              <w:top w:val="nil"/>
              <w:left w:val="nil"/>
              <w:bottom w:val="single" w:sz="4" w:space="0" w:color="auto"/>
              <w:right w:val="single" w:sz="4" w:space="0" w:color="auto"/>
            </w:tcBorders>
            <w:shd w:val="clear" w:color="auto" w:fill="auto"/>
            <w:noWrap/>
            <w:hideMark/>
          </w:tcPr>
          <w:p w14:paraId="678196A4"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GGCGCGCC TTATTTGTATAGTTCATCCATGCCATG</w:t>
            </w:r>
          </w:p>
        </w:tc>
        <w:tc>
          <w:tcPr>
            <w:tcW w:w="1663" w:type="pct"/>
            <w:vMerge/>
            <w:tcBorders>
              <w:top w:val="nil"/>
              <w:left w:val="single" w:sz="4" w:space="0" w:color="auto"/>
              <w:bottom w:val="single" w:sz="4" w:space="0" w:color="auto"/>
              <w:right w:val="single" w:sz="4" w:space="0" w:color="auto"/>
            </w:tcBorders>
            <w:vAlign w:val="center"/>
            <w:hideMark/>
          </w:tcPr>
          <w:p w14:paraId="717CFC33"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62E41C92"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4CD956C5"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158659DB"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FLC-</w:t>
            </w:r>
            <w:proofErr w:type="spellStart"/>
            <w:r w:rsidRPr="00370983">
              <w:rPr>
                <w:rFonts w:ascii="Calibri" w:eastAsia="Times New Roman" w:hAnsi="Calibri" w:cs="Calibri"/>
                <w:color w:val="000000"/>
              </w:rPr>
              <w:t>Fwd</w:t>
            </w:r>
            <w:proofErr w:type="spellEnd"/>
          </w:p>
        </w:tc>
        <w:tc>
          <w:tcPr>
            <w:tcW w:w="1692" w:type="pct"/>
            <w:tcBorders>
              <w:top w:val="nil"/>
              <w:left w:val="nil"/>
              <w:bottom w:val="single" w:sz="4" w:space="0" w:color="auto"/>
              <w:right w:val="single" w:sz="4" w:space="0" w:color="auto"/>
            </w:tcBorders>
            <w:shd w:val="clear" w:color="auto" w:fill="auto"/>
            <w:hideMark/>
          </w:tcPr>
          <w:p w14:paraId="5E31D47D"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GAGCCAAGAAGACCGAACTC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1A683"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RT-qPCR (flowering phenotype)</w:t>
            </w:r>
          </w:p>
        </w:tc>
        <w:tc>
          <w:tcPr>
            <w:tcW w:w="824" w:type="pct"/>
            <w:vMerge w:val="restart"/>
            <w:tcBorders>
              <w:top w:val="nil"/>
              <w:left w:val="single" w:sz="4" w:space="0" w:color="auto"/>
              <w:bottom w:val="single" w:sz="4" w:space="0" w:color="auto"/>
              <w:right w:val="single" w:sz="8" w:space="0" w:color="auto"/>
            </w:tcBorders>
            <w:shd w:val="clear" w:color="auto" w:fill="auto"/>
            <w:vAlign w:val="center"/>
            <w:hideMark/>
          </w:tcPr>
          <w:p w14:paraId="124DC709" w14:textId="77777777" w:rsidR="00370983" w:rsidRPr="00370983" w:rsidRDefault="00370983" w:rsidP="00370983">
            <w:pPr>
              <w:spacing w:after="0" w:line="240" w:lineRule="auto"/>
              <w:jc w:val="center"/>
              <w:rPr>
                <w:rFonts w:ascii="Calibri" w:eastAsia="Times New Roman" w:hAnsi="Calibri" w:cs="Calibri"/>
                <w:i/>
                <w:iCs/>
                <w:color w:val="000000"/>
              </w:rPr>
            </w:pPr>
            <w:r w:rsidRPr="00370983">
              <w:rPr>
                <w:rFonts w:ascii="Calibri" w:eastAsia="Times New Roman" w:hAnsi="Calibri" w:cs="Calibri"/>
                <w:i/>
                <w:iCs/>
                <w:color w:val="000000"/>
              </w:rPr>
              <w:t>AT5G10140</w:t>
            </w:r>
          </w:p>
        </w:tc>
      </w:tr>
      <w:tr w:rsidR="0069248C" w:rsidRPr="00370983" w14:paraId="14A30F0C" w14:textId="77777777" w:rsidTr="00855100">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48E2ADBD"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FLC-Rev</w:t>
            </w:r>
          </w:p>
        </w:tc>
        <w:tc>
          <w:tcPr>
            <w:tcW w:w="1692" w:type="pct"/>
            <w:tcBorders>
              <w:top w:val="nil"/>
              <w:left w:val="nil"/>
              <w:bottom w:val="single" w:sz="4" w:space="0" w:color="auto"/>
              <w:right w:val="single" w:sz="4" w:space="0" w:color="auto"/>
            </w:tcBorders>
            <w:shd w:val="clear" w:color="auto" w:fill="auto"/>
            <w:hideMark/>
          </w:tcPr>
          <w:p w14:paraId="3B301443"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TTCTGCTCCCACATGATGA</w:t>
            </w:r>
          </w:p>
        </w:tc>
        <w:tc>
          <w:tcPr>
            <w:tcW w:w="1663" w:type="pct"/>
            <w:vMerge/>
            <w:tcBorders>
              <w:top w:val="nil"/>
              <w:left w:val="single" w:sz="4" w:space="0" w:color="auto"/>
              <w:bottom w:val="single" w:sz="4" w:space="0" w:color="auto"/>
              <w:right w:val="single" w:sz="4" w:space="0" w:color="auto"/>
            </w:tcBorders>
            <w:vAlign w:val="center"/>
            <w:hideMark/>
          </w:tcPr>
          <w:p w14:paraId="3E8617B2"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3947DAD6" w14:textId="77777777" w:rsidR="00370983" w:rsidRPr="00370983" w:rsidRDefault="00370983" w:rsidP="00370983">
            <w:pPr>
              <w:spacing w:after="0" w:line="240" w:lineRule="auto"/>
              <w:rPr>
                <w:rFonts w:ascii="Calibri" w:eastAsia="Times New Roman" w:hAnsi="Calibri" w:cs="Calibri"/>
                <w:i/>
                <w:iCs/>
                <w:color w:val="000000"/>
              </w:rPr>
            </w:pPr>
          </w:p>
        </w:tc>
      </w:tr>
      <w:tr w:rsidR="0069248C" w:rsidRPr="00370983" w14:paraId="54DF1018"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vAlign w:val="center"/>
            <w:hideMark/>
          </w:tcPr>
          <w:p w14:paraId="4E8507E4"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RT41clip</w:t>
            </w:r>
          </w:p>
        </w:tc>
        <w:tc>
          <w:tcPr>
            <w:tcW w:w="1692" w:type="pct"/>
            <w:tcBorders>
              <w:top w:val="nil"/>
              <w:left w:val="nil"/>
              <w:bottom w:val="single" w:sz="4" w:space="0" w:color="auto"/>
              <w:right w:val="single" w:sz="4" w:space="0" w:color="auto"/>
            </w:tcBorders>
            <w:shd w:val="clear" w:color="auto" w:fill="auto"/>
            <w:noWrap/>
            <w:vAlign w:val="center"/>
            <w:hideMark/>
          </w:tcPr>
          <w:p w14:paraId="608C8912" w14:textId="77777777" w:rsidR="00370983" w:rsidRPr="00370983" w:rsidRDefault="00370983" w:rsidP="00370983">
            <w:pPr>
              <w:spacing w:after="0" w:line="240" w:lineRule="auto"/>
              <w:rPr>
                <w:rFonts w:ascii="Calibri" w:eastAsia="Times New Roman" w:hAnsi="Calibri" w:cs="Calibri"/>
              </w:rPr>
            </w:pPr>
            <w:proofErr w:type="spellStart"/>
            <w:r w:rsidRPr="00370983">
              <w:rPr>
                <w:rFonts w:ascii="Calibri" w:eastAsia="Times New Roman" w:hAnsi="Calibri" w:cs="Calibri"/>
              </w:rPr>
              <w:t>NNGTATNNNAGATCGGAAGAGCGTCGTGgatcCTGAACCGC</w:t>
            </w:r>
            <w:proofErr w:type="spellEnd"/>
          </w:p>
        </w:tc>
        <w:tc>
          <w:tcPr>
            <w:tcW w:w="16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A73702D" w14:textId="77777777" w:rsidR="00370983" w:rsidRPr="00370983" w:rsidRDefault="00370983" w:rsidP="00370983">
            <w:pPr>
              <w:spacing w:after="0" w:line="240" w:lineRule="auto"/>
              <w:jc w:val="center"/>
              <w:rPr>
                <w:rFonts w:ascii="Calibri" w:eastAsia="Times New Roman" w:hAnsi="Calibri" w:cs="Calibri"/>
                <w:color w:val="000000"/>
              </w:rPr>
            </w:pPr>
            <w:proofErr w:type="spellStart"/>
            <w:r w:rsidRPr="00370983">
              <w:rPr>
                <w:rFonts w:ascii="Calibri" w:eastAsia="Times New Roman" w:hAnsi="Calibri" w:cs="Calibri"/>
                <w:color w:val="000000"/>
              </w:rPr>
              <w:t>miCLIP</w:t>
            </w:r>
            <w:proofErr w:type="spellEnd"/>
            <w:r w:rsidRPr="00370983">
              <w:rPr>
                <w:rFonts w:ascii="Calibri" w:eastAsia="Times New Roman" w:hAnsi="Calibri" w:cs="Calibri"/>
                <w:color w:val="000000"/>
              </w:rPr>
              <w:t xml:space="preserve"> library preparation</w:t>
            </w:r>
          </w:p>
        </w:tc>
        <w:tc>
          <w:tcPr>
            <w:tcW w:w="824" w:type="pct"/>
            <w:vMerge w:val="restart"/>
            <w:tcBorders>
              <w:top w:val="nil"/>
              <w:left w:val="single" w:sz="4" w:space="0" w:color="auto"/>
              <w:bottom w:val="single" w:sz="8" w:space="0" w:color="000000"/>
              <w:right w:val="single" w:sz="8" w:space="0" w:color="auto"/>
            </w:tcBorders>
            <w:shd w:val="clear" w:color="auto" w:fill="auto"/>
            <w:noWrap/>
            <w:vAlign w:val="bottom"/>
            <w:hideMark/>
          </w:tcPr>
          <w:p w14:paraId="09A332C3" w14:textId="77777777" w:rsidR="00370983" w:rsidRPr="00370983" w:rsidRDefault="00370983" w:rsidP="00370983">
            <w:pPr>
              <w:spacing w:after="0" w:line="240" w:lineRule="auto"/>
              <w:jc w:val="center"/>
              <w:rPr>
                <w:rFonts w:ascii="Calibri" w:eastAsia="Times New Roman" w:hAnsi="Calibri" w:cs="Calibri"/>
                <w:color w:val="000000"/>
              </w:rPr>
            </w:pPr>
            <w:r w:rsidRPr="00370983">
              <w:rPr>
                <w:rFonts w:ascii="Calibri" w:eastAsia="Times New Roman" w:hAnsi="Calibri" w:cs="Calibri"/>
                <w:color w:val="000000"/>
              </w:rPr>
              <w:t> </w:t>
            </w:r>
          </w:p>
        </w:tc>
      </w:tr>
      <w:tr w:rsidR="0069248C" w:rsidRPr="00370983" w14:paraId="072D68C3"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vAlign w:val="center"/>
            <w:hideMark/>
          </w:tcPr>
          <w:p w14:paraId="0C795DD6"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RT48clip</w:t>
            </w:r>
          </w:p>
        </w:tc>
        <w:tc>
          <w:tcPr>
            <w:tcW w:w="1692" w:type="pct"/>
            <w:tcBorders>
              <w:top w:val="nil"/>
              <w:left w:val="nil"/>
              <w:bottom w:val="single" w:sz="4" w:space="0" w:color="auto"/>
              <w:right w:val="single" w:sz="4" w:space="0" w:color="auto"/>
            </w:tcBorders>
            <w:shd w:val="clear" w:color="auto" w:fill="auto"/>
            <w:noWrap/>
            <w:vAlign w:val="center"/>
            <w:hideMark/>
          </w:tcPr>
          <w:p w14:paraId="27118A8C" w14:textId="77777777" w:rsidR="00370983" w:rsidRPr="00370983" w:rsidRDefault="00370983" w:rsidP="00370983">
            <w:pPr>
              <w:spacing w:after="0" w:line="240" w:lineRule="auto"/>
              <w:rPr>
                <w:rFonts w:ascii="Calibri" w:eastAsia="Times New Roman" w:hAnsi="Calibri" w:cs="Calibri"/>
              </w:rPr>
            </w:pPr>
            <w:proofErr w:type="spellStart"/>
            <w:r w:rsidRPr="00370983">
              <w:rPr>
                <w:rFonts w:ascii="Calibri" w:eastAsia="Times New Roman" w:hAnsi="Calibri" w:cs="Calibri"/>
              </w:rPr>
              <w:t>NNTGTGNNNAGATCGGAAGAGCGTCGTGgatcCTGAACCGC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66FCF25A"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10EA4A34" w14:textId="77777777" w:rsidR="00370983" w:rsidRPr="00370983" w:rsidRDefault="00370983" w:rsidP="00370983">
            <w:pPr>
              <w:spacing w:after="0" w:line="240" w:lineRule="auto"/>
              <w:rPr>
                <w:rFonts w:ascii="Calibri" w:eastAsia="Times New Roman" w:hAnsi="Calibri" w:cs="Calibri"/>
                <w:color w:val="000000"/>
              </w:rPr>
            </w:pPr>
          </w:p>
        </w:tc>
      </w:tr>
      <w:tr w:rsidR="0069248C" w:rsidRPr="00370983" w14:paraId="4E0DC34F" w14:textId="77777777" w:rsidTr="00855100">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7418B955"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RT49clip</w:t>
            </w:r>
          </w:p>
        </w:tc>
        <w:tc>
          <w:tcPr>
            <w:tcW w:w="1692" w:type="pct"/>
            <w:tcBorders>
              <w:top w:val="nil"/>
              <w:left w:val="nil"/>
              <w:bottom w:val="single" w:sz="4" w:space="0" w:color="auto"/>
              <w:right w:val="single" w:sz="4" w:space="0" w:color="auto"/>
            </w:tcBorders>
            <w:shd w:val="clear" w:color="auto" w:fill="auto"/>
            <w:noWrap/>
            <w:vAlign w:val="center"/>
            <w:hideMark/>
          </w:tcPr>
          <w:p w14:paraId="738AF06E" w14:textId="77777777" w:rsidR="00370983" w:rsidRPr="00370983" w:rsidRDefault="00370983" w:rsidP="00370983">
            <w:pPr>
              <w:spacing w:after="0" w:line="240" w:lineRule="auto"/>
              <w:rPr>
                <w:rFonts w:ascii="Calibri" w:eastAsia="Times New Roman" w:hAnsi="Calibri" w:cs="Calibri"/>
                <w:color w:val="000000"/>
              </w:rPr>
            </w:pPr>
            <w:proofErr w:type="spellStart"/>
            <w:r w:rsidRPr="00370983">
              <w:rPr>
                <w:rFonts w:ascii="Calibri" w:eastAsia="Times New Roman" w:hAnsi="Calibri" w:cs="Calibri"/>
              </w:rPr>
              <w:t>NNTTCT</w:t>
            </w:r>
            <w:r w:rsidRPr="00370983">
              <w:rPr>
                <w:rFonts w:ascii="Calibri" w:eastAsia="Times New Roman" w:hAnsi="Calibri" w:cs="Calibri"/>
                <w:color w:val="000000"/>
              </w:rPr>
              <w:t>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3436A439"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2F46E6B7" w14:textId="77777777" w:rsidR="00370983" w:rsidRPr="00370983" w:rsidRDefault="00370983" w:rsidP="00370983">
            <w:pPr>
              <w:spacing w:after="0" w:line="240" w:lineRule="auto"/>
              <w:rPr>
                <w:rFonts w:ascii="Calibri" w:eastAsia="Times New Roman" w:hAnsi="Calibri" w:cs="Calibri"/>
                <w:color w:val="000000"/>
              </w:rPr>
            </w:pPr>
          </w:p>
        </w:tc>
      </w:tr>
      <w:tr w:rsidR="0069248C" w:rsidRPr="00370983" w14:paraId="38DDA54E" w14:textId="77777777" w:rsidTr="00855100">
        <w:trPr>
          <w:trHeight w:val="320"/>
        </w:trPr>
        <w:tc>
          <w:tcPr>
            <w:tcW w:w="821" w:type="pct"/>
            <w:tcBorders>
              <w:top w:val="nil"/>
              <w:left w:val="single" w:sz="8" w:space="0" w:color="auto"/>
              <w:bottom w:val="single" w:sz="8" w:space="0" w:color="auto"/>
              <w:right w:val="single" w:sz="4" w:space="0" w:color="auto"/>
            </w:tcBorders>
            <w:shd w:val="clear" w:color="auto" w:fill="auto"/>
            <w:noWrap/>
            <w:hideMark/>
          </w:tcPr>
          <w:p w14:paraId="010A9CD2" w14:textId="77777777" w:rsidR="00370983" w:rsidRPr="00370983" w:rsidRDefault="00370983" w:rsidP="00370983">
            <w:pPr>
              <w:spacing w:after="0" w:line="240" w:lineRule="auto"/>
              <w:rPr>
                <w:rFonts w:ascii="Calibri" w:eastAsia="Times New Roman" w:hAnsi="Calibri" w:cs="Calibri"/>
                <w:color w:val="000000"/>
              </w:rPr>
            </w:pPr>
            <w:r w:rsidRPr="00370983">
              <w:rPr>
                <w:rFonts w:ascii="Calibri" w:eastAsia="Times New Roman" w:hAnsi="Calibri" w:cs="Calibri"/>
                <w:color w:val="000000"/>
              </w:rPr>
              <w:t>RT50clip</w:t>
            </w:r>
          </w:p>
        </w:tc>
        <w:tc>
          <w:tcPr>
            <w:tcW w:w="1692" w:type="pct"/>
            <w:tcBorders>
              <w:top w:val="nil"/>
              <w:left w:val="nil"/>
              <w:bottom w:val="single" w:sz="8" w:space="0" w:color="auto"/>
              <w:right w:val="single" w:sz="4" w:space="0" w:color="auto"/>
            </w:tcBorders>
            <w:shd w:val="clear" w:color="auto" w:fill="auto"/>
            <w:noWrap/>
            <w:vAlign w:val="center"/>
            <w:hideMark/>
          </w:tcPr>
          <w:p w14:paraId="0F2EE614" w14:textId="77777777" w:rsidR="00370983" w:rsidRPr="00370983" w:rsidRDefault="00370983" w:rsidP="00370983">
            <w:pPr>
              <w:spacing w:after="0" w:line="240" w:lineRule="auto"/>
              <w:rPr>
                <w:rFonts w:ascii="Calibri" w:eastAsia="Times New Roman" w:hAnsi="Calibri" w:cs="Calibri"/>
              </w:rPr>
            </w:pPr>
            <w:proofErr w:type="spellStart"/>
            <w:r w:rsidRPr="00370983">
              <w:rPr>
                <w:rFonts w:ascii="Calibri" w:eastAsia="Times New Roman" w:hAnsi="Calibri" w:cs="Calibri"/>
              </w:rPr>
              <w:t>NNTTTCNNNAGATCGGAAGAGCGTCGTGgatcCTGAACCGC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153D532E" w14:textId="77777777" w:rsidR="00370983" w:rsidRPr="00370983" w:rsidRDefault="00370983" w:rsidP="00370983">
            <w:pPr>
              <w:spacing w:after="0" w:line="240" w:lineRule="auto"/>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6CACB661" w14:textId="77777777" w:rsidR="00370983" w:rsidRPr="00370983" w:rsidRDefault="00370983" w:rsidP="00370983">
            <w:pPr>
              <w:spacing w:after="0" w:line="240" w:lineRule="auto"/>
              <w:rPr>
                <w:rFonts w:ascii="Calibri" w:eastAsia="Times New Roman" w:hAnsi="Calibri" w:cs="Calibri"/>
                <w:color w:val="000000"/>
              </w:rPr>
            </w:pPr>
          </w:p>
        </w:tc>
      </w:tr>
    </w:tbl>
    <w:p w14:paraId="2DCADBF8" w14:textId="77777777" w:rsidR="00934B82" w:rsidRDefault="00934B82" w:rsidP="00E31EAA"/>
    <w:p w14:paraId="11ECD375" w14:textId="618E4977" w:rsidR="00CF14F5" w:rsidRPr="007824DA" w:rsidRDefault="00370983" w:rsidP="006D56C7">
      <w:pPr>
        <w:rPr>
          <w:lang w:val="en-US"/>
        </w:rPr>
      </w:pPr>
      <w:r>
        <w:rPr>
          <w:b/>
          <w:bCs/>
        </w:rPr>
        <w:t>Table S5 Primers used in this study</w:t>
      </w:r>
    </w:p>
    <w:sectPr w:rsidR="00CF14F5" w:rsidRPr="007824DA" w:rsidSect="00E14BBD">
      <w:headerReference w:type="default" r:id="rId14"/>
      <w:footerReference w:type="default" r:id="rId1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87112" w14:textId="77777777" w:rsidR="008A68BE" w:rsidRDefault="008A68BE">
      <w:pPr>
        <w:spacing w:after="0" w:line="240" w:lineRule="auto"/>
      </w:pPr>
      <w:r>
        <w:separator/>
      </w:r>
    </w:p>
  </w:endnote>
  <w:endnote w:type="continuationSeparator" w:id="0">
    <w:p w14:paraId="0DBA6905" w14:textId="77777777" w:rsidR="008A68BE" w:rsidRDefault="008A68BE">
      <w:pPr>
        <w:spacing w:after="0" w:line="240" w:lineRule="auto"/>
      </w:pPr>
      <w:r>
        <w:continuationSeparator/>
      </w:r>
    </w:p>
  </w:endnote>
  <w:endnote w:type="continuationNotice" w:id="1">
    <w:p w14:paraId="2BF126CA" w14:textId="77777777" w:rsidR="008A68BE" w:rsidRDefault="008A68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820355" w14:paraId="45B5C202" w14:textId="77777777" w:rsidTr="66B701AD">
      <w:tc>
        <w:tcPr>
          <w:tcW w:w="3009" w:type="dxa"/>
        </w:tcPr>
        <w:p w14:paraId="047187B0" w14:textId="4B31C716" w:rsidR="00820355" w:rsidRDefault="00820355" w:rsidP="66B701AD">
          <w:pPr>
            <w:ind w:left="-115"/>
          </w:pPr>
        </w:p>
      </w:tc>
      <w:tc>
        <w:tcPr>
          <w:tcW w:w="3009" w:type="dxa"/>
        </w:tcPr>
        <w:p w14:paraId="2E8756F4" w14:textId="48637FF5" w:rsidR="00820355" w:rsidRDefault="00820355" w:rsidP="66B701AD">
          <w:pPr>
            <w:jc w:val="center"/>
          </w:pPr>
        </w:p>
      </w:tc>
      <w:tc>
        <w:tcPr>
          <w:tcW w:w="3009" w:type="dxa"/>
        </w:tcPr>
        <w:p w14:paraId="10874380" w14:textId="36418283" w:rsidR="00820355" w:rsidRDefault="00820355" w:rsidP="66B701AD">
          <w:pPr>
            <w:ind w:right="-115"/>
            <w:jc w:val="right"/>
          </w:pPr>
        </w:p>
      </w:tc>
    </w:tr>
  </w:tbl>
  <w:p w14:paraId="73167DB3" w14:textId="5107807E" w:rsidR="00820355" w:rsidRDefault="00820355" w:rsidP="66B701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47B9D" w14:textId="77777777" w:rsidR="008A68BE" w:rsidRDefault="008A68BE">
      <w:pPr>
        <w:spacing w:after="0" w:line="240" w:lineRule="auto"/>
      </w:pPr>
      <w:r>
        <w:separator/>
      </w:r>
    </w:p>
  </w:footnote>
  <w:footnote w:type="continuationSeparator" w:id="0">
    <w:p w14:paraId="2E7C1D7E" w14:textId="77777777" w:rsidR="008A68BE" w:rsidRDefault="008A68BE">
      <w:pPr>
        <w:spacing w:after="0" w:line="240" w:lineRule="auto"/>
      </w:pPr>
      <w:r>
        <w:continuationSeparator/>
      </w:r>
    </w:p>
  </w:footnote>
  <w:footnote w:type="continuationNotice" w:id="1">
    <w:p w14:paraId="6DDBFD21" w14:textId="77777777" w:rsidR="008A68BE" w:rsidRDefault="008A68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820355" w14:paraId="2BD98929" w14:textId="77777777" w:rsidTr="66B701AD">
      <w:tc>
        <w:tcPr>
          <w:tcW w:w="3009" w:type="dxa"/>
        </w:tcPr>
        <w:p w14:paraId="7AE2901E" w14:textId="62D50B68" w:rsidR="00820355" w:rsidRDefault="00820355" w:rsidP="66B701AD">
          <w:pPr>
            <w:ind w:left="-115"/>
          </w:pPr>
        </w:p>
      </w:tc>
      <w:tc>
        <w:tcPr>
          <w:tcW w:w="3009" w:type="dxa"/>
        </w:tcPr>
        <w:p w14:paraId="23AC70D1" w14:textId="3B95B963" w:rsidR="00820355" w:rsidRDefault="00820355" w:rsidP="66B701AD">
          <w:pPr>
            <w:jc w:val="center"/>
          </w:pPr>
        </w:p>
      </w:tc>
      <w:tc>
        <w:tcPr>
          <w:tcW w:w="3009" w:type="dxa"/>
        </w:tcPr>
        <w:p w14:paraId="1A69D466" w14:textId="16ED6540" w:rsidR="00820355" w:rsidRDefault="00820355" w:rsidP="66B701AD">
          <w:pPr>
            <w:ind w:right="-115"/>
            <w:jc w:val="right"/>
          </w:pPr>
        </w:p>
      </w:tc>
    </w:tr>
  </w:tbl>
  <w:p w14:paraId="6FAFD0B4" w14:textId="52956D3C" w:rsidR="00820355" w:rsidRDefault="00820355" w:rsidP="66B701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D54"/>
    <w:multiLevelType w:val="hybridMultilevel"/>
    <w:tmpl w:val="C04E11A0"/>
    <w:lvl w:ilvl="0" w:tplc="8786B61A">
      <w:start w:val="1"/>
      <w:numFmt w:val="upp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5F49EB"/>
    <w:multiLevelType w:val="hybridMultilevel"/>
    <w:tmpl w:val="C7CC7B4C"/>
    <w:lvl w:ilvl="0" w:tplc="F356E46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32386E"/>
    <w:multiLevelType w:val="hybridMultilevel"/>
    <w:tmpl w:val="540EFCDC"/>
    <w:lvl w:ilvl="0" w:tplc="77CC63C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275D9F"/>
    <w:multiLevelType w:val="hybridMultilevel"/>
    <w:tmpl w:val="BBDC6AA2"/>
    <w:lvl w:ilvl="0" w:tplc="C958BF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11C49"/>
    <w:multiLevelType w:val="hybridMultilevel"/>
    <w:tmpl w:val="7A6263EE"/>
    <w:lvl w:ilvl="0" w:tplc="46AED7A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D815BA"/>
    <w:multiLevelType w:val="hybridMultilevel"/>
    <w:tmpl w:val="351A6E1A"/>
    <w:lvl w:ilvl="0" w:tplc="1354DBB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076C11"/>
    <w:multiLevelType w:val="hybridMultilevel"/>
    <w:tmpl w:val="6C2AF7DC"/>
    <w:lvl w:ilvl="0" w:tplc="9E34C67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4"/>
  </w:num>
  <w:num w:numId="5">
    <w:abstractNumId w:val="1"/>
  </w:num>
  <w:num w:numId="6">
    <w:abstractNumId w:val="5"/>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ffrey Barton (Staff)">
    <w15:presenceInfo w15:providerId="AD" w15:userId="S::gjbarton@dundee.ac.uk::fee601dc-a220-4988-a3b8-d1a12c61bc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7"/>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arfpway0tftyefaesx2wwqe99t0ww5wxwd&quot;&gt;My EndNote Library&lt;record-ids&gt;&lt;item&gt;142&lt;/item&gt;&lt;item&gt;148&lt;/item&gt;&lt;item&gt;149&lt;/item&gt;&lt;item&gt;150&lt;/item&gt;&lt;item&gt;151&lt;/item&gt;&lt;item&gt;152&lt;/item&gt;&lt;item&gt;153&lt;/item&gt;&lt;item&gt;154&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2&lt;/item&gt;&lt;item&gt;173&lt;/item&gt;&lt;item&gt;174&lt;/item&gt;&lt;item&gt;175&lt;/item&gt;&lt;item&gt;176&lt;/item&gt;&lt;item&gt;177&lt;/item&gt;&lt;item&gt;178&lt;/item&gt;&lt;item&gt;179&lt;/item&gt;&lt;item&gt;181&lt;/item&gt;&lt;item&gt;182&lt;/item&gt;&lt;item&gt;185&lt;/item&gt;&lt;item&gt;186&lt;/item&gt;&lt;item&gt;187&lt;/item&gt;&lt;item&gt;191&lt;/item&gt;&lt;item&gt;193&lt;/item&gt;&lt;/record-ids&gt;&lt;/item&gt;&lt;/Libraries&gt;"/>
  </w:docVars>
  <w:rsids>
    <w:rsidRoot w:val="0068286E"/>
    <w:rsid w:val="00013D1B"/>
    <w:rsid w:val="000230D5"/>
    <w:rsid w:val="0003151E"/>
    <w:rsid w:val="00032481"/>
    <w:rsid w:val="00033C64"/>
    <w:rsid w:val="00040F22"/>
    <w:rsid w:val="000412D2"/>
    <w:rsid w:val="0004183B"/>
    <w:rsid w:val="00047073"/>
    <w:rsid w:val="000479AA"/>
    <w:rsid w:val="000524DE"/>
    <w:rsid w:val="00053AFD"/>
    <w:rsid w:val="00054CBD"/>
    <w:rsid w:val="0006219F"/>
    <w:rsid w:val="000664AF"/>
    <w:rsid w:val="00070E4A"/>
    <w:rsid w:val="0007102D"/>
    <w:rsid w:val="00081BEA"/>
    <w:rsid w:val="000844E7"/>
    <w:rsid w:val="0009193F"/>
    <w:rsid w:val="000A3070"/>
    <w:rsid w:val="000A4738"/>
    <w:rsid w:val="000A6309"/>
    <w:rsid w:val="000B20A1"/>
    <w:rsid w:val="000C00C0"/>
    <w:rsid w:val="000C102A"/>
    <w:rsid w:val="000D4FB7"/>
    <w:rsid w:val="000E0F11"/>
    <w:rsid w:val="000E44D5"/>
    <w:rsid w:val="000E58C0"/>
    <w:rsid w:val="000E7B18"/>
    <w:rsid w:val="000F75B3"/>
    <w:rsid w:val="00100A9A"/>
    <w:rsid w:val="00102CD5"/>
    <w:rsid w:val="00113EAF"/>
    <w:rsid w:val="001148D6"/>
    <w:rsid w:val="00126F4B"/>
    <w:rsid w:val="0014506F"/>
    <w:rsid w:val="00146035"/>
    <w:rsid w:val="00146FAB"/>
    <w:rsid w:val="0015618D"/>
    <w:rsid w:val="00160CC7"/>
    <w:rsid w:val="001643D9"/>
    <w:rsid w:val="001646FC"/>
    <w:rsid w:val="001713F0"/>
    <w:rsid w:val="00176030"/>
    <w:rsid w:val="00180177"/>
    <w:rsid w:val="001928F7"/>
    <w:rsid w:val="001A11A8"/>
    <w:rsid w:val="001A5E08"/>
    <w:rsid w:val="001B5764"/>
    <w:rsid w:val="001C22B6"/>
    <w:rsid w:val="001C404B"/>
    <w:rsid w:val="001D166B"/>
    <w:rsid w:val="001E306C"/>
    <w:rsid w:val="001E4B45"/>
    <w:rsid w:val="001F4AE6"/>
    <w:rsid w:val="001F51A1"/>
    <w:rsid w:val="001F7F57"/>
    <w:rsid w:val="00202E77"/>
    <w:rsid w:val="0021480B"/>
    <w:rsid w:val="0021714F"/>
    <w:rsid w:val="002173D8"/>
    <w:rsid w:val="002203C5"/>
    <w:rsid w:val="002243C8"/>
    <w:rsid w:val="00231B5C"/>
    <w:rsid w:val="00234AFA"/>
    <w:rsid w:val="0023788E"/>
    <w:rsid w:val="00240ED0"/>
    <w:rsid w:val="00245D59"/>
    <w:rsid w:val="002464C3"/>
    <w:rsid w:val="00253B5C"/>
    <w:rsid w:val="00255D1B"/>
    <w:rsid w:val="00257045"/>
    <w:rsid w:val="00270C60"/>
    <w:rsid w:val="002747EE"/>
    <w:rsid w:val="002751F6"/>
    <w:rsid w:val="00285BE7"/>
    <w:rsid w:val="00290C4C"/>
    <w:rsid w:val="00293983"/>
    <w:rsid w:val="002A31F4"/>
    <w:rsid w:val="002B4862"/>
    <w:rsid w:val="002B5E9D"/>
    <w:rsid w:val="002C0F2F"/>
    <w:rsid w:val="002D4168"/>
    <w:rsid w:val="002E0F87"/>
    <w:rsid w:val="002E2677"/>
    <w:rsid w:val="002E47E5"/>
    <w:rsid w:val="002F1D39"/>
    <w:rsid w:val="002F34A7"/>
    <w:rsid w:val="002F41EB"/>
    <w:rsid w:val="002F44EF"/>
    <w:rsid w:val="002F5537"/>
    <w:rsid w:val="0030072C"/>
    <w:rsid w:val="00311594"/>
    <w:rsid w:val="00314CEB"/>
    <w:rsid w:val="00316B2B"/>
    <w:rsid w:val="00317F61"/>
    <w:rsid w:val="003200B1"/>
    <w:rsid w:val="003271BC"/>
    <w:rsid w:val="003344F2"/>
    <w:rsid w:val="00337093"/>
    <w:rsid w:val="00337901"/>
    <w:rsid w:val="0034197D"/>
    <w:rsid w:val="00351D21"/>
    <w:rsid w:val="00354B3D"/>
    <w:rsid w:val="00363222"/>
    <w:rsid w:val="00365E1C"/>
    <w:rsid w:val="00370983"/>
    <w:rsid w:val="00371995"/>
    <w:rsid w:val="0038025A"/>
    <w:rsid w:val="00381752"/>
    <w:rsid w:val="00386FCE"/>
    <w:rsid w:val="00394116"/>
    <w:rsid w:val="00395B10"/>
    <w:rsid w:val="003A3ECE"/>
    <w:rsid w:val="003B07A2"/>
    <w:rsid w:val="003B2D9A"/>
    <w:rsid w:val="003B2FF8"/>
    <w:rsid w:val="003B4654"/>
    <w:rsid w:val="003B6614"/>
    <w:rsid w:val="003C10E6"/>
    <w:rsid w:val="003C710F"/>
    <w:rsid w:val="003E73A7"/>
    <w:rsid w:val="003F2AC4"/>
    <w:rsid w:val="00401FDB"/>
    <w:rsid w:val="00402F64"/>
    <w:rsid w:val="00405AF2"/>
    <w:rsid w:val="0041437A"/>
    <w:rsid w:val="0042032E"/>
    <w:rsid w:val="004265E6"/>
    <w:rsid w:val="004272FF"/>
    <w:rsid w:val="00427A81"/>
    <w:rsid w:val="004302D1"/>
    <w:rsid w:val="0043268E"/>
    <w:rsid w:val="00434FEE"/>
    <w:rsid w:val="004446B5"/>
    <w:rsid w:val="004448C6"/>
    <w:rsid w:val="004623A3"/>
    <w:rsid w:val="004635AD"/>
    <w:rsid w:val="00477CCC"/>
    <w:rsid w:val="0048449D"/>
    <w:rsid w:val="00492855"/>
    <w:rsid w:val="0049696A"/>
    <w:rsid w:val="004A6E6D"/>
    <w:rsid w:val="004A7851"/>
    <w:rsid w:val="004B3930"/>
    <w:rsid w:val="004B4FA5"/>
    <w:rsid w:val="004C015C"/>
    <w:rsid w:val="004C5614"/>
    <w:rsid w:val="004D0464"/>
    <w:rsid w:val="004D5E76"/>
    <w:rsid w:val="004D7314"/>
    <w:rsid w:val="004E18A8"/>
    <w:rsid w:val="004E3889"/>
    <w:rsid w:val="004E50A5"/>
    <w:rsid w:val="004E6FF5"/>
    <w:rsid w:val="004E7869"/>
    <w:rsid w:val="004F3A3B"/>
    <w:rsid w:val="00506066"/>
    <w:rsid w:val="00510A44"/>
    <w:rsid w:val="00510E42"/>
    <w:rsid w:val="0051490C"/>
    <w:rsid w:val="00514D6B"/>
    <w:rsid w:val="00521981"/>
    <w:rsid w:val="00525007"/>
    <w:rsid w:val="005375D1"/>
    <w:rsid w:val="00537778"/>
    <w:rsid w:val="0054403F"/>
    <w:rsid w:val="00547CC0"/>
    <w:rsid w:val="00550381"/>
    <w:rsid w:val="005516F4"/>
    <w:rsid w:val="00553520"/>
    <w:rsid w:val="005749D8"/>
    <w:rsid w:val="00574C23"/>
    <w:rsid w:val="0057559E"/>
    <w:rsid w:val="00576CA8"/>
    <w:rsid w:val="00577A9A"/>
    <w:rsid w:val="005861F4"/>
    <w:rsid w:val="00590106"/>
    <w:rsid w:val="00591AFF"/>
    <w:rsid w:val="005936B5"/>
    <w:rsid w:val="005B171F"/>
    <w:rsid w:val="005B43D6"/>
    <w:rsid w:val="005C1192"/>
    <w:rsid w:val="005C6F2E"/>
    <w:rsid w:val="005C709B"/>
    <w:rsid w:val="005D389D"/>
    <w:rsid w:val="005D3CFC"/>
    <w:rsid w:val="005D731D"/>
    <w:rsid w:val="005E0763"/>
    <w:rsid w:val="005E2115"/>
    <w:rsid w:val="005E58CD"/>
    <w:rsid w:val="005E665D"/>
    <w:rsid w:val="005E6B6D"/>
    <w:rsid w:val="005F2C75"/>
    <w:rsid w:val="005F4927"/>
    <w:rsid w:val="005F4FAB"/>
    <w:rsid w:val="005F5D0C"/>
    <w:rsid w:val="006106BC"/>
    <w:rsid w:val="00610A77"/>
    <w:rsid w:val="006117EA"/>
    <w:rsid w:val="00612798"/>
    <w:rsid w:val="006139E3"/>
    <w:rsid w:val="00613E57"/>
    <w:rsid w:val="00616299"/>
    <w:rsid w:val="006170EF"/>
    <w:rsid w:val="006254AE"/>
    <w:rsid w:val="00627A1B"/>
    <w:rsid w:val="00631127"/>
    <w:rsid w:val="006334FD"/>
    <w:rsid w:val="00636FDD"/>
    <w:rsid w:val="00643202"/>
    <w:rsid w:val="00643281"/>
    <w:rsid w:val="00647325"/>
    <w:rsid w:val="00652671"/>
    <w:rsid w:val="00656836"/>
    <w:rsid w:val="00660BBD"/>
    <w:rsid w:val="00660C0C"/>
    <w:rsid w:val="00664507"/>
    <w:rsid w:val="006651E0"/>
    <w:rsid w:val="00665B4B"/>
    <w:rsid w:val="00667866"/>
    <w:rsid w:val="0068286E"/>
    <w:rsid w:val="0069248C"/>
    <w:rsid w:val="00695490"/>
    <w:rsid w:val="006A5A79"/>
    <w:rsid w:val="006B2FBC"/>
    <w:rsid w:val="006B6BF1"/>
    <w:rsid w:val="006C7592"/>
    <w:rsid w:val="006D06E5"/>
    <w:rsid w:val="006D56C7"/>
    <w:rsid w:val="006D749D"/>
    <w:rsid w:val="006D75C7"/>
    <w:rsid w:val="006E1FB1"/>
    <w:rsid w:val="006E2182"/>
    <w:rsid w:val="006E3466"/>
    <w:rsid w:val="006F02D4"/>
    <w:rsid w:val="006F30E1"/>
    <w:rsid w:val="006F3AA2"/>
    <w:rsid w:val="007021F8"/>
    <w:rsid w:val="00704848"/>
    <w:rsid w:val="00706A09"/>
    <w:rsid w:val="00710EF5"/>
    <w:rsid w:val="0071301D"/>
    <w:rsid w:val="00715F69"/>
    <w:rsid w:val="00716193"/>
    <w:rsid w:val="00717378"/>
    <w:rsid w:val="00717477"/>
    <w:rsid w:val="00723769"/>
    <w:rsid w:val="00724619"/>
    <w:rsid w:val="007256B6"/>
    <w:rsid w:val="007271BB"/>
    <w:rsid w:val="007305AE"/>
    <w:rsid w:val="00730E11"/>
    <w:rsid w:val="007435FD"/>
    <w:rsid w:val="007436D8"/>
    <w:rsid w:val="007454D3"/>
    <w:rsid w:val="00753279"/>
    <w:rsid w:val="0075433C"/>
    <w:rsid w:val="00757955"/>
    <w:rsid w:val="00760850"/>
    <w:rsid w:val="007629E4"/>
    <w:rsid w:val="00763A7C"/>
    <w:rsid w:val="00764021"/>
    <w:rsid w:val="007704B3"/>
    <w:rsid w:val="00770E64"/>
    <w:rsid w:val="007711B9"/>
    <w:rsid w:val="007722DC"/>
    <w:rsid w:val="0077381F"/>
    <w:rsid w:val="00777EAC"/>
    <w:rsid w:val="00780D05"/>
    <w:rsid w:val="007824DA"/>
    <w:rsid w:val="00787F2A"/>
    <w:rsid w:val="00796622"/>
    <w:rsid w:val="007A0449"/>
    <w:rsid w:val="007A078D"/>
    <w:rsid w:val="007B1693"/>
    <w:rsid w:val="007C4F62"/>
    <w:rsid w:val="007C53C7"/>
    <w:rsid w:val="007C5435"/>
    <w:rsid w:val="007D3C8D"/>
    <w:rsid w:val="007D43DB"/>
    <w:rsid w:val="007D48C3"/>
    <w:rsid w:val="007D6359"/>
    <w:rsid w:val="007E229F"/>
    <w:rsid w:val="007E22D2"/>
    <w:rsid w:val="007E3875"/>
    <w:rsid w:val="007E6D29"/>
    <w:rsid w:val="007F053C"/>
    <w:rsid w:val="007F7B3D"/>
    <w:rsid w:val="008009A0"/>
    <w:rsid w:val="0080163A"/>
    <w:rsid w:val="00803E04"/>
    <w:rsid w:val="0080538F"/>
    <w:rsid w:val="0081120C"/>
    <w:rsid w:val="00820355"/>
    <w:rsid w:val="008305F1"/>
    <w:rsid w:val="00844FEE"/>
    <w:rsid w:val="00855100"/>
    <w:rsid w:val="0087665E"/>
    <w:rsid w:val="0088245A"/>
    <w:rsid w:val="008847DB"/>
    <w:rsid w:val="0088588E"/>
    <w:rsid w:val="008A05ED"/>
    <w:rsid w:val="008A4443"/>
    <w:rsid w:val="008A68BE"/>
    <w:rsid w:val="008C0727"/>
    <w:rsid w:val="008D0DC6"/>
    <w:rsid w:val="008D36AF"/>
    <w:rsid w:val="008D79D3"/>
    <w:rsid w:val="008F0DB3"/>
    <w:rsid w:val="008F13E8"/>
    <w:rsid w:val="00907A74"/>
    <w:rsid w:val="009178FA"/>
    <w:rsid w:val="00920E04"/>
    <w:rsid w:val="00920F36"/>
    <w:rsid w:val="00934B82"/>
    <w:rsid w:val="00936AEA"/>
    <w:rsid w:val="009509AE"/>
    <w:rsid w:val="009519A0"/>
    <w:rsid w:val="00957A37"/>
    <w:rsid w:val="00961630"/>
    <w:rsid w:val="0096233C"/>
    <w:rsid w:val="00972EFC"/>
    <w:rsid w:val="009737B5"/>
    <w:rsid w:val="009760D0"/>
    <w:rsid w:val="00976915"/>
    <w:rsid w:val="009776C1"/>
    <w:rsid w:val="009860CF"/>
    <w:rsid w:val="0099062F"/>
    <w:rsid w:val="009907A1"/>
    <w:rsid w:val="0099586A"/>
    <w:rsid w:val="00996DA0"/>
    <w:rsid w:val="009A6ED7"/>
    <w:rsid w:val="009B144B"/>
    <w:rsid w:val="009B2C45"/>
    <w:rsid w:val="009B5EB7"/>
    <w:rsid w:val="009C0EC4"/>
    <w:rsid w:val="009D0079"/>
    <w:rsid w:val="009D3EC0"/>
    <w:rsid w:val="009D68F6"/>
    <w:rsid w:val="009D7340"/>
    <w:rsid w:val="009E3FC5"/>
    <w:rsid w:val="009E42A1"/>
    <w:rsid w:val="009E5C77"/>
    <w:rsid w:val="009E7057"/>
    <w:rsid w:val="009F30A2"/>
    <w:rsid w:val="009F31AD"/>
    <w:rsid w:val="009F47D7"/>
    <w:rsid w:val="009F6BF2"/>
    <w:rsid w:val="00A047A7"/>
    <w:rsid w:val="00A06924"/>
    <w:rsid w:val="00A06B64"/>
    <w:rsid w:val="00A07BAC"/>
    <w:rsid w:val="00A104D5"/>
    <w:rsid w:val="00A12DF5"/>
    <w:rsid w:val="00A13CD4"/>
    <w:rsid w:val="00A148C5"/>
    <w:rsid w:val="00A15EB7"/>
    <w:rsid w:val="00A22279"/>
    <w:rsid w:val="00A308D7"/>
    <w:rsid w:val="00A343F5"/>
    <w:rsid w:val="00A36944"/>
    <w:rsid w:val="00A401F0"/>
    <w:rsid w:val="00A45549"/>
    <w:rsid w:val="00A46894"/>
    <w:rsid w:val="00A607DE"/>
    <w:rsid w:val="00A63F28"/>
    <w:rsid w:val="00A70324"/>
    <w:rsid w:val="00A7067C"/>
    <w:rsid w:val="00A70F1E"/>
    <w:rsid w:val="00A76237"/>
    <w:rsid w:val="00A85810"/>
    <w:rsid w:val="00A936C0"/>
    <w:rsid w:val="00A93BD3"/>
    <w:rsid w:val="00A96FF6"/>
    <w:rsid w:val="00AA15F1"/>
    <w:rsid w:val="00AA6BE6"/>
    <w:rsid w:val="00AA7C72"/>
    <w:rsid w:val="00AB1792"/>
    <w:rsid w:val="00AB17FE"/>
    <w:rsid w:val="00AB27BA"/>
    <w:rsid w:val="00AB40C5"/>
    <w:rsid w:val="00AC4268"/>
    <w:rsid w:val="00AF5A85"/>
    <w:rsid w:val="00B1421D"/>
    <w:rsid w:val="00B215A8"/>
    <w:rsid w:val="00B260EA"/>
    <w:rsid w:val="00B31D03"/>
    <w:rsid w:val="00B32DB9"/>
    <w:rsid w:val="00B333E9"/>
    <w:rsid w:val="00B45C1D"/>
    <w:rsid w:val="00B47652"/>
    <w:rsid w:val="00B55B7D"/>
    <w:rsid w:val="00B61210"/>
    <w:rsid w:val="00B70132"/>
    <w:rsid w:val="00B725E9"/>
    <w:rsid w:val="00B73248"/>
    <w:rsid w:val="00B7636A"/>
    <w:rsid w:val="00B80A25"/>
    <w:rsid w:val="00B8235C"/>
    <w:rsid w:val="00B8317A"/>
    <w:rsid w:val="00B96824"/>
    <w:rsid w:val="00BA3390"/>
    <w:rsid w:val="00BA6ABF"/>
    <w:rsid w:val="00BB4479"/>
    <w:rsid w:val="00BB4B26"/>
    <w:rsid w:val="00BB7E33"/>
    <w:rsid w:val="00BC13B2"/>
    <w:rsid w:val="00BC229C"/>
    <w:rsid w:val="00BD0C79"/>
    <w:rsid w:val="00BD2BE3"/>
    <w:rsid w:val="00BE0D17"/>
    <w:rsid w:val="00BE4614"/>
    <w:rsid w:val="00BF3649"/>
    <w:rsid w:val="00BF4BD6"/>
    <w:rsid w:val="00BF4CBE"/>
    <w:rsid w:val="00C00D34"/>
    <w:rsid w:val="00C01A33"/>
    <w:rsid w:val="00C076C3"/>
    <w:rsid w:val="00C14A57"/>
    <w:rsid w:val="00C17468"/>
    <w:rsid w:val="00C20364"/>
    <w:rsid w:val="00C22209"/>
    <w:rsid w:val="00C27B9B"/>
    <w:rsid w:val="00C31EB7"/>
    <w:rsid w:val="00C33E63"/>
    <w:rsid w:val="00C369F6"/>
    <w:rsid w:val="00C42F3F"/>
    <w:rsid w:val="00C5290D"/>
    <w:rsid w:val="00C54601"/>
    <w:rsid w:val="00C54EE7"/>
    <w:rsid w:val="00C6119D"/>
    <w:rsid w:val="00C616F2"/>
    <w:rsid w:val="00C764AE"/>
    <w:rsid w:val="00C80D1B"/>
    <w:rsid w:val="00C819F1"/>
    <w:rsid w:val="00C87C17"/>
    <w:rsid w:val="00C90F2A"/>
    <w:rsid w:val="00C91FDA"/>
    <w:rsid w:val="00C94FB6"/>
    <w:rsid w:val="00C96E9A"/>
    <w:rsid w:val="00CA1E2E"/>
    <w:rsid w:val="00CB520F"/>
    <w:rsid w:val="00CC0D05"/>
    <w:rsid w:val="00CC2CAA"/>
    <w:rsid w:val="00CC3CF9"/>
    <w:rsid w:val="00CC53F5"/>
    <w:rsid w:val="00CD40DF"/>
    <w:rsid w:val="00CE1736"/>
    <w:rsid w:val="00CE3E40"/>
    <w:rsid w:val="00CF012D"/>
    <w:rsid w:val="00CF14F5"/>
    <w:rsid w:val="00CF15EC"/>
    <w:rsid w:val="00D01584"/>
    <w:rsid w:val="00D06040"/>
    <w:rsid w:val="00D10BB8"/>
    <w:rsid w:val="00D11E97"/>
    <w:rsid w:val="00D12ACB"/>
    <w:rsid w:val="00D12BE1"/>
    <w:rsid w:val="00D1369E"/>
    <w:rsid w:val="00D26151"/>
    <w:rsid w:val="00D27381"/>
    <w:rsid w:val="00D27722"/>
    <w:rsid w:val="00D301FE"/>
    <w:rsid w:val="00D365EB"/>
    <w:rsid w:val="00D46788"/>
    <w:rsid w:val="00D54452"/>
    <w:rsid w:val="00D558D5"/>
    <w:rsid w:val="00D5684D"/>
    <w:rsid w:val="00D5755F"/>
    <w:rsid w:val="00D62F12"/>
    <w:rsid w:val="00D64E97"/>
    <w:rsid w:val="00D758AC"/>
    <w:rsid w:val="00D9418C"/>
    <w:rsid w:val="00D95AEC"/>
    <w:rsid w:val="00DA4340"/>
    <w:rsid w:val="00DA59C7"/>
    <w:rsid w:val="00DB0F42"/>
    <w:rsid w:val="00DB31C3"/>
    <w:rsid w:val="00DB55BF"/>
    <w:rsid w:val="00DC13E0"/>
    <w:rsid w:val="00DC6087"/>
    <w:rsid w:val="00DC61FB"/>
    <w:rsid w:val="00DD264D"/>
    <w:rsid w:val="00DD6805"/>
    <w:rsid w:val="00DE0DD1"/>
    <w:rsid w:val="00DE24AE"/>
    <w:rsid w:val="00DF30BA"/>
    <w:rsid w:val="00DF549E"/>
    <w:rsid w:val="00E03295"/>
    <w:rsid w:val="00E07A03"/>
    <w:rsid w:val="00E1362E"/>
    <w:rsid w:val="00E14BBD"/>
    <w:rsid w:val="00E16FC8"/>
    <w:rsid w:val="00E23D57"/>
    <w:rsid w:val="00E26A60"/>
    <w:rsid w:val="00E26DDF"/>
    <w:rsid w:val="00E27A1B"/>
    <w:rsid w:val="00E27BFA"/>
    <w:rsid w:val="00E31EAA"/>
    <w:rsid w:val="00E31F7B"/>
    <w:rsid w:val="00E3527A"/>
    <w:rsid w:val="00E353D0"/>
    <w:rsid w:val="00E374ED"/>
    <w:rsid w:val="00E40F6D"/>
    <w:rsid w:val="00E4682B"/>
    <w:rsid w:val="00E5257F"/>
    <w:rsid w:val="00E53FB0"/>
    <w:rsid w:val="00E671D5"/>
    <w:rsid w:val="00E712E9"/>
    <w:rsid w:val="00E749D1"/>
    <w:rsid w:val="00E80588"/>
    <w:rsid w:val="00E816E3"/>
    <w:rsid w:val="00E8494C"/>
    <w:rsid w:val="00E868A6"/>
    <w:rsid w:val="00E90773"/>
    <w:rsid w:val="00E93CE4"/>
    <w:rsid w:val="00E93DD1"/>
    <w:rsid w:val="00E96F80"/>
    <w:rsid w:val="00EA2CBC"/>
    <w:rsid w:val="00EA4EA3"/>
    <w:rsid w:val="00EB25BA"/>
    <w:rsid w:val="00EB4ED3"/>
    <w:rsid w:val="00EB5328"/>
    <w:rsid w:val="00EB75C9"/>
    <w:rsid w:val="00EC259C"/>
    <w:rsid w:val="00EC6D28"/>
    <w:rsid w:val="00EC749D"/>
    <w:rsid w:val="00ED2C38"/>
    <w:rsid w:val="00ED3033"/>
    <w:rsid w:val="00ED49FE"/>
    <w:rsid w:val="00EE2D33"/>
    <w:rsid w:val="00EF4461"/>
    <w:rsid w:val="00F054EB"/>
    <w:rsid w:val="00F1765C"/>
    <w:rsid w:val="00F20542"/>
    <w:rsid w:val="00F25A4B"/>
    <w:rsid w:val="00F26211"/>
    <w:rsid w:val="00F26405"/>
    <w:rsid w:val="00F33A14"/>
    <w:rsid w:val="00F34D26"/>
    <w:rsid w:val="00F3598F"/>
    <w:rsid w:val="00F45E51"/>
    <w:rsid w:val="00F46CC6"/>
    <w:rsid w:val="00F54D3A"/>
    <w:rsid w:val="00F64513"/>
    <w:rsid w:val="00F73091"/>
    <w:rsid w:val="00F73C5B"/>
    <w:rsid w:val="00F7577E"/>
    <w:rsid w:val="00F75B2D"/>
    <w:rsid w:val="00F80AA1"/>
    <w:rsid w:val="00F81695"/>
    <w:rsid w:val="00F856CE"/>
    <w:rsid w:val="00FA128B"/>
    <w:rsid w:val="00FA2E56"/>
    <w:rsid w:val="00FA7C4D"/>
    <w:rsid w:val="00FB0ADE"/>
    <w:rsid w:val="00FB4359"/>
    <w:rsid w:val="00FB4C5D"/>
    <w:rsid w:val="00FC0203"/>
    <w:rsid w:val="00FC1E46"/>
    <w:rsid w:val="00FC3C43"/>
    <w:rsid w:val="00FC42EF"/>
    <w:rsid w:val="00FC44BC"/>
    <w:rsid w:val="00FD3FAA"/>
    <w:rsid w:val="00FD5D70"/>
    <w:rsid w:val="00FE05E2"/>
    <w:rsid w:val="00FE0DAF"/>
    <w:rsid w:val="00FE4926"/>
    <w:rsid w:val="00FE585D"/>
    <w:rsid w:val="00FE66D9"/>
    <w:rsid w:val="00FF261E"/>
    <w:rsid w:val="00FF34FF"/>
    <w:rsid w:val="00FF3677"/>
    <w:rsid w:val="00FF4EA0"/>
    <w:rsid w:val="01C620BC"/>
    <w:rsid w:val="02220C74"/>
    <w:rsid w:val="03EBB920"/>
    <w:rsid w:val="04811DFB"/>
    <w:rsid w:val="04BF9090"/>
    <w:rsid w:val="062C9D07"/>
    <w:rsid w:val="06C6A6BF"/>
    <w:rsid w:val="07C9F52E"/>
    <w:rsid w:val="0821E93D"/>
    <w:rsid w:val="096FF68F"/>
    <w:rsid w:val="09D4FFCC"/>
    <w:rsid w:val="0BE5902E"/>
    <w:rsid w:val="0D767E39"/>
    <w:rsid w:val="0E68709F"/>
    <w:rsid w:val="0EB936E9"/>
    <w:rsid w:val="0F0339FD"/>
    <w:rsid w:val="1059EF5E"/>
    <w:rsid w:val="11BC4794"/>
    <w:rsid w:val="11CC05CE"/>
    <w:rsid w:val="11F03492"/>
    <w:rsid w:val="12DFF42C"/>
    <w:rsid w:val="13D5DAB8"/>
    <w:rsid w:val="1456C1B7"/>
    <w:rsid w:val="16166142"/>
    <w:rsid w:val="18515869"/>
    <w:rsid w:val="18D902CB"/>
    <w:rsid w:val="1A28FFDE"/>
    <w:rsid w:val="1A384938"/>
    <w:rsid w:val="1A4042E8"/>
    <w:rsid w:val="1A430BD1"/>
    <w:rsid w:val="1B2691CB"/>
    <w:rsid w:val="1BAAA3CC"/>
    <w:rsid w:val="1D5C6E16"/>
    <w:rsid w:val="1F21B00D"/>
    <w:rsid w:val="2078B345"/>
    <w:rsid w:val="22140A69"/>
    <w:rsid w:val="221F4023"/>
    <w:rsid w:val="22BB4249"/>
    <w:rsid w:val="22EE5507"/>
    <w:rsid w:val="232792D4"/>
    <w:rsid w:val="24436C2E"/>
    <w:rsid w:val="24A0B5BA"/>
    <w:rsid w:val="24CD95E6"/>
    <w:rsid w:val="258A7C21"/>
    <w:rsid w:val="258EEAC6"/>
    <w:rsid w:val="269BE808"/>
    <w:rsid w:val="26EAF14F"/>
    <w:rsid w:val="2913DF95"/>
    <w:rsid w:val="29C8335F"/>
    <w:rsid w:val="2C3B6E4F"/>
    <w:rsid w:val="2C909214"/>
    <w:rsid w:val="2CAB5A5F"/>
    <w:rsid w:val="30332E75"/>
    <w:rsid w:val="3226CC6D"/>
    <w:rsid w:val="339E93CC"/>
    <w:rsid w:val="3475A706"/>
    <w:rsid w:val="34D64570"/>
    <w:rsid w:val="3582327C"/>
    <w:rsid w:val="36026677"/>
    <w:rsid w:val="36E9B98B"/>
    <w:rsid w:val="370BAD23"/>
    <w:rsid w:val="37950CE8"/>
    <w:rsid w:val="3DCE2A25"/>
    <w:rsid w:val="425B4D5C"/>
    <w:rsid w:val="42B74A46"/>
    <w:rsid w:val="42E98D22"/>
    <w:rsid w:val="434AD896"/>
    <w:rsid w:val="434BA5B0"/>
    <w:rsid w:val="43710F61"/>
    <w:rsid w:val="46007B5E"/>
    <w:rsid w:val="46D3F8F2"/>
    <w:rsid w:val="47225006"/>
    <w:rsid w:val="47E76D63"/>
    <w:rsid w:val="496182D9"/>
    <w:rsid w:val="4CB15E91"/>
    <w:rsid w:val="4EBB899A"/>
    <w:rsid w:val="4FC1294A"/>
    <w:rsid w:val="50E13F9F"/>
    <w:rsid w:val="512C40AA"/>
    <w:rsid w:val="51BA0F54"/>
    <w:rsid w:val="53A5B685"/>
    <w:rsid w:val="54108DD8"/>
    <w:rsid w:val="55F24FCB"/>
    <w:rsid w:val="56AD8292"/>
    <w:rsid w:val="5744ECE1"/>
    <w:rsid w:val="579CA766"/>
    <w:rsid w:val="57E8CC2A"/>
    <w:rsid w:val="581E75E8"/>
    <w:rsid w:val="5A109020"/>
    <w:rsid w:val="5A6D8499"/>
    <w:rsid w:val="5CBD33A4"/>
    <w:rsid w:val="5E20CD61"/>
    <w:rsid w:val="5E433CC1"/>
    <w:rsid w:val="61915D74"/>
    <w:rsid w:val="61960AA1"/>
    <w:rsid w:val="61F33569"/>
    <w:rsid w:val="62094F08"/>
    <w:rsid w:val="62DD228B"/>
    <w:rsid w:val="639582F1"/>
    <w:rsid w:val="643A0391"/>
    <w:rsid w:val="643F5A8D"/>
    <w:rsid w:val="649B8B38"/>
    <w:rsid w:val="6639EB8F"/>
    <w:rsid w:val="66B701AD"/>
    <w:rsid w:val="66D20156"/>
    <w:rsid w:val="67AFC965"/>
    <w:rsid w:val="68ECA991"/>
    <w:rsid w:val="69B9D922"/>
    <w:rsid w:val="6BDFB14D"/>
    <w:rsid w:val="6C6FA64D"/>
    <w:rsid w:val="6E0F2CC6"/>
    <w:rsid w:val="6EEFCD29"/>
    <w:rsid w:val="7007BB06"/>
    <w:rsid w:val="70AA67AF"/>
    <w:rsid w:val="70ADB400"/>
    <w:rsid w:val="71FD2D3B"/>
    <w:rsid w:val="737270E5"/>
    <w:rsid w:val="73DF7CA8"/>
    <w:rsid w:val="740F2D5D"/>
    <w:rsid w:val="741233B2"/>
    <w:rsid w:val="749E4EE7"/>
    <w:rsid w:val="75E174A7"/>
    <w:rsid w:val="7636D2DE"/>
    <w:rsid w:val="76B561EC"/>
    <w:rsid w:val="7766326E"/>
    <w:rsid w:val="77D02D05"/>
    <w:rsid w:val="77D9F852"/>
    <w:rsid w:val="7809E82F"/>
    <w:rsid w:val="79FF8B36"/>
    <w:rsid w:val="7B66F840"/>
    <w:rsid w:val="7C23B84A"/>
    <w:rsid w:val="7C4F4922"/>
    <w:rsid w:val="7C84E7FA"/>
    <w:rsid w:val="7D3E0824"/>
    <w:rsid w:val="7D9853BF"/>
    <w:rsid w:val="7E527C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34D55"/>
  <w15:chartTrackingRefBased/>
  <w15:docId w15:val="{FCC48450-0C12-4A86-9831-DC46A0EC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A14"/>
  </w:style>
  <w:style w:type="paragraph" w:styleId="Heading1">
    <w:name w:val="heading 1"/>
    <w:basedOn w:val="Normal"/>
    <w:link w:val="Heading1Char"/>
    <w:uiPriority w:val="9"/>
    <w:qFormat/>
    <w:rsid w:val="001B57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6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234AFA"/>
    <w:rPr>
      <w:sz w:val="16"/>
      <w:szCs w:val="16"/>
    </w:rPr>
  </w:style>
  <w:style w:type="paragraph" w:styleId="CommentText">
    <w:name w:val="annotation text"/>
    <w:basedOn w:val="Normal"/>
    <w:link w:val="CommentTextChar"/>
    <w:uiPriority w:val="99"/>
    <w:unhideWhenUsed/>
    <w:rsid w:val="00234AFA"/>
    <w:pPr>
      <w:spacing w:line="240" w:lineRule="auto"/>
    </w:pPr>
    <w:rPr>
      <w:sz w:val="20"/>
      <w:szCs w:val="20"/>
    </w:rPr>
  </w:style>
  <w:style w:type="character" w:customStyle="1" w:styleId="CommentTextChar">
    <w:name w:val="Comment Text Char"/>
    <w:basedOn w:val="DefaultParagraphFont"/>
    <w:link w:val="CommentText"/>
    <w:uiPriority w:val="99"/>
    <w:rsid w:val="00234AFA"/>
    <w:rPr>
      <w:sz w:val="20"/>
      <w:szCs w:val="20"/>
    </w:rPr>
  </w:style>
  <w:style w:type="paragraph" w:styleId="BalloonText">
    <w:name w:val="Balloon Text"/>
    <w:basedOn w:val="Normal"/>
    <w:link w:val="BalloonTextChar"/>
    <w:uiPriority w:val="99"/>
    <w:semiHidden/>
    <w:unhideWhenUsed/>
    <w:rsid w:val="00234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AF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D0C79"/>
    <w:rPr>
      <w:b/>
      <w:bCs/>
    </w:rPr>
  </w:style>
  <w:style w:type="character" w:customStyle="1" w:styleId="CommentSubjectChar">
    <w:name w:val="Comment Subject Char"/>
    <w:basedOn w:val="CommentTextChar"/>
    <w:link w:val="CommentSubject"/>
    <w:uiPriority w:val="99"/>
    <w:semiHidden/>
    <w:rsid w:val="00BD0C79"/>
    <w:rPr>
      <w:b/>
      <w:bCs/>
      <w:sz w:val="20"/>
      <w:szCs w:val="20"/>
    </w:rPr>
  </w:style>
  <w:style w:type="paragraph" w:customStyle="1" w:styleId="EndNoteBibliographyTitle">
    <w:name w:val="EndNote Bibliography Title"/>
    <w:basedOn w:val="Normal"/>
    <w:link w:val="EndNoteBibliographyTitleChar"/>
    <w:rsid w:val="00A936C0"/>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A936C0"/>
    <w:rPr>
      <w:rFonts w:ascii="Calibri" w:hAnsi="Calibri"/>
      <w:noProof/>
      <w:lang w:val="en-US"/>
    </w:rPr>
  </w:style>
  <w:style w:type="paragraph" w:customStyle="1" w:styleId="EndNoteBibliography">
    <w:name w:val="EndNote Bibliography"/>
    <w:basedOn w:val="Normal"/>
    <w:link w:val="EndNoteBibliographyChar"/>
    <w:rsid w:val="00A936C0"/>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A936C0"/>
    <w:rPr>
      <w:rFonts w:ascii="Calibri" w:hAnsi="Calibri"/>
      <w:noProof/>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LineNumber">
    <w:name w:val="line number"/>
    <w:basedOn w:val="DefaultParagraphFont"/>
    <w:uiPriority w:val="99"/>
    <w:semiHidden/>
    <w:unhideWhenUsed/>
    <w:rsid w:val="00E31EAA"/>
  </w:style>
  <w:style w:type="paragraph" w:styleId="ListParagraph">
    <w:name w:val="List Paragraph"/>
    <w:basedOn w:val="Normal"/>
    <w:link w:val="ListParagraphChar"/>
    <w:uiPriority w:val="34"/>
    <w:qFormat/>
    <w:rsid w:val="00E31EAA"/>
    <w:pPr>
      <w:ind w:left="720"/>
      <w:contextualSpacing/>
    </w:pPr>
  </w:style>
  <w:style w:type="character" w:customStyle="1" w:styleId="ListParagraphChar">
    <w:name w:val="List Paragraph Char"/>
    <w:basedOn w:val="DefaultParagraphFont"/>
    <w:link w:val="ListParagraph"/>
    <w:uiPriority w:val="34"/>
    <w:rsid w:val="00E31EAA"/>
  </w:style>
  <w:style w:type="character" w:customStyle="1" w:styleId="normaltextrun">
    <w:name w:val="normaltextrun"/>
    <w:basedOn w:val="DefaultParagraphFont"/>
    <w:rsid w:val="001B5764"/>
  </w:style>
  <w:style w:type="character" w:styleId="Hyperlink">
    <w:name w:val="Hyperlink"/>
    <w:basedOn w:val="DefaultParagraphFont"/>
    <w:uiPriority w:val="99"/>
    <w:semiHidden/>
    <w:unhideWhenUsed/>
    <w:rsid w:val="001B5764"/>
    <w:rPr>
      <w:color w:val="0000FF"/>
      <w:u w:val="single"/>
    </w:rPr>
  </w:style>
  <w:style w:type="paragraph" w:styleId="Revision">
    <w:name w:val="Revision"/>
    <w:hidden/>
    <w:uiPriority w:val="99"/>
    <w:semiHidden/>
    <w:rsid w:val="00B31D03"/>
    <w:pPr>
      <w:spacing w:after="0" w:line="240" w:lineRule="auto"/>
    </w:pPr>
  </w:style>
  <w:style w:type="character" w:styleId="Emphasis">
    <w:name w:val="Emphasis"/>
    <w:basedOn w:val="DefaultParagraphFont"/>
    <w:uiPriority w:val="20"/>
    <w:qFormat/>
    <w:rsid w:val="009B5E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3023">
      <w:bodyDiv w:val="1"/>
      <w:marLeft w:val="0"/>
      <w:marRight w:val="0"/>
      <w:marTop w:val="0"/>
      <w:marBottom w:val="0"/>
      <w:divBdr>
        <w:top w:val="none" w:sz="0" w:space="0" w:color="auto"/>
        <w:left w:val="none" w:sz="0" w:space="0" w:color="auto"/>
        <w:bottom w:val="none" w:sz="0" w:space="0" w:color="auto"/>
        <w:right w:val="none" w:sz="0" w:space="0" w:color="auto"/>
      </w:divBdr>
    </w:div>
    <w:div w:id="97533674">
      <w:bodyDiv w:val="1"/>
      <w:marLeft w:val="0"/>
      <w:marRight w:val="0"/>
      <w:marTop w:val="0"/>
      <w:marBottom w:val="0"/>
      <w:divBdr>
        <w:top w:val="none" w:sz="0" w:space="0" w:color="auto"/>
        <w:left w:val="none" w:sz="0" w:space="0" w:color="auto"/>
        <w:bottom w:val="none" w:sz="0" w:space="0" w:color="auto"/>
        <w:right w:val="none" w:sz="0" w:space="0" w:color="auto"/>
      </w:divBdr>
    </w:div>
    <w:div w:id="199561110">
      <w:bodyDiv w:val="1"/>
      <w:marLeft w:val="0"/>
      <w:marRight w:val="0"/>
      <w:marTop w:val="0"/>
      <w:marBottom w:val="0"/>
      <w:divBdr>
        <w:top w:val="none" w:sz="0" w:space="0" w:color="auto"/>
        <w:left w:val="none" w:sz="0" w:space="0" w:color="auto"/>
        <w:bottom w:val="none" w:sz="0" w:space="0" w:color="auto"/>
        <w:right w:val="none" w:sz="0" w:space="0" w:color="auto"/>
      </w:divBdr>
    </w:div>
    <w:div w:id="241330774">
      <w:bodyDiv w:val="1"/>
      <w:marLeft w:val="0"/>
      <w:marRight w:val="0"/>
      <w:marTop w:val="0"/>
      <w:marBottom w:val="0"/>
      <w:divBdr>
        <w:top w:val="none" w:sz="0" w:space="0" w:color="auto"/>
        <w:left w:val="none" w:sz="0" w:space="0" w:color="auto"/>
        <w:bottom w:val="none" w:sz="0" w:space="0" w:color="auto"/>
        <w:right w:val="none" w:sz="0" w:space="0" w:color="auto"/>
      </w:divBdr>
    </w:div>
    <w:div w:id="256791744">
      <w:bodyDiv w:val="1"/>
      <w:marLeft w:val="0"/>
      <w:marRight w:val="0"/>
      <w:marTop w:val="0"/>
      <w:marBottom w:val="0"/>
      <w:divBdr>
        <w:top w:val="none" w:sz="0" w:space="0" w:color="auto"/>
        <w:left w:val="none" w:sz="0" w:space="0" w:color="auto"/>
        <w:bottom w:val="none" w:sz="0" w:space="0" w:color="auto"/>
        <w:right w:val="none" w:sz="0" w:space="0" w:color="auto"/>
      </w:divBdr>
    </w:div>
    <w:div w:id="389041398">
      <w:bodyDiv w:val="1"/>
      <w:marLeft w:val="0"/>
      <w:marRight w:val="0"/>
      <w:marTop w:val="0"/>
      <w:marBottom w:val="0"/>
      <w:divBdr>
        <w:top w:val="none" w:sz="0" w:space="0" w:color="auto"/>
        <w:left w:val="none" w:sz="0" w:space="0" w:color="auto"/>
        <w:bottom w:val="none" w:sz="0" w:space="0" w:color="auto"/>
        <w:right w:val="none" w:sz="0" w:space="0" w:color="auto"/>
      </w:divBdr>
    </w:div>
    <w:div w:id="434524216">
      <w:bodyDiv w:val="1"/>
      <w:marLeft w:val="0"/>
      <w:marRight w:val="0"/>
      <w:marTop w:val="0"/>
      <w:marBottom w:val="0"/>
      <w:divBdr>
        <w:top w:val="none" w:sz="0" w:space="0" w:color="auto"/>
        <w:left w:val="none" w:sz="0" w:space="0" w:color="auto"/>
        <w:bottom w:val="none" w:sz="0" w:space="0" w:color="auto"/>
        <w:right w:val="none" w:sz="0" w:space="0" w:color="auto"/>
      </w:divBdr>
    </w:div>
    <w:div w:id="535510534">
      <w:bodyDiv w:val="1"/>
      <w:marLeft w:val="0"/>
      <w:marRight w:val="0"/>
      <w:marTop w:val="0"/>
      <w:marBottom w:val="0"/>
      <w:divBdr>
        <w:top w:val="none" w:sz="0" w:space="0" w:color="auto"/>
        <w:left w:val="none" w:sz="0" w:space="0" w:color="auto"/>
        <w:bottom w:val="none" w:sz="0" w:space="0" w:color="auto"/>
        <w:right w:val="none" w:sz="0" w:space="0" w:color="auto"/>
      </w:divBdr>
    </w:div>
    <w:div w:id="585652800">
      <w:bodyDiv w:val="1"/>
      <w:marLeft w:val="0"/>
      <w:marRight w:val="0"/>
      <w:marTop w:val="0"/>
      <w:marBottom w:val="0"/>
      <w:divBdr>
        <w:top w:val="none" w:sz="0" w:space="0" w:color="auto"/>
        <w:left w:val="none" w:sz="0" w:space="0" w:color="auto"/>
        <w:bottom w:val="none" w:sz="0" w:space="0" w:color="auto"/>
        <w:right w:val="none" w:sz="0" w:space="0" w:color="auto"/>
      </w:divBdr>
    </w:div>
    <w:div w:id="865368177">
      <w:bodyDiv w:val="1"/>
      <w:marLeft w:val="0"/>
      <w:marRight w:val="0"/>
      <w:marTop w:val="0"/>
      <w:marBottom w:val="0"/>
      <w:divBdr>
        <w:top w:val="none" w:sz="0" w:space="0" w:color="auto"/>
        <w:left w:val="none" w:sz="0" w:space="0" w:color="auto"/>
        <w:bottom w:val="none" w:sz="0" w:space="0" w:color="auto"/>
        <w:right w:val="none" w:sz="0" w:space="0" w:color="auto"/>
      </w:divBdr>
    </w:div>
    <w:div w:id="947784655">
      <w:bodyDiv w:val="1"/>
      <w:marLeft w:val="0"/>
      <w:marRight w:val="0"/>
      <w:marTop w:val="0"/>
      <w:marBottom w:val="0"/>
      <w:divBdr>
        <w:top w:val="none" w:sz="0" w:space="0" w:color="auto"/>
        <w:left w:val="none" w:sz="0" w:space="0" w:color="auto"/>
        <w:bottom w:val="none" w:sz="0" w:space="0" w:color="auto"/>
        <w:right w:val="none" w:sz="0" w:space="0" w:color="auto"/>
      </w:divBdr>
    </w:div>
    <w:div w:id="1097562282">
      <w:bodyDiv w:val="1"/>
      <w:marLeft w:val="0"/>
      <w:marRight w:val="0"/>
      <w:marTop w:val="0"/>
      <w:marBottom w:val="0"/>
      <w:divBdr>
        <w:top w:val="none" w:sz="0" w:space="0" w:color="auto"/>
        <w:left w:val="none" w:sz="0" w:space="0" w:color="auto"/>
        <w:bottom w:val="none" w:sz="0" w:space="0" w:color="auto"/>
        <w:right w:val="none" w:sz="0" w:space="0" w:color="auto"/>
      </w:divBdr>
    </w:div>
    <w:div w:id="1142967917">
      <w:bodyDiv w:val="1"/>
      <w:marLeft w:val="0"/>
      <w:marRight w:val="0"/>
      <w:marTop w:val="0"/>
      <w:marBottom w:val="0"/>
      <w:divBdr>
        <w:top w:val="none" w:sz="0" w:space="0" w:color="auto"/>
        <w:left w:val="none" w:sz="0" w:space="0" w:color="auto"/>
        <w:bottom w:val="none" w:sz="0" w:space="0" w:color="auto"/>
        <w:right w:val="none" w:sz="0" w:space="0" w:color="auto"/>
      </w:divBdr>
    </w:div>
    <w:div w:id="1196772632">
      <w:bodyDiv w:val="1"/>
      <w:marLeft w:val="0"/>
      <w:marRight w:val="0"/>
      <w:marTop w:val="0"/>
      <w:marBottom w:val="0"/>
      <w:divBdr>
        <w:top w:val="none" w:sz="0" w:space="0" w:color="auto"/>
        <w:left w:val="none" w:sz="0" w:space="0" w:color="auto"/>
        <w:bottom w:val="none" w:sz="0" w:space="0" w:color="auto"/>
        <w:right w:val="none" w:sz="0" w:space="0" w:color="auto"/>
      </w:divBdr>
    </w:div>
    <w:div w:id="1221402662">
      <w:bodyDiv w:val="1"/>
      <w:marLeft w:val="0"/>
      <w:marRight w:val="0"/>
      <w:marTop w:val="0"/>
      <w:marBottom w:val="0"/>
      <w:divBdr>
        <w:top w:val="none" w:sz="0" w:space="0" w:color="auto"/>
        <w:left w:val="none" w:sz="0" w:space="0" w:color="auto"/>
        <w:bottom w:val="none" w:sz="0" w:space="0" w:color="auto"/>
        <w:right w:val="none" w:sz="0" w:space="0" w:color="auto"/>
      </w:divBdr>
    </w:div>
    <w:div w:id="1309550671">
      <w:bodyDiv w:val="1"/>
      <w:marLeft w:val="0"/>
      <w:marRight w:val="0"/>
      <w:marTop w:val="0"/>
      <w:marBottom w:val="0"/>
      <w:divBdr>
        <w:top w:val="none" w:sz="0" w:space="0" w:color="auto"/>
        <w:left w:val="none" w:sz="0" w:space="0" w:color="auto"/>
        <w:bottom w:val="none" w:sz="0" w:space="0" w:color="auto"/>
        <w:right w:val="none" w:sz="0" w:space="0" w:color="auto"/>
      </w:divBdr>
      <w:divsChild>
        <w:div w:id="1168793248">
          <w:marLeft w:val="0"/>
          <w:marRight w:val="0"/>
          <w:marTop w:val="0"/>
          <w:marBottom w:val="0"/>
          <w:divBdr>
            <w:top w:val="none" w:sz="0" w:space="0" w:color="auto"/>
            <w:left w:val="none" w:sz="0" w:space="0" w:color="auto"/>
            <w:bottom w:val="none" w:sz="0" w:space="0" w:color="auto"/>
            <w:right w:val="none" w:sz="0" w:space="0" w:color="auto"/>
          </w:divBdr>
        </w:div>
      </w:divsChild>
    </w:div>
    <w:div w:id="1386025510">
      <w:bodyDiv w:val="1"/>
      <w:marLeft w:val="0"/>
      <w:marRight w:val="0"/>
      <w:marTop w:val="0"/>
      <w:marBottom w:val="0"/>
      <w:divBdr>
        <w:top w:val="none" w:sz="0" w:space="0" w:color="auto"/>
        <w:left w:val="none" w:sz="0" w:space="0" w:color="auto"/>
        <w:bottom w:val="none" w:sz="0" w:space="0" w:color="auto"/>
        <w:right w:val="none" w:sz="0" w:space="0" w:color="auto"/>
      </w:divBdr>
    </w:div>
    <w:div w:id="1637679964">
      <w:bodyDiv w:val="1"/>
      <w:marLeft w:val="0"/>
      <w:marRight w:val="0"/>
      <w:marTop w:val="0"/>
      <w:marBottom w:val="0"/>
      <w:divBdr>
        <w:top w:val="none" w:sz="0" w:space="0" w:color="auto"/>
        <w:left w:val="none" w:sz="0" w:space="0" w:color="auto"/>
        <w:bottom w:val="none" w:sz="0" w:space="0" w:color="auto"/>
        <w:right w:val="none" w:sz="0" w:space="0" w:color="auto"/>
      </w:divBdr>
    </w:div>
    <w:div w:id="1677001496">
      <w:bodyDiv w:val="1"/>
      <w:marLeft w:val="0"/>
      <w:marRight w:val="0"/>
      <w:marTop w:val="0"/>
      <w:marBottom w:val="0"/>
      <w:divBdr>
        <w:top w:val="none" w:sz="0" w:space="0" w:color="auto"/>
        <w:left w:val="none" w:sz="0" w:space="0" w:color="auto"/>
        <w:bottom w:val="none" w:sz="0" w:space="0" w:color="auto"/>
        <w:right w:val="none" w:sz="0" w:space="0" w:color="auto"/>
      </w:divBdr>
    </w:div>
    <w:div w:id="1695376731">
      <w:bodyDiv w:val="1"/>
      <w:marLeft w:val="0"/>
      <w:marRight w:val="0"/>
      <w:marTop w:val="0"/>
      <w:marBottom w:val="0"/>
      <w:divBdr>
        <w:top w:val="none" w:sz="0" w:space="0" w:color="auto"/>
        <w:left w:val="none" w:sz="0" w:space="0" w:color="auto"/>
        <w:bottom w:val="none" w:sz="0" w:space="0" w:color="auto"/>
        <w:right w:val="none" w:sz="0" w:space="0" w:color="auto"/>
      </w:divBdr>
    </w:div>
    <w:div w:id="1843008758">
      <w:bodyDiv w:val="1"/>
      <w:marLeft w:val="0"/>
      <w:marRight w:val="0"/>
      <w:marTop w:val="0"/>
      <w:marBottom w:val="0"/>
      <w:divBdr>
        <w:top w:val="none" w:sz="0" w:space="0" w:color="auto"/>
        <w:left w:val="none" w:sz="0" w:space="0" w:color="auto"/>
        <w:bottom w:val="none" w:sz="0" w:space="0" w:color="auto"/>
        <w:right w:val="none" w:sz="0" w:space="0" w:color="auto"/>
      </w:divBdr>
    </w:div>
    <w:div w:id="1844053076">
      <w:bodyDiv w:val="1"/>
      <w:marLeft w:val="0"/>
      <w:marRight w:val="0"/>
      <w:marTop w:val="0"/>
      <w:marBottom w:val="0"/>
      <w:divBdr>
        <w:top w:val="none" w:sz="0" w:space="0" w:color="auto"/>
        <w:left w:val="none" w:sz="0" w:space="0" w:color="auto"/>
        <w:bottom w:val="none" w:sz="0" w:space="0" w:color="auto"/>
        <w:right w:val="none" w:sz="0" w:space="0" w:color="auto"/>
      </w:divBdr>
    </w:div>
    <w:div w:id="1952321007">
      <w:bodyDiv w:val="1"/>
      <w:marLeft w:val="0"/>
      <w:marRight w:val="0"/>
      <w:marTop w:val="0"/>
      <w:marBottom w:val="0"/>
      <w:divBdr>
        <w:top w:val="none" w:sz="0" w:space="0" w:color="auto"/>
        <w:left w:val="none" w:sz="0" w:space="0" w:color="auto"/>
        <w:bottom w:val="none" w:sz="0" w:space="0" w:color="auto"/>
        <w:right w:val="none" w:sz="0" w:space="0" w:color="auto"/>
      </w:divBdr>
    </w:div>
    <w:div w:id="1952399545">
      <w:bodyDiv w:val="1"/>
      <w:marLeft w:val="0"/>
      <w:marRight w:val="0"/>
      <w:marTop w:val="0"/>
      <w:marBottom w:val="0"/>
      <w:divBdr>
        <w:top w:val="none" w:sz="0" w:space="0" w:color="auto"/>
        <w:left w:val="none" w:sz="0" w:space="0" w:color="auto"/>
        <w:bottom w:val="none" w:sz="0" w:space="0" w:color="auto"/>
        <w:right w:val="none" w:sz="0" w:space="0" w:color="auto"/>
      </w:divBdr>
    </w:div>
    <w:div w:id="1972438975">
      <w:bodyDiv w:val="1"/>
      <w:marLeft w:val="0"/>
      <w:marRight w:val="0"/>
      <w:marTop w:val="0"/>
      <w:marBottom w:val="0"/>
      <w:divBdr>
        <w:top w:val="none" w:sz="0" w:space="0" w:color="auto"/>
        <w:left w:val="none" w:sz="0" w:space="0" w:color="auto"/>
        <w:bottom w:val="none" w:sz="0" w:space="0" w:color="auto"/>
        <w:right w:val="none" w:sz="0" w:space="0" w:color="auto"/>
      </w:divBdr>
    </w:div>
    <w:div w:id="1985967109">
      <w:bodyDiv w:val="1"/>
      <w:marLeft w:val="0"/>
      <w:marRight w:val="0"/>
      <w:marTop w:val="0"/>
      <w:marBottom w:val="0"/>
      <w:divBdr>
        <w:top w:val="none" w:sz="0" w:space="0" w:color="auto"/>
        <w:left w:val="none" w:sz="0" w:space="0" w:color="auto"/>
        <w:bottom w:val="none" w:sz="0" w:space="0" w:color="auto"/>
        <w:right w:val="none" w:sz="0" w:space="0" w:color="auto"/>
      </w:divBdr>
    </w:div>
    <w:div w:id="209223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064E6-F80D-5C4C-A74C-40DC5C7D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17615</Words>
  <Characters>100410</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University of Dundee</Company>
  <LinksUpToDate>false</LinksUpToDate>
  <CharactersWithSpaces>117790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Knop</dc:creator>
  <cp:keywords/>
  <dc:description/>
  <cp:lastModifiedBy>Geoffrey Barton (Staff)</cp:lastModifiedBy>
  <cp:revision>3</cp:revision>
  <dcterms:created xsi:type="dcterms:W3CDTF">2019-05-23T15:10:00Z</dcterms:created>
  <dcterms:modified xsi:type="dcterms:W3CDTF">2019-05-24T16:11:00Z</dcterms:modified>
</cp:coreProperties>
</file>